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9"/>
      <w:pPr>
        <w:pStyle w:val="ArticleTitle"/>
      </w:pPr>
      <w:r>
        <w:t>A Comprehensive Study on Academic Formatting</w:t>
      </w:r>
      <w:commentRangeEnd w:id="9"/>
      <w:r>
        <w:rPr>
          <w:rStyle w:val="CommentReference"/>
        </w:rPr>
        <w:commentReference w:id="9"/>
      </w:r>
    </w:p>
    <w:p>
      <w:pPr>
        <w:pStyle w:val="Authors"/>
      </w:pPr>
      <w:r>
        <w:t>Jane Doe, John Smith</w:t>
      </w:r>
    </w:p>
    <w:p>
      <w:pPr>
        <w:pStyle w:val="AuthorAffiliations"/>
      </w:pPr>
      <w:r>
        <w:t>Department of Education, University of Research</w:t>
      </w:r>
    </w:p>
    <w:p>
      <w:commentRangeStart w:id="10"/>
      <w:pPr>
        <w:pStyle w:val="HeadingFrontPage"/>
        <w:pPrChange w:id="7000" w:author="CopyEditor AI" w:date="2026-10-18T22:37:27+11:00">
          <w:pPr>
            <w:pStyle w:val="Heading1"/>
          </w:pPr>
        </w:pPrChange>
      </w:pPr>
      <w:r>
        <w:t>Abstract</w:t>
      </w:r>
      <w:commentRangeEnd w:id="10"/>
      <w:r>
        <w:rPr>
          <w:rStyle w:val="CommentReference"/>
        </w:rPr>
        <w:commentReference w:id="10"/>
      </w:r>
    </w:p>
    <w:p>
      <w:commentRangeStart w:id="11"/>
      <w:pPr>
        <w:pStyle w:val="FrontPageText"/>
        <w:pPrChange w:id="7001" w:author="CopyEditor AI" w:date="2026-10-18T22:37:27+11:00">
          <w:pPr/>
        </w:pPrChange>
      </w:pPr>
      <w:r>
        <w:t>This paper presents an in-depth analysis of document validation rules.</w:t>
      </w:r>
      <w:commentRangeEnd w:id="11"/>
      <w:r>
        <w:rPr>
          <w:rStyle w:val="CommentReference"/>
        </w:rPr>
        <w:commentReference w:id="11"/>
      </w:r>
    </w:p>
    <w:p>
      <w:pPr>
        <w:pStyle w:val="Heading1"/>
      </w:pPr>
      <w:r>
        <w:t>Practitioner Notes</w:t>
      </w:r>
    </w:p>
    <w:p>
      <w:commentRangeStart w:id="13"/>
      <w:pPr>
        <w:pStyle w:val="PractitionerNotes"/>
      </w:pPr>
      <w:r>
        <w:t>• Key insight for practitioners note number 1.</w:t>
      </w:r>
      <w:commentRangeEnd w:id="13"/>
      <w:r>
        <w:rPr>
          <w:rStyle w:val="CommentReference"/>
        </w:rPr>
        <w:commentReference w:id="13"/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commentRangeStart w:id="12"/>
      <w:pPr>
        <w:pStyle w:val="HeadingFrontPage"/>
        <w:pPrChange w:id="7100" w:author="CopyEditor AI" w:date="2026-10-18T22:37:27+11:00">
          <w:pPr>
            <w:pStyle w:val="Heading1"/>
          </w:pPr>
        </w:pPrChange>
      </w:pPr>
      <w:r>
        <w:t>Keywords</w:t>
      </w:r>
      <w:commentRangeEnd w:id="12"/>
      <w:r>
        <w:rPr>
          <w:rStyle w:val="CommentReference"/>
        </w:rPr>
        <w:commentReference w:id="12"/>
      </w:r>
    </w:p>
    <w:p>
      <w:pPr>
        <w:pStyle w:val="FrontPageText"/>
        <w:pPrChange w:id="7101" w:author="CopyEditor AI" w:date="2026-10-18T22:37:27+11:00">
          <w:pPr/>
        </w:pPrChange>
      </w:pPr>
      <w:r>
        <w:t>validation, jutlp, document structure, python, unit testing</w:t>
      </w:r>
    </w:p>
    <w:p>
      <w:pPr>
        <w:pStyle w:val="Heading1"/>
        <w:pageBreakBefore/>
      </w:pPr>
      <w:r>
        <w:t>Introduction</w:t>
      </w:r>
    </w:p>
    <w:p>
      <w:commentRangeStart w:id="15"/>
      <w:r>
        <w:t xml:space="preserve">This</w:t>
      </w:r>
      <w:commentRangeEnd w:id="15"/>
      <w:r>
        <w:rPr>
          <w:rStyle w:val="CommentReference"/>
        </w:rPr>
        <w:commentReference w:id="15"/>
      </w:r>
      <w:r>
        <w:t xml:space="preserve"> is the body text content for the Introduction section.</w:t>
      </w:r>
    </w:p>
    <w:p>
      <w:pPr>
        <w:pStyle w:val="Heading1"/>
      </w:pPr>
      <w:r>
        <w:t>Literature</w:t>
      </w:r>
    </w:p>
    <w:p>
      <w:commentRangeStart w:id="16"/>
      <w:r>
        <w:t xml:space="preserve">This</w:t>
      </w:r>
      <w:commentRangeEnd w:id="16"/>
      <w:r>
        <w:rPr>
          <w:rStyle w:val="CommentReference"/>
        </w:rPr>
        <w:commentReference w:id="16"/>
      </w:r>
      <w:r>
        <w:t xml:space="preserve"> is the body text content for the Literature Review section.</w:t>
      </w:r>
    </w:p>
    <w:p>
      <w:pPr>
        <w:pStyle w:val="Heading1"/>
      </w:pPr>
      <w:r>
        <w:t>Method</w:t>
      </w:r>
    </w:p>
    <w:p>
      <w:commentRangeStart w:id="17"/>
      <w:r>
        <w:t xml:space="preserve">This</w:t>
      </w:r>
      <w:commentRangeEnd w:id="17"/>
      <w:r>
        <w:rPr>
          <w:rStyle w:val="CommentReference"/>
        </w:rPr>
        <w:commentReference w:id="17"/>
      </w:r>
      <w:r>
        <w:t xml:space="preserve"> is the body text content for the Methodology section.</w:t>
      </w:r>
    </w:p>
    <w:p>
      <w:pPr>
        <w:pStyle w:val="Heading2"/>
      </w:pPr>
      <w:r>
        <w:t>Research Design</w:t>
      </w:r>
    </w:p>
    <w:p>
      <w:commentRangeStart w:id="18"/>
      <w:r>
        <w:t xml:space="preserve">Detailed</w:t>
      </w:r>
      <w:commentRangeEnd w:id="18"/>
      <w:r>
        <w:rPr>
          <w:rStyle w:val="CommentReference"/>
        </w:rPr>
        <w:commentReference w:id="18"/>
      </w:r>
      <w:r>
        <w:t xml:space="preserve"> description of research design.</w:t>
      </w:r>
    </w:p>
    <w:p>
      <w:pPr>
        <w:pStyle w:val="Heading2"/>
      </w:pPr>
      <w:r>
        <w:t>Participants</w:t>
      </w:r>
    </w:p>
    <w:p>
      <w:commentRangeStart w:id="19"/>
      <w:r>
        <w:t xml:space="preserve">Detailed</w:t>
      </w:r>
      <w:commentRangeEnd w:id="19"/>
      <w:r>
        <w:rPr>
          <w:rStyle w:val="CommentReference"/>
        </w:rPr>
        <w:commentReference w:id="19"/>
      </w:r>
      <w:r>
        <w:t xml:space="preserve"> description of participants involved in the study.</w:t>
      </w:r>
    </w:p>
    <w:p>
      <w:pPr>
        <w:pStyle w:val="Heading2"/>
      </w:pPr>
      <w:r>
        <w:t>Measures</w:t>
      </w:r>
    </w:p>
    <w:p>
      <w:commentRangeStart w:id="20"/>
      <w:r>
        <w:t xml:space="preserve">Detailed</w:t>
      </w:r>
      <w:commentRangeEnd w:id="20"/>
      <w:r>
        <w:rPr>
          <w:rStyle w:val="CommentReference"/>
        </w:rPr>
        <w:commentReference w:id="20"/>
      </w:r>
      <w:r>
        <w:t xml:space="preserve"> description of instruments and materials used.</w:t>
      </w:r>
    </w:p>
    <w:p>
      <w:pPr>
        <w:pStyle w:val="Heading2"/>
      </w:pPr>
      <w:r>
        <w:t>Procedure</w:t>
      </w:r>
    </w:p>
    <w:p>
      <w:commentRangeStart w:id="21"/>
      <w:r>
        <w:t xml:space="preserve">Step-by-step</w:t>
      </w:r>
      <w:commentRangeEnd w:id="21"/>
      <w:r>
        <w:rPr>
          <w:rStyle w:val="CommentReference"/>
        </w:rPr>
        <w:commentReference w:id="21"/>
      </w:r>
      <w:r>
        <w:t xml:space="preserve"> description of the procedure followed.</w:t>
      </w:r>
    </w:p>
    <w:p>
      <w:pPr>
        <w:pStyle w:val="Heading2"/>
      </w:pPr>
      <w:r>
        <w:t>Analysis</w:t>
      </w:r>
    </w:p>
    <w:p>
      <w:commentRangeStart w:id="22"/>
      <w:r>
        <w:t xml:space="preserve">Explanation</w:t>
      </w:r>
      <w:commentRangeEnd w:id="22"/>
      <w:r>
        <w:rPr>
          <w:rStyle w:val="CommentReference"/>
        </w:rPr>
        <w:commentReference w:id="22"/>
      </w:r>
      <w:r>
        <w:t xml:space="preserve"> of the statistical methods used to </w:t>
      </w:r>
      <w:commentRangeStart w:id="14"/>
      <w:del w:id="9001" w:author="CopyEditor AI" w:date="2026-10-18T22:37:27+11:00">
        <w:r>
          <w:delText>analyze</w:delText>
        </w:r>
      </w:del>
      <w:ins w:id="9002" w:author="CopyEditor AI" w:date="2026-10-18T22:37:27+11:00">
        <w:r>
          <w:t xml:space="preserve">analyse</w:t>
        </w:r>
      </w:ins>
      <w:commentRangeEnd w:id="14"/>
      <w:r>
        <w:rPr>
          <w:rStyle w:val="CommentReference"/>
        </w:rPr>
        <w:commentReference w:id="14"/>
      </w:r>
      <w:r>
        <w:t xml:space="preserve"> data.</w:t>
      </w:r>
    </w:p>
    <w:p>
      <w:pPr>
        <w:pStyle w:val="Heading1"/>
      </w:pPr>
      <w:r>
        <w:t>Results and Discussion</w:t>
      </w:r>
    </w:p>
    <w:p>
      <w:commentRangeStart w:id="23"/>
      <w:r>
        <w:t xml:space="preserve">This</w:t>
      </w:r>
      <w:commentRangeEnd w:id="23"/>
      <w:r>
        <w:rPr>
          <w:rStyle w:val="CommentReference"/>
        </w:rPr>
        <w:commentReference w:id="23"/>
      </w:r>
      <w:r>
        <w:t xml:space="preserve"> is the body text content for the Results section.</w:t>
      </w:r>
    </w:p>
    <w:p>
      <w:commentRangeStart w:id="24"/>
      <w:r>
        <w:t xml:space="preserve">This</w:t>
      </w:r>
      <w:commentRangeEnd w:id="24"/>
      <w:r>
        <w:rPr>
          <w:rStyle w:val="CommentReference"/>
        </w:rPr>
        <w:commentReference w:id="24"/>
      </w:r>
      <w:r>
        <w:t xml:space="preserve"> is the body text content for the Discussion section.</w:t>
      </w:r>
    </w:p>
    <w:p>
      <w:pPr>
        <w:pStyle w:val="Heading2"/>
      </w:pPr>
      <w:r>
        <w:t>Practical Implications</w:t>
      </w:r>
    </w:p>
    <w:p>
      <w:commentRangeStart w:id="25"/>
      <w:r>
        <w:t xml:space="preserve">Discussion</w:t>
      </w:r>
      <w:commentRangeEnd w:id="25"/>
      <w:r>
        <w:rPr>
          <w:rStyle w:val="CommentReference"/>
        </w:rPr>
        <w:commentReference w:id="25"/>
      </w:r>
      <w:r>
        <w:t xml:space="preserve"> of practical implications.</w:t>
      </w:r>
    </w:p>
    <w:p>
      <w:pPr>
        <w:pStyle w:val="Heading2"/>
      </w:pPr>
      <w:r>
        <w:t>Theoretical Implications</w:t>
      </w:r>
    </w:p>
    <w:p>
      <w:commentRangeStart w:id="26"/>
      <w:r>
        <w:t xml:space="preserve">Discussion</w:t>
      </w:r>
      <w:commentRangeEnd w:id="26"/>
      <w:r>
        <w:rPr>
          <w:rStyle w:val="CommentReference"/>
        </w:rPr>
        <w:commentReference w:id="26"/>
      </w:r>
      <w:r>
        <w:t xml:space="preserve"> of theoretical implications.</w:t>
      </w:r>
    </w:p>
    <w:p>
      <w:pPr>
        <w:pStyle w:val="Heading2"/>
      </w:pPr>
      <w:r>
        <w:t>Limitations and Future Research</w:t>
      </w:r>
    </w:p>
    <w:p>
      <w:commentRangeStart w:id="27"/>
      <w:r>
        <w:t xml:space="preserve">Overview</w:t>
      </w:r>
      <w:commentRangeEnd w:id="27"/>
      <w:r>
        <w:rPr>
          <w:rStyle w:val="CommentReference"/>
        </w:rPr>
        <w:commentReference w:id="27"/>
      </w:r>
      <w:r>
        <w:t xml:space="preserve"> of limitations and future research directions.</w:t>
      </w:r>
    </w:p>
    <w:p>
      <w:commentRangeStart w:id="4"/>
      <w:commentRangeStart w:id="3"/>
      <w:commentRangeStart w:id="2"/>
      <w:commentRangeStart w:id="1"/>
      <w:pPr>
        <w:pStyle w:val="Heading1"/>
      </w:pPr>
      <w:ins w:id="9000" w:author="CopyEditor AI" w:date="2026-10-18T22:37:27+11:00">
        <w:r>
          <w:t xml:space="preserve">Discussion</w:t>
        </w:r>
      </w:ins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>
      <w:pPr>
        <w:pStyle w:val="Heading1"/>
      </w:pPr>
      <w:r>
        <w:t>Conclusion</w:t>
      </w:r>
    </w:p>
    <w:p>
      <w:commentRangeStart w:id="28"/>
      <w:r>
        <w:t xml:space="preserve">This</w:t>
      </w:r>
      <w:commentRangeEnd w:id="28"/>
      <w:r>
        <w:rPr>
          <w:rStyle w:val="CommentReference"/>
        </w:rPr>
        <w:commentReference w:id="28"/>
      </w:r>
      <w:r>
        <w:t xml:space="preserve"> is the body text content for the Conclusion section.</w:t>
      </w:r>
    </w:p>
    <w:p>
      <w:pPr>
        <w:pStyle w:val="Heading1"/>
      </w:pPr>
      <w:r>
        <w:t>Acknowledgements</w:t>
      </w:r>
    </w:p>
    <w:p>
      <w:r>
        <w:t>This is the body text content for the Acknowledgements section.</w:t>
      </w:r>
    </w:p>
    <w:p>
      <w:pPr>
        <w:pStyle w:val="Heading1"/>
      </w:pPr>
      <w:commentRangeStart w:id="5"/>
      <w:commentRangeStart w:id="6"/>
      <w:commentRangeStart w:id="7"/>
      <w:commentRangeStart w:id="8"/>
      <w:r>
        <w:t>References</w:t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</w:p>
    <w:p>
      <w:pPr>
        <w:ind w:left="720" w:hanging="720"/>
        <w:pPrChange w:id="9003" w:author="CopyEditor AI" w:date="2026-10-18T22:37:27+11:00">
          <w:pPr/>
        </w:pPrChange>
      </w:pPr>
      <w:r>
        <w:t>This is the body text content for the References section.</w:t>
      </w:r>
    </w:p>
    <w:sectPr w:rsidR="00FC693F" w:rsidRPr="0006063C" w:rsidSect="00034616">
      <w:headerReference w:type="first" r:id="rId10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9600" w:author="CopyEditor AI" w:date="2026-10-18T22:37:27+11:00"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sectPrChange>
    </w:sectPr>
  </w:body>
</w:document>
</file>

<file path=word/comments.xml><?xml version="1.0" encoding="utf-8"?>
<w:comments xmlns:w="http://schemas.openxmlformats.org/wordprocessingml/2006/main">
  <w:comment w:id="9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1. </w:t>
      </w:r>
      <w:r>
        <w:t xml:space="preserve">Normalised author formatting: deleted 1 Guidance Notes paragraph(s).</w:t>
      </w:r>
    </w:p>
  </w:comment>
  <w:comment w:id="10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2. </w:t>
      </w:r>
      <w:r>
        <w:t xml:space="preserve">Tracked style change applied: Abstract heading changed to style 'Heading Front Page'.</w:t>
      </w:r>
    </w:p>
  </w:comment>
  <w:comment w:id="1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3. </w:t>
      </w:r>
      <w:r>
        <w:t xml:space="preserve">Tracked style change applied: Abstract paragraph changed to style 'Front Page Text'.
Abstract content is missing required part(s): problem statement, theoretical framework, method, key findings, implications.
Suggested inclusions:
- State the specific problem or gap the study addresses.
- Describe the theoretical framework if applicable, or note that none is used and explain the approach taken.
Reason: The paragraph is only a brief topic statement and does not include the required abstract elements.</w:t>
      </w:r>
    </w:p>
  </w:comment>
  <w:comment w:id="1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4. </w:t>
      </w:r>
      <w:r>
        <w:t xml:space="preserve">Dot-point lists were found in 5 locations in this document. Dot-point lists are not permitted in academic journal manuscripts. Please convert all dot-point lists to continuous prose.</w:t>
      </w:r>
    </w:p>
  </w:comment>
  <w:comment w:id="1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5. </w:t>
      </w:r>
      <w:r>
        <w:t xml:space="preserve">Tracked style change applied: Keywords heading changed to style 'Heading Front Page'.
Tracked style change applied: Keywords line changed to style 'Front Page Text'.</w:t>
      </w:r>
    </w:p>
  </w:comment>
  <w:comment w:id="15" w:author="CopyEditor AI" w:date="2026-10-18T22:37:27+11:00" w:initials="AI">
    <w:p>
      <w:pPr>
        <w:pStyle w:val="CommentText"/>
      </w:pPr>
      <w:r>
        <w:rPr>
          <w:b/>
        </w:rPr>
        <w:t xml:space="preserve">Author Query 6. </w:t>
      </w:r>
      <w:r>
        <w:t xml:space="preserve">This paragraph has 1 sentence(s). Please expand it to at least three sentences where appropriate.</w:t>
      </w:r>
    </w:p>
  </w:comment>
  <w:comment w:id="16" w:author="CopyEditor AI" w:date="2026-10-18T22:37:27+11:00" w:initials="AI">
    <w:p>
      <w:pPr>
        <w:pStyle w:val="CommentText"/>
      </w:pPr>
      <w:r>
        <w:rPr>
          <w:b/>
        </w:rPr>
        <w:t xml:space="preserve">Author Query 7. </w:t>
      </w:r>
      <w:r>
        <w:t xml:space="preserve">This paragraph has 1 sentence(s). Please expand it to at least three sentences where appropriate.</w:t>
      </w:r>
    </w:p>
  </w:comment>
  <w:comment w:id="17" w:author="CopyEditor AI" w:date="2026-10-18T22:37:27+11:00" w:initials="AI">
    <w:p>
      <w:pPr>
        <w:pStyle w:val="CommentText"/>
      </w:pPr>
      <w:r>
        <w:rPr>
          <w:b/>
        </w:rPr>
        <w:t xml:space="preserve">Author Query 8. </w:t>
      </w:r>
      <w:r>
        <w:t xml:space="preserve">This paragraph has 1 sentence(s). Please expand it to at least three sentences where appropriate.</w:t>
      </w:r>
    </w:p>
  </w:comment>
  <w:comment w:id="18" w:author="CopyEditor AI" w:date="2026-10-18T22:37:27+11:00" w:initials="AI">
    <w:p>
      <w:pPr>
        <w:pStyle w:val="CommentText"/>
      </w:pPr>
      <w:r>
        <w:rPr>
          <w:b/>
        </w:rPr>
        <w:t xml:space="preserve">Author Query 9. </w:t>
      </w:r>
      <w:r>
        <w:t xml:space="preserve">This paragraph has 1 sentence(s). Please expand it to at least three sentences where appropriate.</w:t>
      </w:r>
    </w:p>
  </w:comment>
  <w:comment w:id="19" w:author="CopyEditor AI" w:date="2026-10-18T22:37:27+11:00" w:initials="AI">
    <w:p>
      <w:pPr>
        <w:pStyle w:val="CommentText"/>
      </w:pPr>
      <w:r>
        <w:rPr>
          <w:b/>
        </w:rPr>
        <w:t xml:space="preserve">Author Query 10. </w:t>
      </w:r>
      <w:r>
        <w:t xml:space="preserve">This paragraph has 1 sentence(s). Please expand it to at least three sentences where appropriate.</w:t>
      </w:r>
    </w:p>
  </w:comment>
  <w:comment w:id="20" w:author="CopyEditor AI" w:date="2026-10-18T22:37:27+11:00" w:initials="AI">
    <w:p>
      <w:pPr>
        <w:pStyle w:val="CommentText"/>
      </w:pPr>
      <w:r>
        <w:rPr>
          <w:b/>
        </w:rPr>
        <w:t xml:space="preserve">Author Query 11. </w:t>
      </w:r>
      <w:r>
        <w:t xml:space="preserve">This paragraph has 1 sentence(s). Please expand it to at least three sentences where appropriate.</w:t>
      </w:r>
    </w:p>
  </w:comment>
  <w:comment w:id="21" w:author="CopyEditor AI" w:date="2026-10-18T22:37:27+11:00" w:initials="AI">
    <w:p>
      <w:pPr>
        <w:pStyle w:val="CommentText"/>
      </w:pPr>
      <w:r>
        <w:rPr>
          <w:b/>
        </w:rPr>
        <w:t xml:space="preserve">Author Query 12. </w:t>
      </w:r>
      <w:r>
        <w:t xml:space="preserve">This paragraph has 1 sentence(s). Please expand it to at least three sentences where appropriate.</w:t>
      </w:r>
    </w:p>
  </w:comment>
  <w:comment w:id="22" w:author="CopyEditor AI" w:date="2026-10-18T22:37:27+11:00" w:initials="AI">
    <w:p>
      <w:pPr>
        <w:pStyle w:val="CommentText"/>
      </w:pPr>
      <w:r>
        <w:rPr>
          <w:b/>
        </w:rPr>
        <w:t xml:space="preserve">Author Query 13. </w:t>
      </w:r>
      <w:r>
        <w:t xml:space="preserve">This paragraph has 1 sentence(s). Please expand it to at least three sentences where appropriate.</w:t>
      </w:r>
    </w:p>
  </w:comment>
  <w:comment w:id="14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14. </w:t>
      </w:r>
      <w:r>
        <w:t xml:space="preserve">US spelling "analyze" was changed to Australian English "analyse". No later repeats of this spelling issue were found.</w:t>
      </w:r>
    </w:p>
  </w:comment>
  <w:comment w:id="23" w:author="CopyEditor AI" w:date="2026-10-18T22:37:27+11:00" w:initials="AI">
    <w:p>
      <w:pPr>
        <w:pStyle w:val="CommentText"/>
      </w:pPr>
      <w:r>
        <w:rPr>
          <w:b/>
        </w:rPr>
        <w:t xml:space="preserve">Author Query 15. </w:t>
      </w:r>
      <w:r>
        <w:t xml:space="preserve">This paragraph has 1 sentence(s). Please expand it to at least three sentences where appropriate.</w:t>
      </w:r>
    </w:p>
  </w:comment>
  <w:comment w:id="24" w:author="CopyEditor AI" w:date="2026-10-18T22:37:27+11:00" w:initials="AI">
    <w:p>
      <w:pPr>
        <w:pStyle w:val="CommentText"/>
      </w:pPr>
      <w:r>
        <w:rPr>
          <w:b/>
        </w:rPr>
        <w:t xml:space="preserve">Author Query 16. </w:t>
      </w:r>
      <w:r>
        <w:t xml:space="preserve">This paragraph has 1 sentence(s). Please expand it to at least three sentences where appropriate.</w:t>
      </w:r>
    </w:p>
  </w:comment>
  <w:comment w:id="25" w:author="CopyEditor AI" w:date="2026-10-18T22:37:27+11:00" w:initials="AI">
    <w:p>
      <w:pPr>
        <w:pStyle w:val="CommentText"/>
      </w:pPr>
      <w:r>
        <w:rPr>
          <w:b/>
        </w:rPr>
        <w:t xml:space="preserve">Author Query 17. </w:t>
      </w:r>
      <w:r>
        <w:t xml:space="preserve">This paragraph has 1 sentence(s). Please expand it to at least three sentences where appropriate.</w:t>
      </w:r>
    </w:p>
  </w:comment>
  <w:comment w:id="26" w:author="CopyEditor AI" w:date="2026-10-18T22:37:27+11:00" w:initials="AI">
    <w:p>
      <w:pPr>
        <w:pStyle w:val="CommentText"/>
      </w:pPr>
      <w:r>
        <w:rPr>
          <w:b/>
        </w:rPr>
        <w:t xml:space="preserve">Author Query 18. </w:t>
      </w:r>
      <w:r>
        <w:t xml:space="preserve">This paragraph has 1 sentence(s). Please expand it to at least three sentences where appropriate.</w:t>
      </w:r>
    </w:p>
  </w:comment>
  <w:comment w:id="27" w:author="CopyEditor AI" w:date="2026-10-18T22:37:27+11:00" w:initials="AI">
    <w:p>
      <w:pPr>
        <w:pStyle w:val="CommentText"/>
      </w:pPr>
      <w:r>
        <w:rPr>
          <w:b/>
        </w:rPr>
        <w:t xml:space="preserve">Author Query 19. </w:t>
      </w:r>
      <w:r>
        <w:t xml:space="preserve">This paragraph has 1 sentence(s). Please expand it to at least three sentences where appropriate.</w:t>
      </w:r>
    </w:p>
  </w:comment>
  <w:comment w:id="4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20. </w:t>
      </w:r>
      <w:r>
        <w:t xml:space="preserve">Required Discussion subsection 'Limitations and Future Research' missing</w:t>
      </w:r>
    </w:p>
  </w:comment>
  <w:comment w:id="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21. </w:t>
      </w:r>
      <w:r>
        <w:t xml:space="preserve">Required Discussion subsection 'Theoretical Implications' missing</w:t>
      </w:r>
    </w:p>
  </w:comment>
  <w:comment w:id="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22. </w:t>
      </w:r>
      <w:r>
        <w:t xml:space="preserve">Required Discussion subsection 'Practical Implications' missing</w:t>
      </w:r>
    </w:p>
  </w:comment>
  <w:comment w:id="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23. </w:t>
      </w:r>
      <w:r>
        <w:t xml:space="preserve">'Discussion' found combined with another section ('Results and Discussion') — APA-7 requires it as a separate top-level section</w:t>
      </w:r>
    </w:p>
  </w:comment>
  <w:comment w:id="28" w:author="CopyEditor AI" w:date="2026-10-18T22:37:27+11:00" w:initials="AI">
    <w:p>
      <w:pPr>
        <w:pStyle w:val="CommentText"/>
      </w:pPr>
      <w:r>
        <w:rPr>
          <w:b/>
        </w:rPr>
        <w:t xml:space="preserve">Author Query 24. </w:t>
      </w:r>
      <w:r>
        <w:t xml:space="preserve">This paragraph has 1 sentence(s). Please expand it to at least three sentences where appropriate.</w:t>
      </w:r>
    </w:p>
  </w:comment>
  <w:comment w:id="5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25. </w:t>
      </w:r>
      <w:r>
        <w:t xml:space="preserve">Reference list issue summary: 1 reference entry could not be automatically verified; 2 reference-format issues. Please review the reference list before publication.</w:t>
      </w:r>
    </w:p>
  </w:comment>
  <w:comment w:id="6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26. </w:t>
      </w:r>
      <w:r>
        <w:t xml:space="preserve">Entry 1: missing year in parentheses — This is the body text content for the References section.</w:t>
      </w:r>
    </w:p>
  </w:comment>
  <w:comment w:id="7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27. </w:t>
      </w:r>
      <w:r>
        <w:t xml:space="preserve">Entry 1: author format may not follow APA 7 (Surname, F.) — This is the body text content for the References section.</w:t>
      </w:r>
    </w:p>
  </w:comment>
  <w:comment w:id="8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28. </w:t>
      </w:r>
      <w:r>
        <w:t xml:space="preserve">Entry 1: we could not verify this reference — please confirm it exists and is complete: This is the body text content for the References section.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jc w:val="right"/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header2.xml><?xml version="1.0" encoding="utf-8"?>
<w:hdr xmlns:w="http://schemas.openxmlformats.org/wordprocessingml/2006/main">
  <w:p>
    <w:pPr>
      <w:jc w:val="right"/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showDel/>
  <w:showInsMarkup/>
  <w:revisionView w:markup="1" w:comments="1" w:displayXMLNames="0" w:showDel="1" w:showInsMarkup="1" w:formatting="1" w:inkAnnotations="1"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720"/>
      <w:spacing w:line="480" w:lineRule="auto" w:after="0"/>
      <w:jc w:val="left"/>
    </w:pPr>
    <w:rPr>
      <w:rFonts w:ascii="Calibri" w:hAnsi="Calibri" w:cs="Calibri"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ind w:left="0"/>
      <w:spacing w:line="480" w:lineRule="auto" w:after="0"/>
      <w:keepNext/>
      <w:keepLines/>
      <w:jc w:val="center"/>
      <w:outlineLvl w:val="0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1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2"/>
    </w:pPr>
    <w:rPr>
      <w:rFonts w:ascii="Calibri" w:hAnsi="Calibri" w:cs="Calibri" w:eastAsia="Calibri"/>
      <w:b/>
      <w:bCs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3"/>
    </w:pPr>
    <w:rPr>
      <w:rFonts w:ascii="Calibri" w:hAnsi="Calibri" w:cs="Calibri" w:eastAsia="Calibri"/>
      <w:b/>
      <w:bCs/>
      <w:i w:val="0"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4"/>
    </w:pPr>
    <w:rPr>
      <w:rFonts w:ascii="Calibri" w:hAnsi="Calibri" w:cs="Calibri" w:eastAsia="Calibri"/>
      <w:b/>
      <w:i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  <w:style w:type="paragraph" w:customStyle="1" w:styleId="GuidanceNotes">
    <w:name w:val="Guidance Notes"/>
  </w:style>
  <w:style w:type="paragraph" w:customStyle="1" w:styleId="HeadingFrontPage">
    <w:name w:val="Heading Front Page"/>
    <w:basedOn w:val="Normal"/>
    <w:pPr>
      <w:ind w:left="0" w:firstLine="0"/>
      <w:spacing w:line="480" w:lineRule="auto" w:after="0"/>
      <w:keepNext/>
      <w:jc w:val="center"/>
    </w:pPr>
    <w:rPr>
      <w:rFonts w:ascii="Calibri" w:hAnsi="Calibri" w:cs="Calibri" w:eastAsia="Calibri"/>
      <w:b/>
      <w:i w:val="0"/>
      <w:sz w:val="22"/>
      <w:szCs w:val="22"/>
    </w:rPr>
  </w:style>
  <w:style w:type="paragraph" w:customStyle="1" w:styleId="FrontPageText">
    <w:name w:val="Front Page Text"/>
    <w:basedOn w:val="Normal"/>
    <w:pPr>
      <w:ind w:left="0" w:firstLine="0"/>
      <w:spacing w:line="480" w:lineRule="auto" w:after="0"/>
      <w:jc w:val="left"/>
    </w:pPr>
    <w:rPr>
      <w:rFonts w:ascii="Calibri" w:hAnsi="Calibri" w:cs="Calibri" w:eastAsia="Calibri"/>
      <w:b w:val="0"/>
      <w:i w:val="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