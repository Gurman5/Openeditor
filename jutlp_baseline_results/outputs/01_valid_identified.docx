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</w:pPr>
      <w:ins w:id="9650" w:author="CopyEditor AI" w:date="2026-10-18T22:37:27+11:00"/>
    </w:p>
    <w:p>
      <w:pPr>
        <w:pStyle w:val="Authors"/>
        <w:jc w:val="center"/>
        <w:spacing w:line="480" w:lineRule="auto" w:before="0" w:after="0"/>
        <w:ind w:left="0" w:firstLine="0"/>
        <w:pPrChange w:id="9651" w:author="CopyEditor AI" w:date="2026-10-18T22:37:27+11:00">
          <w:pPr>
            <w:pStyle w:val="Normal"/>
          </w:pPr>
        </w:pPrChange>
      </w:pPr>
      <w:ins w:id="9651" w:author="CopyEditor AI" w:date="2026-10-18T22:37:27+11:00"/>
    </w:p>
    <w:p>
      <w:pPr>
        <w:pStyle w:val="Normal"/>
        <w:jc w:val="center"/>
        <w:spacing w:line="480" w:lineRule="auto" w:before="0" w:after="0"/>
        <w:ind w:left="0" w:firstLine="0"/>
        <w:pPrChange w:id="9652" w:author="CopyEditor AI" w:date="2026-10-18T22:37:27+11:00">
          <w:pPr>
            <w:pStyle w:val="Normal"/>
          </w:pPr>
        </w:pPrChange>
      </w:pPr>
      <w:ins w:id="9652" w:author="CopyEditor AI" w:date="2026-10-18T22:37:27+11:00"/>
    </w:p>
    <w:p>
      <w:pPr>
        <w:pStyle w:val="ArticleTitle"/>
        <w:jc w:val="center"/>
        <w:spacing w:line="480" w:lineRule="auto" w:before="0" w:after="0"/>
        <w:ind w:left="0" w:firstLine="0"/>
        <w:pPrChange w:id="9650" w:author="CopyEditor AI" w:date="2026-10-18T22:37:27+11:00">
          <w:pPr>
            <w:pStyle w:val="ArticleTitle"/>
          </w:pPr>
        </w:pPrChange>
      </w:pPr>
      <w:r>
        <w:t>A Comprehensive Study on Academic Formatting</w:t>
      </w:r>
    </w:p>
    <w:p>
      <w:pPr>
        <w:pStyle w:val="Authors"/>
      </w:pPr>
      <w:del w:id="1" w:author="CopyEditor AI" w:date="2026-10-18T22:37:27+11:00">
        <w:r>
          <w:delText>Jane Doe, John Smith</w:delText>
        </w:r>
      </w:del>
      <w:ins w:id="2" w:author="CopyEditor AI" w:date="2026-10-18T22:37:27+11:00">
        <w:r>
          <w:t>Jane Doeᵃ, and John Smithᵇ</w:t>
        </w:r>
      </w:ins>
    </w:p>
    <w:p>
      <w:pPr>
        <w:pStyle w:val="AuthorAffiliations"/>
      </w:pPr>
      <w:r>
        <w:t>Department of Education, University of Research</w:t>
      </w:r>
    </w:p>
    <w:p>
      <w:commentRangeStart w:id="5"/>
      <w:pPr>
        <w:pStyle w:val="HeadingFrontPage"/>
        <w:pPrChange w:id="7000" w:author="CopyEditor AI" w:date="2026-10-18T22:37:27+11:00">
          <w:pPr>
            <w:pStyle w:val="Heading1"/>
          </w:pPr>
        </w:pPrChange>
      </w:pPr>
      <w:r>
        <w:t>Abstract</w:t>
      </w:r>
      <w:commentRangeEnd w:id="5"/>
      <w:r>
        <w:rPr>
          <w:rStyle w:val="CommentReference"/>
        </w:rPr>
        <w:commentReference w:id="5"/>
      </w:r>
    </w:p>
    <w:p>
      <w:pPr>
        <w:pStyle w:val="FrontPageText"/>
        <w:pPrChange w:id="7001" w:author="CopyEditor AI" w:date="2026-10-18T22:37:27+11:00">
          <w:pPr/>
        </w:pPrChange>
      </w:pPr>
      <w:r>
        <w:t>This paper presents an in-depth analysis of document validation rules.</w:t>
      </w:r>
    </w:p>
    <w:p>
      <w:pPr>
        <w:pStyle w:val="Heading1"/>
        <w:keepNext/>
        <w:keepLines/>
      </w:pPr>
      <w:r>
        <w:t>Practitioner Notes</w:t>
      </w:r>
    </w:p>
    <w:p>
      <w:pPr>
        <w:pStyle w:val="PractitionerNotes"/>
      </w:pPr>
      <w:r>
        <w:t>• Key insight for practitioners note number 1.</w:t>
      </w:r>
    </w:p>
    <w:p>
      <w:pPr>
        <w:pStyle w:val="PractitionerNotes"/>
      </w:pPr>
      <w:r>
        <w:t>• Key insight for practitioners note number 2.</w:t>
      </w:r>
    </w:p>
    <w:p>
      <w:pPr>
        <w:pStyle w:val="PractitionerNotes"/>
      </w:pPr>
      <w:r>
        <w:t>• Key insight for practitioners note number 3.</w:t>
      </w:r>
    </w:p>
    <w:p>
      <w:pPr>
        <w:pStyle w:val="PractitionerNotes"/>
      </w:pPr>
      <w:r>
        <w:t>• Key insight for practitioners note number 4.</w:t>
      </w:r>
    </w:p>
    <w:p>
      <w:pPr>
        <w:pStyle w:val="PractitionerNotes"/>
      </w:pPr>
      <w:r>
        <w:t>• Key insight for practitioners note number 5.</w:t>
      </w:r>
    </w:p>
    <w:p>
      <w:pPr>
        <w:pStyle w:val="HeadingFrontPage"/>
        <w:pPrChange w:id="7100" w:author="CopyEditor AI" w:date="2026-10-18T22:37:27+11:00">
          <w:pPr>
            <w:pStyle w:val="Heading1"/>
          </w:pPr>
        </w:pPrChange>
      </w:pPr>
      <w:r>
        <w:rPr>
          <w:i/>
        </w:rPr>
        <w:t>Keywords</w:t>
      </w:r>
    </w:p>
    <w:p>
      <w:pPr>
        <w:pStyle w:val="FrontPageText"/>
        <w:ind w:left="720" w:firstLine="0"/>
        <w:pPrChange w:id="7101" w:author="CopyEditor AI" w:date="2026-10-18T22:37:27+11:00">
          <w:pPr/>
        </w:pPrChange>
      </w:pPr>
      <w:r>
        <w:t>validation, jutlp, document structure, python, unit testing</w:t>
      </w:r>
    </w:p>
    <w:p>
      <w:pPr>
        <w:pStyle w:val="Heading1"/>
        <w:pageBreakBefore/>
        <w:keepNext/>
        <w:keepLines/>
      </w:pPr>
      <w:r>
        <w:t>Introduction</w:t>
      </w:r>
    </w:p>
    <w:p>
      <w:pPr>
        <w:pStyle w:val="Normal"/>
        <w:pPrChange w:id="5000" w:author="CopyEditor AI" w:date="2026-10-18T22:37:27+11:00">
          <w:pPr/>
        </w:pPrChange>
      </w:pPr>
      <w:commentRangeStart w:id="24"/>
      <w:r>
        <w:t xml:space="preserve">This</w:t>
      </w:r>
      <w:commentRangeEnd w:id="24"/>
      <w:r>
        <w:rPr>
          <w:rStyle w:val="CommentReference"/>
        </w:rPr>
        <w:commentReference w:id="24"/>
      </w:r>
      <w:r>
        <w:t xml:space="preserve"> is the body text content for the Introduction section.</w:t>
      </w:r>
    </w:p>
    <w:p>
      <w:pPr>
        <w:pStyle w:val="Heading1"/>
        <w:keepNext/>
        <w:keepLines/>
      </w:pPr>
      <w:r>
        <w:t>Literature</w:t>
      </w:r>
    </w:p>
    <w:p>
      <w:pPr>
        <w:pStyle w:val="Normal"/>
        <w:pPrChange w:id="5001" w:author="CopyEditor AI" w:date="2026-10-18T22:37:27+11:00">
          <w:pPr/>
        </w:pPrChange>
      </w:pPr>
      <w:commentRangeStart w:id="25"/>
      <w:r>
        <w:t xml:space="preserve">This</w:t>
      </w:r>
      <w:commentRangeEnd w:id="25"/>
      <w:r>
        <w:rPr>
          <w:rStyle w:val="CommentReference"/>
        </w:rPr>
        <w:commentReference w:id="25"/>
      </w:r>
      <w:r>
        <w:t xml:space="preserve"> is the body text content for the Literature Review section.</w:t>
      </w:r>
    </w:p>
    <w:p>
      <w:pPr>
        <w:pStyle w:val="Heading1"/>
        <w:keepNext/>
        <w:keepLines/>
      </w:pPr>
      <w:r>
        <w:t>Method</w:t>
      </w:r>
    </w:p>
    <w:p>
      <w:pPr>
        <w:pStyle w:val="Normal"/>
        <w:pPrChange w:id="5002" w:author="CopyEditor AI" w:date="2026-10-18T22:37:27+11:00">
          <w:pPr/>
        </w:pPrChange>
      </w:pPr>
      <w:commentRangeStart w:id="26"/>
      <w:r>
        <w:t xml:space="preserve">This</w:t>
      </w:r>
      <w:commentRangeEnd w:id="26"/>
      <w:r>
        <w:rPr>
          <w:rStyle w:val="CommentReference"/>
        </w:rPr>
        <w:commentReference w:id="26"/>
      </w:r>
      <w:r>
        <w:t xml:space="preserve"> is the body text content for the Methodology section.</w:t>
      </w:r>
    </w:p>
    <w:p>
      <w:pPr>
        <w:pStyle w:val="Heading2"/>
        <w:keepNext/>
        <w:keepLines/>
      </w:pPr>
      <w:r>
        <w:t>Research Design</w:t>
      </w:r>
    </w:p>
    <w:p>
      <w:pPr>
        <w:pStyle w:val="Normal"/>
        <w:pPrChange w:id="5003" w:author="CopyEditor AI" w:date="2026-10-18T22:37:27+11:00">
          <w:pPr/>
        </w:pPrChange>
      </w:pPr>
      <w:commentRangeStart w:id="27"/>
      <w:r>
        <w:t xml:space="preserve">Detailed</w:t>
      </w:r>
      <w:commentRangeEnd w:id="27"/>
      <w:r>
        <w:rPr>
          <w:rStyle w:val="CommentReference"/>
        </w:rPr>
        <w:commentReference w:id="27"/>
      </w:r>
      <w:r>
        <w:t xml:space="preserve"> description of research design.</w:t>
      </w:r>
    </w:p>
    <w:p>
      <w:pPr>
        <w:pStyle w:val="Heading2"/>
        <w:keepNext/>
        <w:keepLines/>
      </w:pPr>
      <w:r>
        <w:t>Participants</w:t>
      </w:r>
    </w:p>
    <w:p>
      <w:pPr>
        <w:pStyle w:val="Normal"/>
        <w:pPrChange w:id="5004" w:author="CopyEditor AI" w:date="2026-10-18T22:37:27+11:00">
          <w:pPr/>
        </w:pPrChange>
      </w:pPr>
      <w:commentRangeStart w:id="28"/>
      <w:r>
        <w:t xml:space="preserve">Detailed</w:t>
      </w:r>
      <w:commentRangeEnd w:id="28"/>
      <w:r>
        <w:rPr>
          <w:rStyle w:val="CommentReference"/>
        </w:rPr>
        <w:commentReference w:id="28"/>
      </w:r>
      <w:r>
        <w:t xml:space="preserve"> description of participants involved in the study.</w:t>
      </w:r>
    </w:p>
    <w:p>
      <w:pPr>
        <w:pStyle w:val="Heading2"/>
        <w:keepNext/>
        <w:keepLines/>
      </w:pPr>
      <w:r>
        <w:t>Measures</w:t>
      </w:r>
    </w:p>
    <w:p>
      <w:pPr>
        <w:pStyle w:val="Normal"/>
        <w:pPrChange w:id="5005" w:author="CopyEditor AI" w:date="2026-10-18T22:37:27+11:00">
          <w:pPr/>
        </w:pPrChange>
      </w:pPr>
      <w:commentRangeStart w:id="29"/>
      <w:r>
        <w:t xml:space="preserve">Detailed</w:t>
      </w:r>
      <w:commentRangeEnd w:id="29"/>
      <w:r>
        <w:rPr>
          <w:rStyle w:val="CommentReference"/>
        </w:rPr>
        <w:commentReference w:id="29"/>
      </w:r>
      <w:r>
        <w:t xml:space="preserve"> description of instruments and materials used.</w:t>
      </w:r>
    </w:p>
    <w:p>
      <w:pPr>
        <w:pStyle w:val="Heading2"/>
        <w:keepNext/>
        <w:keepLines/>
      </w:pPr>
      <w:r>
        <w:t>Procedure</w:t>
      </w:r>
    </w:p>
    <w:p>
      <w:pPr>
        <w:pStyle w:val="Normal"/>
        <w:pPrChange w:id="5006" w:author="CopyEditor AI" w:date="2026-10-18T22:37:27+11:00">
          <w:pPr/>
        </w:pPrChange>
      </w:pPr>
      <w:commentRangeStart w:id="30"/>
      <w:r>
        <w:t xml:space="preserve">Step-by-step</w:t>
      </w:r>
      <w:commentRangeEnd w:id="30"/>
      <w:r>
        <w:rPr>
          <w:rStyle w:val="CommentReference"/>
        </w:rPr>
        <w:commentReference w:id="30"/>
      </w:r>
      <w:r>
        <w:t xml:space="preserve"> description of the procedure followed.</w:t>
      </w:r>
    </w:p>
    <w:p>
      <w:pPr>
        <w:pStyle w:val="Heading2"/>
        <w:keepNext/>
        <w:keepLines/>
      </w:pPr>
      <w:r>
        <w:t>Analysis</w:t>
      </w:r>
    </w:p>
    <w:p>
      <w:pPr>
        <w:pStyle w:val="Normal"/>
        <w:pPrChange w:id="5007" w:author="CopyEditor AI" w:date="2026-10-18T22:37:27+11:00">
          <w:pPr/>
        </w:pPrChange>
      </w:pPr>
      <w:commentRangeStart w:id="31"/>
      <w:r>
        <w:t xml:space="preserve">Explanation</w:t>
      </w:r>
      <w:commentRangeEnd w:id="31"/>
      <w:r>
        <w:rPr>
          <w:rStyle w:val="CommentReference"/>
        </w:rPr>
        <w:commentReference w:id="31"/>
      </w:r>
      <w:r>
        <w:t xml:space="preserve"> of the statistical methods used to </w:t>
      </w:r>
      <w:del w:id="1000" w:author="CopyEditor AI" w:date="2026-10-18T22:37:27+11:00">
        <w:r>
          <w:delText>analyze</w:delText>
        </w:r>
      </w:del>
      <w:ins w:id="1001" w:author="CopyEditor AI" w:date="2026-10-18T22:37:27+11:00">
        <w:r>
          <w:t>analyse</w:t>
        </w:r>
      </w:ins>
      <w:r>
        <w:t xml:space="preserve"> data.</w:t>
      </w:r>
    </w:p>
    <w:p>
      <w:pPr>
        <w:pStyle w:val="Heading1"/>
        <w:keepNext/>
        <w:keepLines/>
      </w:pPr>
      <w:r>
        <w:t>Results</w:t>
      </w:r>
    </w:p>
    <w:p>
      <w:pPr>
        <w:pStyle w:val="Normal"/>
        <w:pPrChange w:id="5008" w:author="CopyEditor AI" w:date="2026-10-18T22:37:27+11:00">
          <w:pPr/>
        </w:pPrChange>
      </w:pPr>
      <w:commentRangeStart w:id="32"/>
      <w:r>
        <w:t xml:space="preserve">This</w:t>
      </w:r>
      <w:commentRangeEnd w:id="32"/>
      <w:r>
        <w:rPr>
          <w:rStyle w:val="CommentReference"/>
        </w:rPr>
        <w:commentReference w:id="32"/>
      </w:r>
      <w:r>
        <w:t xml:space="preserve"> is the body text content for the Results section.</w:t>
      </w:r>
    </w:p>
    <w:p>
      <w:pPr>
        <w:pStyle w:val="Heading1"/>
        <w:keepNext/>
        <w:keepLines/>
      </w:pPr>
      <w:r>
        <w:t>Discussion</w:t>
      </w:r>
    </w:p>
    <w:p>
      <w:pPr>
        <w:pStyle w:val="Normal"/>
        <w:pPrChange w:id="5009" w:author="CopyEditor AI" w:date="2026-10-18T22:37:27+11:00">
          <w:pPr/>
        </w:pPrChange>
      </w:pPr>
      <w:commentRangeStart w:id="33"/>
      <w:r>
        <w:t xml:space="preserve">This</w:t>
      </w:r>
      <w:commentRangeEnd w:id="33"/>
      <w:r>
        <w:rPr>
          <w:rStyle w:val="CommentReference"/>
        </w:rPr>
        <w:commentReference w:id="33"/>
      </w:r>
      <w:r>
        <w:t xml:space="preserve"> is the body text content for the Discussion section.</w:t>
      </w:r>
    </w:p>
    <w:p>
      <w:pPr>
        <w:pStyle w:val="Heading2"/>
        <w:keepNext/>
        <w:keepLines/>
      </w:pPr>
      <w:r>
        <w:t>Practical Implications</w:t>
      </w:r>
    </w:p>
    <w:p>
      <w:pPr>
        <w:pStyle w:val="Normal"/>
        <w:pPrChange w:id="5010" w:author="CopyEditor AI" w:date="2026-10-18T22:37:27+11:00">
          <w:pPr/>
        </w:pPrChange>
      </w:pPr>
      <w:commentRangeStart w:id="34"/>
      <w:r>
        <w:t xml:space="preserve">Discussion</w:t>
      </w:r>
      <w:commentRangeEnd w:id="34"/>
      <w:r>
        <w:rPr>
          <w:rStyle w:val="CommentReference"/>
        </w:rPr>
        <w:commentReference w:id="34"/>
      </w:r>
      <w:r>
        <w:t xml:space="preserve"> of practical implications.</w:t>
      </w:r>
    </w:p>
    <w:p>
      <w:pPr>
        <w:pStyle w:val="Heading2"/>
        <w:keepNext/>
        <w:keepLines/>
      </w:pPr>
      <w:r>
        <w:t>Theoretical Implications</w:t>
      </w:r>
    </w:p>
    <w:p>
      <w:pPr>
        <w:pStyle w:val="Normal"/>
        <w:pPrChange w:id="5011" w:author="CopyEditor AI" w:date="2026-10-18T22:37:27+11:00">
          <w:pPr/>
        </w:pPrChange>
      </w:pPr>
      <w:commentRangeStart w:id="35"/>
      <w:r>
        <w:t xml:space="preserve">Discussion</w:t>
      </w:r>
      <w:commentRangeEnd w:id="35"/>
      <w:r>
        <w:rPr>
          <w:rStyle w:val="CommentReference"/>
        </w:rPr>
        <w:commentReference w:id="35"/>
      </w:r>
      <w:r>
        <w:t xml:space="preserve"> of theoretical implications.</w:t>
      </w:r>
    </w:p>
    <w:p>
      <w:pPr>
        <w:pStyle w:val="Heading2"/>
        <w:keepNext/>
        <w:keepLines/>
      </w:pPr>
      <w:r>
        <w:t>Limitations and Future Research</w:t>
      </w:r>
    </w:p>
    <w:p>
      <w:pPr>
        <w:pStyle w:val="Normal"/>
        <w:pPrChange w:id="5012" w:author="CopyEditor AI" w:date="2026-10-18T22:37:27+11:00">
          <w:pPr/>
        </w:pPrChange>
      </w:pPr>
      <w:commentRangeStart w:id="36"/>
      <w:r>
        <w:t xml:space="preserve">Overview</w:t>
      </w:r>
      <w:commentRangeEnd w:id="36"/>
      <w:r>
        <w:rPr>
          <w:rStyle w:val="CommentReference"/>
        </w:rPr>
        <w:commentReference w:id="36"/>
      </w:r>
      <w:r>
        <w:t xml:space="preserve"> of limitations and future research directions.</w:t>
      </w:r>
    </w:p>
    <w:p>
      <w:pPr>
        <w:pStyle w:val="Heading1"/>
        <w:keepNext/>
        <w:keepLines/>
      </w:pPr>
      <w:r>
        <w:t>Conclusion</w:t>
      </w:r>
    </w:p>
    <w:p>
      <w:pPr>
        <w:pStyle w:val="Normal"/>
        <w:pPrChange w:id="5013" w:author="CopyEditor AI" w:date="2026-10-18T22:37:27+11:00">
          <w:pPr/>
        </w:pPrChange>
      </w:pPr>
      <w:commentRangeStart w:id="23"/>
      <w:commentRangeStart w:id="37"/>
      <w:r>
        <w:t xml:space="preserve">This</w:t>
      </w:r>
      <w:commentRangeEnd w:id="37"/>
      <w:r>
        <w:rPr>
          <w:rStyle w:val="CommentReference"/>
        </w:rPr>
        <w:commentReference w:id="37"/>
      </w:r>
      <w:r>
        <w:t xml:space="preserve"> is the body text content for the Conclusion section.</w:t>
      </w:r>
      <w:commentRangeEnd w:id="23"/>
      <w:r>
        <w:rPr>
          <w:rStyle w:val="CommentReference"/>
        </w:rPr>
        <w:commentReference w:id="23"/>
      </w:r>
    </w:p>
    <w:p>
      <w:pPr>
        <w:pStyle w:val="Heading1"/>
        <w:keepNext/>
        <w:keepLines/>
      </w:pPr>
      <w:r>
        <w:t>Acknowledgements</w:t>
      </w:r>
    </w:p>
    <w:p>
      <w:pPr>
        <w:pStyle w:val="Normal"/>
        <w:pPrChange w:id="5014" w:author="CopyEditor AI" w:date="2026-10-18T22:37:27+11:00">
          <w:pPr/>
        </w:pPrChange>
      </w:pPr>
      <w:r>
        <w:t>This is the body text content for the Acknowledgements section.</w:t>
      </w:r>
    </w:p>
    <w:p>
      <w:pPr>
        <w:pStyle w:val="Heading1"/>
        <w:keepNext/>
        <w:keepLines/>
        <w:pageBreakBefore/>
      </w:pPr>
      <w:commentRangeStart w:id="1"/>
      <w:commentRangeStart w:id="2"/>
      <w:commentRangeStart w:id="3"/>
      <w:commentRangeStart w:id="4"/>
      <w:r>
        <w:t>References</w:t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commentRangeEnd w:id="2"/>
      <w:r>
        <w:rPr>
          <w:rStyle w:val="CommentReference"/>
        </w:rPr>
        <w:commentReference w:id="2"/>
      </w:r>
      <w:commentRangeEnd w:id="1"/>
      <w:r>
        <w:rPr>
          <w:rStyle w:val="CommentReference"/>
        </w:rPr>
        <w:commentReference w:id="1"/>
      </w:r>
    </w:p>
    <w:p>
      <w:commentRangeStart w:id="38"/>
      <w:pPr>
        <w:pStyle w:val="APA7ReferenceListEntry"/>
        <w:pPrChange w:id="5015" w:author="CopyEditor AI" w:date="2026-10-18T22:37:27+11:00">
          <w:pPr/>
        </w:pPrChange>
      </w:pPr>
      <w:r>
        <w:rPr>
          <w:sz w:val="22"/>
          <w:szCs w:val="22"/>
          <w:rPrChange w:id="9000" w:author="CopyEditor AI" w:date="2026-10-18T22:37:27+11:00">
            <w:rPr/>
          </w:rPrChange>
        </w:rPr>
        <w:t>This is the body text content for the References section.</w:t>
      </w:r>
      <w:commentRangeEnd w:id="38"/>
      <w:r>
        <w:rPr>
          <w:rStyle w:val="CommentReference"/>
        </w:rPr>
        <w:commentReference w:id="38"/>
      </w:r>
    </w:p>
    <w:sectPr w:rsidR="00FC693F" w:rsidRPr="0006063C" w:rsidSect="00034616">
      <w:headerReference w:type="first" r:id="rId10"/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  <w:sectPrChange w:id="9600" w:author="CopyEditor AI" w:date="2026-10-18T22:37:27+11:00">
        <w:sectPr w:rsidR="00FC693F" w:rsidRPr="0006063C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sectPrChange>
    </w:sectPr>
  </w:body>
</w:document>
</file>

<file path=word/comments.xml><?xml version="1.0" encoding="utf-8"?>
<w:comments xmlns:w="http://schemas.openxmlformats.org/wordprocessingml/2006/main">
  <w:comment w:id="5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1. </w:t>
      </w:r>
      <w:r>
        <w:t xml:space="preserve">Tracked style change applied: Abstract heading changed to style 'Heading Front Page'.</w:t>
      </w:r>
    </w:p>
  </w:comment>
  <w:comment w:id="24" w:author="CopyEditor AI" w:date="2026-10-18T22:37:27+11:00" w:initials="AI">
    <w:p>
      <w:pPr>
        <w:pStyle w:val="CommentText"/>
      </w:pPr>
      <w:r>
        <w:rPr>
          <w:b/>
        </w:rPr>
        <w:t xml:space="preserve">Author Query 2. </w:t>
      </w:r>
      <w:r>
        <w:t xml:space="preserve">This paragraph has 1 sentence(s). Please expand it to at least three sentences where appropriate.</w:t>
      </w:r>
    </w:p>
  </w:comment>
  <w:comment w:id="25" w:author="CopyEditor AI" w:date="2026-10-18T22:37:27+11:00" w:initials="AI">
    <w:p>
      <w:pPr>
        <w:pStyle w:val="CommentText"/>
      </w:pPr>
      <w:r>
        <w:rPr>
          <w:b/>
        </w:rPr>
        <w:t xml:space="preserve">Author Query 3. </w:t>
      </w:r>
      <w:r>
        <w:t xml:space="preserve">This paragraph has 1 sentence(s). Please expand it to at least three sentences where appropriate.</w:t>
      </w:r>
    </w:p>
  </w:comment>
  <w:comment w:id="26" w:author="CopyEditor AI" w:date="2026-10-18T22:37:27+11:00" w:initials="AI">
    <w:p>
      <w:pPr>
        <w:pStyle w:val="CommentText"/>
      </w:pPr>
      <w:r>
        <w:rPr>
          <w:b/>
        </w:rPr>
        <w:t xml:space="preserve">Author Query 4. </w:t>
      </w:r>
      <w:r>
        <w:t xml:space="preserve">This paragraph has 1 sentence(s). Please expand it to at least three sentences where appropriate.</w:t>
      </w:r>
    </w:p>
  </w:comment>
  <w:comment w:id="27" w:author="CopyEditor AI" w:date="2026-10-18T22:37:27+11:00" w:initials="AI">
    <w:p>
      <w:pPr>
        <w:pStyle w:val="CommentText"/>
      </w:pPr>
      <w:r>
        <w:rPr>
          <w:b/>
        </w:rPr>
        <w:t xml:space="preserve">Author Query 5. </w:t>
      </w:r>
      <w:r>
        <w:t xml:space="preserve">This paragraph has 1 sentence(s). Please expand it to at least three sentences where appropriate.</w:t>
      </w:r>
    </w:p>
  </w:comment>
  <w:comment w:id="28" w:author="CopyEditor AI" w:date="2026-10-18T22:37:27+11:00" w:initials="AI">
    <w:p>
      <w:pPr>
        <w:pStyle w:val="CommentText"/>
      </w:pPr>
      <w:r>
        <w:rPr>
          <w:b/>
        </w:rPr>
        <w:t xml:space="preserve">Author Query 6. </w:t>
      </w:r>
      <w:r>
        <w:t xml:space="preserve">This paragraph has 1 sentence(s). Please expand it to at least three sentences where appropriate.</w:t>
      </w:r>
    </w:p>
  </w:comment>
  <w:comment w:id="29" w:author="CopyEditor AI" w:date="2026-10-18T22:37:27+11:00" w:initials="AI">
    <w:p>
      <w:pPr>
        <w:pStyle w:val="CommentText"/>
      </w:pPr>
      <w:r>
        <w:rPr>
          <w:b/>
        </w:rPr>
        <w:t xml:space="preserve">Author Query 7. </w:t>
      </w:r>
      <w:r>
        <w:t xml:space="preserve">This paragraph has 1 sentence(s). Please expand it to at least three sentences where appropriate.</w:t>
      </w:r>
    </w:p>
  </w:comment>
  <w:comment w:id="30" w:author="CopyEditor AI" w:date="2026-10-18T22:37:27+11:00" w:initials="AI">
    <w:p>
      <w:pPr>
        <w:pStyle w:val="CommentText"/>
      </w:pPr>
      <w:r>
        <w:rPr>
          <w:b/>
        </w:rPr>
        <w:t xml:space="preserve">Author Query 8. </w:t>
      </w:r>
      <w:r>
        <w:t xml:space="preserve">This paragraph has 1 sentence(s). Please expand it to at least three sentences where appropriate.</w:t>
      </w:r>
    </w:p>
  </w:comment>
  <w:comment w:id="31" w:author="CopyEditor AI" w:date="2026-10-18T22:37:27+11:00" w:initials="AI">
    <w:p>
      <w:pPr>
        <w:pStyle w:val="CommentText"/>
      </w:pPr>
      <w:r>
        <w:rPr>
          <w:b/>
        </w:rPr>
        <w:t xml:space="preserve">Author Query 9. </w:t>
      </w:r>
      <w:r>
        <w:t xml:space="preserve">This paragraph has 1 sentence(s). Please expand it to at least three sentences where appropriate.</w:t>
      </w:r>
    </w:p>
  </w:comment>
  <w:comment w:id="32" w:author="CopyEditor AI" w:date="2026-10-18T22:37:27+11:00" w:initials="AI">
    <w:p>
      <w:pPr>
        <w:pStyle w:val="CommentText"/>
      </w:pPr>
      <w:r>
        <w:rPr>
          <w:b/>
        </w:rPr>
        <w:t xml:space="preserve">Author Query 10. </w:t>
      </w:r>
      <w:r>
        <w:t xml:space="preserve">This paragraph has 1 sentence(s). Please expand it to at least three sentences where appropriate.</w:t>
      </w:r>
    </w:p>
  </w:comment>
  <w:comment w:id="33" w:author="CopyEditor AI" w:date="2026-10-18T22:37:27+11:00" w:initials="AI">
    <w:p>
      <w:pPr>
        <w:pStyle w:val="CommentText"/>
      </w:pPr>
      <w:r>
        <w:rPr>
          <w:b/>
        </w:rPr>
        <w:t xml:space="preserve">Author Query 11. </w:t>
      </w:r>
      <w:r>
        <w:t xml:space="preserve">This paragraph has 1 sentence(s). Please expand it to at least three sentences where appropriate.</w:t>
      </w:r>
    </w:p>
  </w:comment>
  <w:comment w:id="34" w:author="CopyEditor AI" w:date="2026-10-18T22:37:27+11:00" w:initials="AI">
    <w:p>
      <w:pPr>
        <w:pStyle w:val="CommentText"/>
      </w:pPr>
      <w:r>
        <w:rPr>
          <w:b/>
        </w:rPr>
        <w:t xml:space="preserve">Author Query 12. </w:t>
      </w:r>
      <w:r>
        <w:t xml:space="preserve">This paragraph has 1 sentence(s). Please expand it to at least three sentences where appropriate.</w:t>
      </w:r>
    </w:p>
  </w:comment>
  <w:comment w:id="35" w:author="CopyEditor AI" w:date="2026-10-18T22:37:27+11:00" w:initials="AI">
    <w:p>
      <w:pPr>
        <w:pStyle w:val="CommentText"/>
      </w:pPr>
      <w:r>
        <w:rPr>
          <w:b/>
        </w:rPr>
        <w:t xml:space="preserve">Author Query 13. </w:t>
      </w:r>
      <w:r>
        <w:t xml:space="preserve">This paragraph has 1 sentence(s). Please expand it to at least three sentences where appropriate.</w:t>
      </w:r>
    </w:p>
  </w:comment>
  <w:comment w:id="36" w:author="CopyEditor AI" w:date="2026-10-18T22:37:27+11:00" w:initials="AI">
    <w:p>
      <w:pPr>
        <w:pStyle w:val="CommentText"/>
      </w:pPr>
      <w:r>
        <w:rPr>
          <w:b/>
        </w:rPr>
        <w:t xml:space="preserve">Author Query 14. </w:t>
      </w:r>
      <w:r>
        <w:t xml:space="preserve">This paragraph has 1 sentence(s). Please expand it to at least three sentences where appropriate.</w:t>
      </w:r>
    </w:p>
  </w:comment>
  <w:comment w:id="23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15. </w:t>
      </w:r>
      <w:r>
        <w:t xml:space="preserve">[Low] Conclusion
The conclusion is currently a placeholder and does not yet summarize the paper’s main takeaways or implications. A concise closing synthesis would strengthen the ending.
Suggestion: Consider ending with one or two sentences that restate the main contribution and broader implication.</w:t>
      </w:r>
    </w:p>
  </w:comment>
  <w:comment w:id="37" w:author="CopyEditor AI" w:date="2026-10-18T22:37:27+11:00" w:initials="AI">
    <w:p>
      <w:pPr>
        <w:pStyle w:val="CommentText"/>
      </w:pPr>
      <w:r>
        <w:rPr>
          <w:b/>
        </w:rPr>
        <w:t xml:space="preserve">Author Query 16. </w:t>
      </w:r>
      <w:r>
        <w:t xml:space="preserve">This paragraph has 1 sentence(s). Please expand it to at least three sentences where appropriate.</w:t>
      </w:r>
    </w:p>
  </w:comment>
  <w:comment w:id="1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17. </w:t>
      </w:r>
      <w:r>
        <w:t xml:space="preserve">Reference list issue summary: 1 reference entry could not be automatically verified; 2 reference-format issues. Please review the reference list before publication.</w:t>
      </w:r>
    </w:p>
  </w:comment>
  <w:comment w:id="2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18. </w:t>
      </w:r>
      <w:r>
        <w:t xml:space="preserve">Entry 1: missing year in parentheses — This is the body text content for the References section.</w:t>
      </w:r>
    </w:p>
  </w:comment>
  <w:comment w:id="3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19. </w:t>
      </w:r>
      <w:r>
        <w:t xml:space="preserve">Entry 1: author format may not follow APA 7 (Surname, F.) — This is the body text content for the References section.</w:t>
      </w:r>
    </w:p>
  </w:comment>
  <w:comment w:id="4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20. </w:t>
      </w:r>
      <w:r>
        <w:t xml:space="preserve">Entry 1: we could not verify this reference — please confirm it exists and is complete: This is the body text content for the References section.</w:t>
      </w:r>
    </w:p>
  </w:comment>
  <w:comment w:id="38" w:author="CopyEditor AI" w:date="2026-10-18T22:37:27+11:00" w:initials="AI">
    <w:p>
      <w:pPr>
        <w:pStyle w:val="CommentText"/>
      </w:pPr>
      <w:r>
        <w:rPr>
          <w:rStyle w:val="CommentReference"/>
        </w:rPr>
        <w:annotationRef/>
      </w:r>
      <w:r>
        <w:rPr>
          <w:b/>
        </w:rPr>
        <w:t xml:space="preserve">Author Query 21. </w:t>
      </w:r>
      <w:r>
        <w:t xml:space="preserve">Entry 1: we could not verify this reference — please confirm it exists and is complete: This is the body text content for the References section.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>
  <w:p>
    <w:pPr>
      <w:jc w:val="right"/>
      <w:tabs>
        <w:tab w:val="right" w:pos="9360"/>
      </w:tabs>
    </w:pPr>
    <w:fldSimple w:instr=" PAGE ">
      <w:r>
        <w:rPr>
          <w:rFonts w:ascii="Calibri" w:hAnsi="Calibri" w:cs="Calibri"/>
          <w:sz w:val="22"/>
        </w:rPr>
        <w:t>1</w:t>
      </w:r>
    </w:fldSimple>
  </w:p>
</w:hdr>
</file>

<file path=word/header2.xml><?xml version="1.0" encoding="utf-8"?>
<w:hdr xmlns:w="http://schemas.openxmlformats.org/wordprocessingml/2006/main">
  <w:p>
    <w:pPr>
      <w:jc w:val="right"/>
      <w:tabs>
        <w:tab w:val="right" w:pos="9360"/>
      </w:tabs>
    </w:pPr>
    <w:fldSimple w:instr=" PAGE ">
      <w:r>
        <w:rPr>
          <w:rFonts w:ascii="Calibri" w:hAnsi="Calibri" w:cs="Calibri"/>
          <w:sz w:val="22"/>
        </w:rP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showDel/>
  <w:showInsMarkup/>
  <w:revisionView w:markup="1" w:comments="1" w:displayXMLNames="0" w:showDel="1" w:showInsMarkup="1" w:formatting="1" w:inkAnnotations="1"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left="0" w:firstLine="720"/>
      <w:spacing w:line="480" w:lineRule="auto" w:after="0"/>
      <w:jc w:val="left"/>
    </w:pPr>
    <w:rPr>
      <w:rFonts w:ascii="Calibri" w:hAnsi="Calibri" w:cs="Calibri" w:eastAsia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ind w:left="0"/>
      <w:spacing w:line="480" w:lineRule="auto" w:after="0"/>
      <w:keepNext/>
      <w:keepLines/>
      <w:jc w:val="center"/>
      <w:outlineLvl w:val="0"/>
    </w:pPr>
    <w:rPr>
      <w:rFonts w:ascii="Calibri" w:hAnsi="Calibri" w:cs="Calibri" w:eastAsia="Calibri"/>
      <w:b/>
      <w:bCs/>
      <w:i w:val="0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ind w:left="0"/>
      <w:spacing w:line="480" w:lineRule="auto" w:after="0"/>
      <w:keepNext/>
      <w:keepLines/>
      <w:jc w:val="left"/>
      <w:outlineLvl w:val="1"/>
    </w:pPr>
    <w:rPr>
      <w:rFonts w:ascii="Calibri" w:hAnsi="Calibri" w:cs="Calibri" w:eastAsia="Calibri"/>
      <w:b/>
      <w:bCs/>
      <w:i w:val="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ind w:left="0"/>
      <w:spacing w:line="480" w:lineRule="auto" w:after="0"/>
      <w:keepNext/>
      <w:keepLines/>
      <w:jc w:val="left"/>
      <w:outlineLvl w:val="2"/>
    </w:pPr>
    <w:rPr>
      <w:rFonts w:ascii="Calibri" w:hAnsi="Calibri" w:cs="Calibri" w:eastAsia="Calibri"/>
      <w:b/>
      <w:bCs/>
      <w:i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ind w:left="720"/>
      <w:spacing w:line="480" w:lineRule="auto" w:after="0"/>
      <w:keepNext/>
      <w:keepLines/>
      <w:jc w:val="left"/>
      <w:outlineLvl w:val="3"/>
    </w:pPr>
    <w:rPr>
      <w:rFonts w:ascii="Calibri" w:hAnsi="Calibri" w:cs="Calibri" w:eastAsia="Calibri"/>
      <w:b/>
      <w:bCs/>
      <w:i w:val="0"/>
      <w:iCs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ind w:left="720"/>
      <w:spacing w:line="480" w:lineRule="auto" w:after="0"/>
      <w:keepNext/>
      <w:keepLines/>
      <w:jc w:val="left"/>
      <w:outlineLvl w:val="4"/>
    </w:pPr>
    <w:rPr>
      <w:rFonts w:ascii="Calibri" w:hAnsi="Calibri" w:cs="Calibri" w:eastAsia="Calibri"/>
      <w:b/>
      <w:i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hAnsi="Calibri" w:eastAsia="Calibri" w:cs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hAnsi="Calibri" w:eastAsia="Calibri" w:cs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hAnsi="Calibri" w:eastAsia="Calibri" w:cs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hAnsi="Calibri" w:eastAsia="Calibri" w:cs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Calibri" w:hAnsi="Calibri" w:eastAsia="Calibri" w:cs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Calibri" w:hAnsi="Calibri" w:eastAsia="Calibri" w:cs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Calibri" w:hAnsi="Calibri" w:eastAsia="Calibri" w:cs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 w:eastAsia="Calibri" w:cs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Calibri" w:hAnsi="Calibri" w:eastAsia="Calibri" w:cs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hAnsi="Calibri" w:eastAsia="Calibri" w:cs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Calibri" w:hAnsi="Calibri" w:eastAsia="Calibri" w:cs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 w:eastAsia="Calibri" w:cs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 w:eastAsia="Calibri" w:cs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480" w:lineRule="auto" w:after="0"/>
      <w:ind w:left="720" w:right="720" w:firstLine="0"/>
      <w:jc w:val="left"/>
    </w:pPr>
    <w:rPr>
      <w:rFonts w:ascii="Calibri" w:hAnsi="Calibri" w:cs="Calibri" w:eastAsia="Calibri"/>
      <w:b w:val="0"/>
      <w:i w:val="0"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Calibri" w:hAnsi="Calibri" w:eastAsia="Calibri" w:cs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Calibri" w:hAnsi="Calibri" w:eastAsia="Calibri" w:cs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Calibri" w:hAnsi="Calibri" w:eastAsia="Calibri" w:cs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Calibri" w:hAnsi="Calibri" w:eastAsia="Calibri" w:cs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Calibri" w:hAnsi="Calibri" w:eastAsia="Calibri" w:cs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Calibri" w:hAnsi="Calibri" w:eastAsia="Calibri" w:cs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Calibri" w:hAnsi="Calibri" w:eastAsia="Calibri" w:cs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Title">
    <w:name w:val="Article Title"/>
  </w:style>
  <w:style w:type="paragraph" w:customStyle="1" w:styleId="Authors">
    <w:name w:val="Authors"/>
  </w:style>
  <w:style w:type="paragraph" w:customStyle="1" w:styleId="AuthorAffiliations">
    <w:name w:val="Author Affiliations"/>
  </w:style>
  <w:style w:type="paragraph" w:customStyle="1" w:styleId="PractitionerNotes">
    <w:name w:val="Practitioner Notes"/>
  </w:style>
  <w:style w:type="paragraph" w:customStyle="1" w:styleId="HeadingFrontPage">
    <w:name w:val="Heading Front Page"/>
    <w:basedOn w:val="Normal"/>
    <w:pPr>
      <w:ind w:left="0" w:firstLine="0"/>
      <w:spacing w:line="480" w:lineRule="auto" w:after="0"/>
      <w:keepNext/>
      <w:jc w:val="center"/>
    </w:pPr>
    <w:rPr>
      <w:rFonts w:ascii="Calibri" w:hAnsi="Calibri" w:cs="Calibri" w:eastAsia="Calibri"/>
      <w:b/>
      <w:i w:val="0"/>
      <w:sz w:val="22"/>
      <w:szCs w:val="22"/>
    </w:rPr>
  </w:style>
  <w:style w:type="paragraph" w:customStyle="1" w:styleId="FrontPageText">
    <w:name w:val="Front Page Text"/>
    <w:basedOn w:val="Normal"/>
    <w:pPr>
      <w:ind w:left="0" w:firstLine="0"/>
      <w:spacing w:line="480" w:lineRule="auto" w:after="0"/>
      <w:jc w:val="left"/>
    </w:pPr>
    <w:rPr>
      <w:rFonts w:ascii="Calibri" w:hAnsi="Calibri" w:cs="Calibri" w:eastAsia="Calibri"/>
      <w:b w:val="0"/>
      <w:i w:val="0"/>
      <w:sz w:val="22"/>
      <w:szCs w:val="22"/>
    </w:rPr>
  </w:style>
  <w:style w:type="paragraph" w:customStyle="1" w:styleId="TableNumber">
    <w:name w:val="Table Number"/>
    <w:basedOn w:val="Normal"/>
    <w:pPr>
      <w:spacing w:line="480" w:lineRule="auto" w:after="0"/>
      <w:keepNext/>
      <w:jc w:val="left"/>
    </w:pPr>
    <w:rPr>
      <w:rFonts w:ascii="Calibri" w:hAnsi="Calibri" w:cs="Calibri" w:eastAsia="Calibri"/>
      <w:b/>
      <w:i w:val="0"/>
      <w:sz w:val="22"/>
    </w:rPr>
  </w:style>
  <w:style w:type="paragraph" w:customStyle="1" w:styleId="TableTitle">
    <w:name w:val="Table Title"/>
    <w:basedOn w:val="Normal"/>
    <w:pPr>
      <w:spacing w:line="480" w:lineRule="auto" w:after="0"/>
      <w:keepNext/>
      <w:jc w:val="left"/>
    </w:pPr>
    <w:rPr>
      <w:rFonts w:ascii="Calibri" w:hAnsi="Calibri" w:cs="Calibri" w:eastAsia="Calibri"/>
      <w:b w:val="0"/>
      <w:i/>
      <w:sz w:val="22"/>
    </w:rPr>
  </w:style>
  <w:style w:type="paragraph" w:customStyle="1" w:styleId="FigureNumber">
    <w:name w:val="Figure Number"/>
    <w:basedOn w:val="Normal"/>
    <w:pPr>
      <w:spacing w:line="480" w:lineRule="auto" w:after="0"/>
      <w:keepNext/>
      <w:jc w:val="left"/>
    </w:pPr>
    <w:rPr>
      <w:rFonts w:ascii="Calibri" w:hAnsi="Calibri" w:cs="Calibri" w:eastAsia="Calibri"/>
      <w:b/>
      <w:i w:val="0"/>
      <w:sz w:val="22"/>
    </w:rPr>
  </w:style>
  <w:style w:type="paragraph" w:customStyle="1" w:styleId="FigureTitle">
    <w:name w:val="Figure Title"/>
    <w:basedOn w:val="Normal"/>
    <w:pPr>
      <w:spacing w:line="480" w:lineRule="auto" w:after="0"/>
      <w:keepNext/>
      <w:jc w:val="left"/>
    </w:pPr>
    <w:rPr>
      <w:rFonts w:ascii="Calibri" w:hAnsi="Calibri" w:cs="Calibri" w:eastAsia="Calibri"/>
      <w:b w:val="0"/>
      <w:i/>
      <w:sz w:val="22"/>
    </w:rPr>
  </w:style>
  <w:style w:type="paragraph" w:customStyle="1" w:styleId="APA7ReferenceListEntry">
    <w:name w:val="APA 7 Reference List Entry"/>
    <w:basedOn w:val="Normal"/>
    <w:pPr>
      <w:ind w:left="720" w:hanging="720"/>
      <w:spacing w:line="480" w:lineRule="auto" w:after="0"/>
      <w:jc w:val="left"/>
    </w:pPr>
    <w:rPr>
      <w:rFonts w:ascii="Calibri" w:hAnsi="Calibri" w:cs="Calibri" w:eastAsia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s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