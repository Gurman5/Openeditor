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ins w:id="9650" w:author="CopyEditor AI" w:date="2026-10-18T22:37:27+11:00"/>
    </w:p>
    <w:p>
      <w:pPr>
        <w:pStyle w:val="Authors"/>
        <w:jc w:val="center"/>
        <w:spacing w:line="480" w:lineRule="auto" w:before="0" w:after="0"/>
        <w:ind w:left="0" w:firstLine="0"/>
        <w:pPrChange w:id="9651" w:author="CopyEditor AI" w:date="2026-10-18T22:37:27+11:00">
          <w:pPr>
            <w:pStyle w:val="Normal"/>
          </w:pPr>
        </w:pPrChange>
      </w:pPr>
      <w:ins w:id="9651" w:author="CopyEditor AI" w:date="2026-10-18T22:37:27+11:00"/>
    </w:p>
    <w:p>
      <w:pPr>
        <w:pStyle w:val="Normal"/>
        <w:jc w:val="center"/>
        <w:spacing w:line="480" w:lineRule="auto" w:before="0" w:after="0"/>
        <w:ind w:left="0" w:firstLine="0"/>
        <w:pPrChange w:id="9652" w:author="CopyEditor AI" w:date="2026-10-18T22:37:27+11:00">
          <w:pPr>
            <w:pStyle w:val="Normal"/>
          </w:pPr>
        </w:pPrChange>
      </w:pPr>
      <w:ins w:id="9652" w:author="CopyEditor AI" w:date="2026-10-18T22:37:27+11:00"/>
    </w:p>
    <w:p>
      <w:commentRangeStart w:id="9"/>
      <w:pPr>
        <w:pStyle w:val="ArticleTitle"/>
        <w:jc w:val="center"/>
        <w:spacing w:line="480" w:lineRule="auto" w:before="0" w:after="0"/>
        <w:ind w:left="0" w:firstLine="0"/>
        <w:pPrChange w:id="9650" w:author="CopyEditor AI" w:date="2026-10-18T22:37:27+11:00">
          <w:pPr>
            <w:pStyle w:val="ArticleTitle"/>
          </w:pPr>
        </w:pPrChange>
      </w:pPr>
      <w:r>
        <w:t>Active Learning in Higher Education: A Classroom Study</w:t>
      </w:r>
      <w:commentRangeEnd w:id="9"/>
      <w:r>
        <w:rPr>
          <w:rStyle w:val="CommentReference"/>
        </w:rPr>
        <w:commentReference w:id="9"/>
      </w:r>
    </w:p>
    <w:p>
      <w:commentRangeStart w:id="8"/>
      <w:pPr>
        <w:pStyle w:val="Authors"/>
      </w:pPr>
      <w:r>
        <w:t>Author details removed for review</w:t>
      </w:r>
      <w:commentRangeEnd w:id="8"/>
      <w:r>
        <w:rPr>
          <w:rStyle w:val="CommentReference"/>
        </w:rPr>
        <w:commentReference w:id="8"/>
      </w:r>
    </w:p>
    <w:p>
      <w:pPr>
        <w:pStyle w:val="AuthorAffiliations"/>
      </w:pPr>
      <w:r>
        <w:t>Affiliation details removed</w:t>
      </w:r>
    </w:p>
    <w:p>
      <w:commentRangeStart w:id="1"/>
      <w:commentRangeStart w:id="10"/>
      <w:pPr>
        <w:pStyle w:val="HeadingFrontPage"/>
        <w:pPrChange w:id="7000" w:author="CopyEditor AI" w:date="2026-10-18T22:37:27+11:00">
          <w:pPr/>
        </w:pPrChange>
      </w:pPr>
      <w:r>
        <w:t>Abstract</w:t>
      </w:r>
      <w:commentRangeEnd w:id="1"/>
      <w:r>
        <w:rPr>
          <w:rStyle w:val="CommentReference"/>
        </w:rPr>
        <w:commentReference w:id="1"/>
      </w:r>
      <w:commentRangeEnd w:id="10"/>
      <w:r>
        <w:rPr>
          <w:rStyle w:val="CommentReference"/>
        </w:rPr>
        <w:commentReference w:id="10"/>
      </w:r>
    </w:p>
    <w:p>
      <w:pPr>
        <w:pStyle w:val="FrontPageText"/>
      </w:pPr>
      <w:r>
        <w:t>This manuscript examines active learning in higher education classrooms. The study compares response systems, peer discussion, and structured formative feedback across undergraduate teaching sessions. It reports participation, perceived usefulness, and assessment outcomes. Results suggest that frequent low-stakes interactions are associated with stronger engagement and clearer academic gains. The paper discusses practical implications for curriculum design, theoretical implications for engagement research, and limitations including self-reported data and a modest sample. These findings indicate that embedding purposeful active learning tasks can support student success when tasks are aligned with learning outcomes and feedback cycles.</w:t>
      </w:r>
    </w:p>
    <w:p>
      <w:r>
        <w:t>Practitioner Notes</w:t>
      </w:r>
    </w:p>
    <w:p>
      <w:pPr>
        <w:pStyle w:val="PractitionerNotes"/>
      </w:pPr>
      <w:r>
        <w:t xml:space="preserve">Practical note </w:t>
      </w:r>
      <w:del w:id="9653" w:author="CopyEditor AI" w:date="2026-10-18T22:37:27+11:00">
        <w:r>
          <w:delText>1</w:delText>
        </w:r>
      </w:del>
      <w:ins w:id="9654" w:author="CopyEditor AI" w:date="2026-10-18T22:37:27+11:00">
        <w:r>
          <w:t xml:space="preserve">one</w:t>
        </w:r>
      </w:ins>
      <w:r>
        <w:t xml:space="preserve"> for teaching staff.</w:t>
      </w:r>
    </w:p>
    <w:p>
      <w:pPr>
        <w:pStyle w:val="PractitionerNotes"/>
      </w:pPr>
      <w:r>
        <w:t xml:space="preserve">Practical note </w:t>
      </w:r>
      <w:del w:id="9655" w:author="CopyEditor AI" w:date="2026-10-18T22:37:27+11:00">
        <w:r>
          <w:delText>2</w:delText>
        </w:r>
      </w:del>
      <w:ins w:id="9656" w:author="CopyEditor AI" w:date="2026-10-18T22:37:27+11:00">
        <w:r>
          <w:t xml:space="preserve">two</w:t>
        </w:r>
      </w:ins>
      <w:r>
        <w:t xml:space="preserve"> for teaching staff.</w:t>
      </w:r>
    </w:p>
    <w:p>
      <w:pPr>
        <w:pStyle w:val="PractitionerNotes"/>
      </w:pPr>
      <w:r>
        <w:t xml:space="preserve">Practical note </w:t>
      </w:r>
      <w:del w:id="9657" w:author="CopyEditor AI" w:date="2026-10-18T22:37:27+11:00">
        <w:r>
          <w:delText>3</w:delText>
        </w:r>
      </w:del>
      <w:ins w:id="9658" w:author="CopyEditor AI" w:date="2026-10-18T22:37:27+11:00">
        <w:r>
          <w:t xml:space="preserve">three</w:t>
        </w:r>
      </w:ins>
      <w:r>
        <w:t xml:space="preserve"> for teaching staff.</w:t>
      </w:r>
    </w:p>
    <w:p>
      <w:pPr>
        <w:pStyle w:val="PractitionerNotes"/>
      </w:pPr>
      <w:r>
        <w:t xml:space="preserve">Practical note </w:t>
      </w:r>
      <w:del w:id="9659" w:author="CopyEditor AI" w:date="2026-10-18T22:37:27+11:00">
        <w:r>
          <w:delText>4</w:delText>
        </w:r>
      </w:del>
      <w:ins w:id="9660" w:author="CopyEditor AI" w:date="2026-10-18T22:37:27+11:00">
        <w:r>
          <w:t xml:space="preserve">four</w:t>
        </w:r>
      </w:ins>
      <w:r>
        <w:t xml:space="preserve"> for teaching staff.</w:t>
      </w:r>
    </w:p>
    <w:p>
      <w:pPr>
        <w:pStyle w:val="PractitionerNotes"/>
      </w:pPr>
      <w:r>
        <w:t xml:space="preserve">Practical note </w:t>
      </w:r>
      <w:del w:id="9661" w:author="CopyEditor AI" w:date="2026-10-18T22:37:27+11:00">
        <w:r>
          <w:delText>5</w:delText>
        </w:r>
      </w:del>
      <w:ins w:id="9662" w:author="CopyEditor AI" w:date="2026-10-18T22:37:27+11:00">
        <w:r>
          <w:t xml:space="preserve">five</w:t>
        </w:r>
      </w:ins>
      <w:r>
        <w:t xml:space="preserve"> for teaching staff.</w:t>
      </w:r>
    </w:p>
    <w:p>
      <w:commentRangeStart w:id="2"/>
      <w:pPr>
        <w:pStyle w:val="HeadingFrontPage"/>
        <w:pPrChange w:id="7100" w:author="CopyEditor AI" w:date="2026-10-18T22:37:27+11:00">
          <w:pPr/>
        </w:pPrChange>
      </w:pPr>
      <w:r>
        <w:rPr>
          <w:i/>
        </w:rPr>
        <w:t>Keywords</w:t>
      </w:r>
      <w:commentRangeEnd w:id="2"/>
      <w:r>
        <w:rPr>
          <w:rStyle w:val="CommentReference"/>
        </w:rPr>
        <w:commentReference w:id="2"/>
      </w:r>
    </w:p>
    <w:p>
      <w:pPr>
        <w:pStyle w:val="FrontPageText"/>
        <w:ind w:left="720" w:firstLine="0"/>
        <w:pPrChange w:id="7101" w:author="CopyEditor AI" w:date="2026-10-18T22:37:27+11:00">
          <w:pPr/>
        </w:pPrChange>
      </w:pPr>
      <w:r>
        <w:t>higher education, active learning, student engagement, formative feedback</w:t>
      </w:r>
    </w:p>
    <w:p>
      <w:pPr>
        <w:jc w:val="center"/>
        <w:spacing w:line="480" w:lineRule="auto" w:before="0" w:after="0"/>
        <w:ind w:left="0" w:firstLine="0"/>
        <w:pPrChange w:id="9652" w:author="CopyEditor AI" w:date="2026-10-18T22:37:27+11:00">
          <w:pPr/>
        </w:pPrChange>
      </w:pPr>
      <w:commentRangeStart w:id="11"/>
      <w:r>
        <w:t>Additional note: Dr A. Researcher thanks colleagues at Example University for access to data.</w:t>
      </w:r>
      <w:commentRangeEnd w:id="11"/>
      <w:r>
        <w:rPr>
          <w:rStyle w:val="CommentReference"/>
        </w:rPr>
        <w:commentReference w:id="11"/>
      </w:r>
    </w:p>
    <w:p>
      <w:pPr>
        <w:pStyle w:val="Heading1"/>
        <w:pageBreakBefore/>
        <w:keepNext/>
        <w:keepLines/>
      </w:pPr>
      <w:r>
        <w:t>Introduction</w:t>
      </w:r>
    </w:p>
    <w:p>
      <w:pPr>
        <w:pStyle w:val="Normal"/>
        <w:pPrChange w:id="5000" w:author="CopyEditor AI" w:date="2026-10-18T22:37:27+11:00">
          <w:pPr/>
        </w:pPrChange>
      </w:pPr>
      <w:commentRangeStart w:id="12"/>
      <w:commentRangeStart w:id="13"/>
      <w:commentRangeStart w:id="21"/>
      <w:r>
        <w:t xml:space="preserve">Active</w:t>
      </w:r>
      <w:commentRangeEnd w:id="21"/>
      <w:r>
        <w:rPr>
          <w:rStyle w:val="CommentReference"/>
        </w:rPr>
        <w:commentReference w:id="21"/>
      </w:r>
      <w:r>
        <w:t xml:space="preserve"> learning has been linked to improved outcomes in higher education (Freeman et al., 2014; Chi, 2009). Engagement matters for persistence and achievement (Kahn, 2013; Snijders et al., 2020).</w:t>
      </w:r>
      <w:commentRangeEnd w:id="12"/>
      <w:r>
        <w:rPr>
          <w:rStyle w:val="CommentReference"/>
        </w:rPr>
        <w:commentReference w:id="12"/>
      </w:r>
      <w:commentRangeEnd w:id="13"/>
      <w:r>
        <w:rPr>
          <w:rStyle w:val="CommentReference"/>
        </w:rPr>
        <w:commentReference w:id="13"/>
      </w:r>
    </w:p>
    <w:p>
      <w:pPr>
        <w:pStyle w:val="Heading1"/>
        <w:keepNext/>
        <w:keepLines/>
      </w:pPr>
      <w:r>
        <w:t>Literature</w:t>
      </w:r>
    </w:p>
    <w:p>
      <w:pPr>
        <w:pStyle w:val="Normal"/>
        <w:pPrChange w:id="5001" w:author="CopyEditor AI" w:date="2026-10-18T22:37:27+11:00">
          <w:pPr/>
        </w:pPrChange>
      </w:pPr>
      <w:commentRangeStart w:id="22"/>
      <w:r>
        <w:t xml:space="preserve">Prior</w:t>
      </w:r>
      <w:commentRangeEnd w:id="22"/>
      <w:r>
        <w:rPr>
          <w:rStyle w:val="CommentReference"/>
        </w:rPr>
        <w:commentReference w:id="22"/>
      </w:r>
      <w:r>
        <w:t xml:space="preserve"> work distinguishes active, constructive, and interactive learning.</w:t>
      </w:r>
    </w:p>
    <w:p>
      <w:pPr>
        <w:pStyle w:val="Heading1"/>
        <w:keepNext/>
        <w:keepLines/>
      </w:pPr>
      <w:r>
        <w:t>Method</w:t>
      </w:r>
    </w:p>
    <w:p>
      <w:pPr>
        <w:pStyle w:val="Heading2"/>
        <w:keepNext/>
        <w:keepLines/>
      </w:pPr>
      <w:r>
        <w:t>Research Design</w:t>
      </w:r>
    </w:p>
    <w:p>
      <w:pPr>
        <w:pStyle w:val="Normal"/>
        <w:pPrChange w:id="5002" w:author="CopyEditor AI" w:date="2026-10-18T22:37:27+11:00">
          <w:pPr/>
        </w:pPrChange>
      </w:pPr>
      <w:commentRangeStart w:id="14"/>
      <w:commentRangeStart w:id="23"/>
      <w:r>
        <w:t xml:space="preserve">A</w:t>
      </w:r>
      <w:commentRangeEnd w:id="23"/>
      <w:r>
        <w:rPr>
          <w:rStyle w:val="CommentReference"/>
        </w:rPr>
        <w:commentReference w:id="23"/>
      </w:r>
      <w:r>
        <w:t xml:space="preserve"> within-course comparison design guided the study.</w:t>
      </w:r>
      <w:commentRangeEnd w:id="14"/>
      <w:r>
        <w:rPr>
          <w:rStyle w:val="CommentReference"/>
        </w:rPr>
        <w:commentReference w:id="14"/>
      </w:r>
    </w:p>
    <w:p>
      <w:pPr>
        <w:pStyle w:val="Heading2"/>
        <w:keepNext/>
        <w:keepLines/>
      </w:pPr>
      <w:r>
        <w:t>Participants</w:t>
      </w:r>
    </w:p>
    <w:p>
      <w:pPr>
        <w:pStyle w:val="Normal"/>
        <w:pPrChange w:id="5003" w:author="CopyEditor AI" w:date="2026-10-18T22:37:27+11:00">
          <w:pPr/>
        </w:pPrChange>
      </w:pPr>
      <w:commentRangeStart w:id="15"/>
      <w:commentRangeStart w:id="24"/>
      <w:r>
        <w:t xml:space="preserve">Participants</w:t>
      </w:r>
      <w:commentRangeEnd w:id="24"/>
      <w:r>
        <w:rPr>
          <w:rStyle w:val="CommentReference"/>
        </w:rPr>
        <w:commentReference w:id="24"/>
      </w:r>
      <w:r>
        <w:t xml:space="preserve"> were undergraduate students at a public university.</w:t>
      </w:r>
      <w:commentRangeEnd w:id="15"/>
      <w:r>
        <w:rPr>
          <w:rStyle w:val="CommentReference"/>
        </w:rPr>
        <w:commentReference w:id="15"/>
      </w:r>
    </w:p>
    <w:p>
      <w:pPr>
        <w:pStyle w:val="Heading2"/>
        <w:keepNext/>
        <w:keepLines/>
      </w:pPr>
      <w:r>
        <w:t>Measures</w:t>
      </w:r>
    </w:p>
    <w:p>
      <w:pPr>
        <w:pStyle w:val="Normal"/>
        <w:pPrChange w:id="5004" w:author="CopyEditor AI" w:date="2026-10-18T22:37:27+11:00">
          <w:pPr/>
        </w:pPrChange>
      </w:pPr>
      <w:commentRangeStart w:id="25"/>
      <w:r>
        <w:t xml:space="preserve">Measures</w:t>
      </w:r>
      <w:commentRangeEnd w:id="25"/>
      <w:r>
        <w:rPr>
          <w:rStyle w:val="CommentReference"/>
        </w:rPr>
        <w:commentReference w:id="25"/>
      </w:r>
      <w:r>
        <w:t xml:space="preserve"> included attendance, quiz scores, and engagement surveys.</w:t>
      </w:r>
    </w:p>
    <w:p>
      <w:pPr>
        <w:pStyle w:val="Heading2"/>
        <w:keepNext/>
        <w:keepLines/>
      </w:pPr>
      <w:r>
        <w:t>Procedure</w:t>
      </w:r>
    </w:p>
    <w:p>
      <w:pPr>
        <w:pStyle w:val="Normal"/>
        <w:pPrChange w:id="5005" w:author="CopyEditor AI" w:date="2026-10-18T22:37:27+11:00">
          <w:pPr/>
        </w:pPrChange>
      </w:pPr>
      <w:commentRangeStart w:id="26"/>
      <w:r>
        <w:t xml:space="preserve">Sessions</w:t>
      </w:r>
      <w:commentRangeEnd w:id="26"/>
      <w:r>
        <w:rPr>
          <w:rStyle w:val="CommentReference"/>
        </w:rPr>
        <w:commentReference w:id="26"/>
      </w:r>
      <w:r>
        <w:t xml:space="preserve"> were taught with active learning activities.</w:t>
      </w:r>
    </w:p>
    <w:p>
      <w:pPr>
        <w:pStyle w:val="Heading2"/>
        <w:keepNext/>
        <w:keepLines/>
      </w:pPr>
      <w:r>
        <w:t>Analysis</w:t>
      </w:r>
    </w:p>
    <w:p>
      <w:pPr>
        <w:pStyle w:val="Normal"/>
        <w:pPrChange w:id="5006" w:author="CopyEditor AI" w:date="2026-10-18T22:37:27+11:00">
          <w:pPr/>
        </w:pPrChange>
      </w:pPr>
      <w:commentRangeStart w:id="27"/>
      <w:r>
        <w:t xml:space="preserve">Data</w:t>
      </w:r>
      <w:commentRangeEnd w:id="27"/>
      <w:r>
        <w:rPr>
          <w:rStyle w:val="CommentReference"/>
        </w:rPr>
        <w:commentReference w:id="27"/>
      </w:r>
      <w:r>
        <w:t xml:space="preserve"> were analysed using descriptive statistics and thematic coding.</w:t>
      </w:r>
    </w:p>
    <w:p>
      <w:pPr>
        <w:pStyle w:val="Heading1"/>
        <w:keepNext/>
        <w:keepLines/>
      </w:pPr>
      <w:r>
        <w:t>Results</w:t>
      </w:r>
    </w:p>
    <w:p>
      <w:pPr>
        <w:pStyle w:val="Normal"/>
        <w:pPrChange w:id="5007" w:author="CopyEditor AI" w:date="2026-10-18T22:37:27+11:00">
          <w:pPr/>
        </w:pPrChange>
      </w:pPr>
      <w:commentRangeStart w:id="16"/>
      <w:commentRangeStart w:id="28"/>
      <w:r>
        <w:t xml:space="preserve">Participants</w:t>
      </w:r>
      <w:commentRangeEnd w:id="28"/>
      <w:r>
        <w:rPr>
          <w:rStyle w:val="CommentReference"/>
        </w:rPr>
        <w:commentReference w:id="28"/>
      </w:r>
      <w:r>
        <w:t xml:space="preserve"> reported greater engagement in interactive sessions.</w:t>
      </w:r>
      <w:commentRangeEnd w:id="16"/>
      <w:r>
        <w:rPr>
          <w:rStyle w:val="CommentReference"/>
        </w:rPr>
        <w:commentReference w:id="16"/>
      </w:r>
    </w:p>
    <w:p>
      <w:pPr>
        <w:pStyle w:val="Heading1"/>
        <w:keepNext/>
        <w:keepLines/>
      </w:pPr>
      <w:r>
        <w:t>Discussion</w:t>
      </w:r>
    </w:p>
    <w:p>
      <w:pPr>
        <w:pStyle w:val="Heading2"/>
        <w:keepNext/>
        <w:keepLines/>
      </w:pPr>
      <w:r>
        <w:t>Practical Implications</w:t>
      </w:r>
    </w:p>
    <w:p>
      <w:pPr>
        <w:pStyle w:val="Normal"/>
        <w:pPrChange w:id="5008" w:author="CopyEditor AI" w:date="2026-10-18T22:37:27+11:00">
          <w:pPr/>
        </w:pPrChange>
      </w:pPr>
      <w:commentRangeStart w:id="29"/>
      <w:r>
        <w:t xml:space="preserve">Teachers</w:t>
      </w:r>
      <w:commentRangeEnd w:id="29"/>
      <w:r>
        <w:rPr>
          <w:rStyle w:val="CommentReference"/>
        </w:rPr>
        <w:commentReference w:id="29"/>
      </w:r>
      <w:r>
        <w:t xml:space="preserve"> should schedule interactive tasks deliberately.</w:t>
      </w:r>
    </w:p>
    <w:p>
      <w:pPr>
        <w:pStyle w:val="Heading2"/>
        <w:keepNext/>
        <w:keepLines/>
      </w:pPr>
      <w:r>
        <w:t>Theoretical Implications</w:t>
      </w:r>
    </w:p>
    <w:p>
      <w:pPr>
        <w:pStyle w:val="Normal"/>
        <w:pPrChange w:id="5009" w:author="CopyEditor AI" w:date="2026-10-18T22:37:27+11:00">
          <w:pPr/>
        </w:pPrChange>
      </w:pPr>
      <w:commentRangeStart w:id="17"/>
      <w:commentRangeStart w:id="30"/>
      <w:r>
        <w:t xml:space="preserve">The</w:t>
      </w:r>
      <w:commentRangeEnd w:id="30"/>
      <w:r>
        <w:rPr>
          <w:rStyle w:val="CommentReference"/>
        </w:rPr>
        <w:commentReference w:id="30"/>
      </w:r>
      <w:r>
        <w:t xml:space="preserve"> findings support active engagement models of learning.</w:t>
      </w:r>
      <w:commentRangeEnd w:id="17"/>
      <w:r>
        <w:rPr>
          <w:rStyle w:val="CommentReference"/>
        </w:rPr>
        <w:commentReference w:id="17"/>
      </w:r>
    </w:p>
    <w:p>
      <w:pPr>
        <w:pStyle w:val="Heading2"/>
        <w:keepNext/>
        <w:keepLines/>
      </w:pPr>
      <w:r>
        <w:t>Limitations and Future Research</w:t>
      </w:r>
    </w:p>
    <w:p>
      <w:pPr>
        <w:pStyle w:val="Normal"/>
        <w:pPrChange w:id="5010" w:author="CopyEditor AI" w:date="2026-10-18T22:37:27+11:00">
          <w:pPr/>
        </w:pPrChange>
      </w:pPr>
      <w:commentRangeStart w:id="31"/>
      <w:r>
        <w:t xml:space="preserve">Future</w:t>
      </w:r>
      <w:commentRangeEnd w:id="31"/>
      <w:r>
        <w:rPr>
          <w:rStyle w:val="CommentReference"/>
        </w:rPr>
        <w:commentReference w:id="31"/>
      </w:r>
      <w:r>
        <w:t xml:space="preserve"> studies should include larger samples and objective assessment data.</w:t>
      </w:r>
    </w:p>
    <w:p>
      <w:pPr>
        <w:pStyle w:val="Heading1"/>
        <w:keepNext/>
        <w:keepLines/>
      </w:pPr>
      <w:r>
        <w:t>Conclusion</w:t>
      </w:r>
    </w:p>
    <w:p>
      <w:pPr>
        <w:pStyle w:val="Normal"/>
        <w:pPrChange w:id="5011" w:author="CopyEditor AI" w:date="2026-10-18T22:37:27+11:00">
          <w:pPr/>
        </w:pPrChange>
      </w:pPr>
      <w:commentRangeStart w:id="18"/>
      <w:commentRangeStart w:id="32"/>
      <w:r>
        <w:t xml:space="preserve">Active</w:t>
      </w:r>
      <w:commentRangeEnd w:id="32"/>
      <w:r>
        <w:rPr>
          <w:rStyle w:val="CommentReference"/>
        </w:rPr>
        <w:commentReference w:id="32"/>
      </w:r>
      <w:r>
        <w:t xml:space="preserve"> learning is worth modelling in practice.</w:t>
      </w:r>
      <w:commentRangeEnd w:id="18"/>
      <w:r>
        <w:rPr>
          <w:rStyle w:val="CommentReference"/>
        </w:rPr>
        <w:commentReference w:id="18"/>
      </w:r>
    </w:p>
    <w:p>
      <w:pPr>
        <w:pStyle w:val="Heading1"/>
        <w:keepNext/>
        <w:keepLines/>
      </w:pPr>
      <w:r>
        <w:t>Acknowledgements</w:t>
      </w:r>
    </w:p>
    <w:p>
      <w:pPr>
        <w:pStyle w:val="Normal"/>
        <w:pPrChange w:id="5012" w:author="CopyEditor AI" w:date="2026-10-18T22:37:27+11:00">
          <w:pPr/>
        </w:pPrChange>
      </w:pPr>
      <w:commentRangeStart w:id="3"/>
      <w:commentRangeStart w:id="4"/>
      <w:commentRangeStart w:id="5"/>
      <w:commentRangeStart w:id="6"/>
      <w:commentRangeStart w:id="7"/>
      <w:commentRangeStart w:id="19"/>
      <w:r>
        <w:t>Thanks to peer reviewers and teaching teams.</w:t>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commentRangeEnd w:id="7"/>
      <w:r>
        <w:rPr>
          <w:rStyle w:val="CommentReference"/>
        </w:rPr>
        <w:commentReference w:id="7"/>
      </w:r>
      <w:commentRangeEnd w:id="19"/>
      <w:r>
        <w:rPr>
          <w:rStyle w:val="CommentReference"/>
        </w:rPr>
        <w:commentReference w:id="19"/>
      </w:r>
    </w:p>
    <w:p>
      <w:pPr>
        <w:pStyle w:val="Heading1"/>
        <w:keepNext/>
        <w:keepLines/>
        <w:pageBreakBefore/>
      </w:pPr>
      <w:commentRangeStart w:id="20"/>
      <w:r>
        <w:t>References</w:t>
      </w:r>
      <w:commentRangeEnd w:id="20"/>
      <w:r>
        <w:rPr>
          <w:rStyle w:val="CommentReference"/>
        </w:rPr>
        <w:commentReference w:id="20"/>
      </w:r>
    </w:p>
    <w:p>
      <w:pPr>
        <w:pStyle w:val="APA7ReferenceListEntry"/>
      </w:pPr>
      <w:del w:id="9663" w:author="CopyEditor AI" w:date="2026-10-18T22:37:27+11:00">
        <w:r>
          <w:delText xml:space="preserve">Freeman, S., Eddy, S. L., McDonough, M., Smith, M. K., Okoroafor, N., Jordt, H., &amp; Wenderoth, M. P. (2014). Active learning increases student performance in science, engineering, and mathematics. Proceedings of the National Academy of Sciences, 111(23), 8410-8415. https://doi.org/10.1073/pnas.1319030111</w:delText>
        </w:r>
      </w:del>
      <w:ins w:id="9664" w:author="CopyEditor AI" w:date="2026-10-18T22:37:27+11:00">
        <w:r>
          <w:rPr>
            <w:sz w:val="22"/>
            <w:szCs w:val="22"/>
          </w:rPr>
          <w:t xml:space="preserve">Freeman, S., Eddy, S. L., McDonough, M., Smith, M. K., Okoroafor, N., Jordt, H., &amp; Wenderoth, M. P. (2014). Active learning increases student performance in science, engineering, and mathematics. Proceedings of the National Academy of Sciences, 111(23), 8410–8415.</w:t>
        </w:r>
      </w:ins>
      <w:hyperlink r:id="rId11" w:history="1">
        <w:ins w:id="9665" w:author="CopyEditor AI" w:date="2026-10-18T22:37:27+11:00">
          <w:r>
            <w:rPr>
              <w:rStyle w:val="Hyperlink"/>
              <w:color w:val="000000"/>
              <w:sz w:val="22"/>
              <w:szCs w:val="22"/>
            </w:rPr>
            <w:t xml:space="preserve">https://doi.org/10.1073/pnas.1319030111</w:t>
          </w:r>
        </w:ins>
      </w:hyperlink>
    </w:p>
    <w:p>
      <w:pPr>
        <w:pStyle w:val="APA7ReferenceListEntry"/>
      </w:pPr>
      <w:del w:id="9666" w:author="CopyEditor AI" w:date="2026-10-18T22:37:27+11:00">
        <w:r>
          <w:delText xml:space="preserve">Chi, M. T. H. (2009). Active-constructive-interactive: A conceptual framework for differentiating learning activities. Topics in Cognitive Science, 1(1), 73-105. https://doi.org/10.1111/j.1756-8765.2008.01005.x</w:delText>
        </w:r>
      </w:del>
      <w:ins w:id="9667" w:author="CopyEditor AI" w:date="2026-10-18T22:37:27+11:00">
        <w:r>
          <w:rPr>
            <w:sz w:val="22"/>
            <w:szCs w:val="22"/>
          </w:rPr>
          <w:t xml:space="preserve">Chi, M. T. H. (2009). Active‐Constructive‐Interactive: A Conceptual Framework for Differentiating Learning Activities. Topics in Cognitive Science, 1(1), 73–105. Portico.</w:t>
        </w:r>
      </w:ins>
      <w:hyperlink r:id="rId12" w:history="1">
        <w:ins w:id="9668" w:author="CopyEditor AI" w:date="2026-10-18T22:37:27+11:00">
          <w:r>
            <w:rPr>
              <w:rStyle w:val="Hyperlink"/>
              <w:color w:val="000000"/>
              <w:sz w:val="22"/>
              <w:szCs w:val="22"/>
            </w:rPr>
            <w:t xml:space="preserve">https://doi.org/10.1111/j.1756-8765.2008.01005.x</w:t>
          </w:r>
        </w:ins>
      </w:hyperlink>
    </w:p>
    <w:p>
      <w:pPr>
        <w:pStyle w:val="APA7ReferenceListEntry"/>
      </w:pPr>
      <w:del w:id="9669" w:author="CopyEditor AI" w:date="2026-10-18T22:37:27+11:00">
        <w:r>
          <w:delText xml:space="preserve">Kahn, P. E. (2013). Theorising student engagement in higher education. British Educational Research Journal, 40(6), 1005-1018. https://doi.org/10.1002/berj.3121</w:delText>
        </w:r>
      </w:del>
      <w:ins w:id="9670" w:author="CopyEditor AI" w:date="2026-10-18T22:37:27+11:00">
        <w:r>
          <w:rPr>
            <w:sz w:val="22"/>
            <w:szCs w:val="22"/>
          </w:rPr>
          <w:t xml:space="preserve">Kahn, P. E. (2013). Theorising student engagement in higher education. British Educational Research Journal, 40(6), 1005–1018. Portico.</w:t>
        </w:r>
      </w:ins>
      <w:hyperlink r:id="rId13" w:history="1">
        <w:ins w:id="9671" w:author="CopyEditor AI" w:date="2026-10-18T22:37:27+11:00">
          <w:r>
            <w:rPr>
              <w:rStyle w:val="Hyperlink"/>
              <w:color w:val="000000"/>
              <w:sz w:val="22"/>
              <w:szCs w:val="22"/>
            </w:rPr>
            <w:t xml:space="preserve">https://doi.org/10.1002/berj.3121</w:t>
          </w:r>
        </w:ins>
      </w:hyperlink>
    </w:p>
    <w:p>
      <w:pPr>
        <w:pStyle w:val="APA7ReferenceListEntry"/>
      </w:pPr>
      <w:del w:id="9672" w:author="CopyEditor AI" w:date="2026-10-18T22:37:27+11:00">
        <w:r>
          <w:delText xml:space="preserve">Snijders, I., Wijnia, L., Rikers, R. M. J. P., &amp; Loyens, S. M. M. (2020). Building bridges in higher education: Student-faculty relationship quality, student engagement, and student loyalty. International Journal of Educational Research, 100, 101538. https://doi.org/10.1016/j.ijer.2020.101538</w:delText>
        </w:r>
      </w:del>
      <w:ins w:id="9673" w:author="CopyEditor AI" w:date="2026-10-18T22:37:27+11:00">
        <w:r>
          <w:rPr>
            <w:sz w:val="22"/>
            <w:szCs w:val="22"/>
          </w:rPr>
          <w:t xml:space="preserve">Snijders, I., Wijnia, L., Rikers, R. M. J. P., &amp; Loyens, S. M. M. (2020). Building bridges in higher education: Student-faculty relationship quality, student engagement, and student loyalty. International Journal of Educational Research, 100, 101538.</w:t>
        </w:r>
      </w:ins>
      <w:hyperlink r:id="rId14" w:history="1">
        <w:ins w:id="9674" w:author="CopyEditor AI" w:date="2026-10-18T22:37:27+11:00">
          <w:r>
            <w:rPr>
              <w:rStyle w:val="Hyperlink"/>
              <w:color w:val="000000"/>
              <w:sz w:val="22"/>
              <w:szCs w:val="22"/>
            </w:rPr>
            <w:t xml:space="preserve">https://doi.org/10.1016/j.ijer.2020.101538</w:t>
          </w:r>
        </w:ins>
      </w:hyperlink>
    </w:p>
    <w:sectPr w:rsidR="00FC693F" w:rsidRPr="0006063C" w:rsidSect="00034616">
      <w:headerReference w:type="first" r:id="rId10"/>
      <w:headerReference w:type="default" r:id="rId9"/>
      <w:pgSz w:w="12240" w:h="15840"/>
      <w:pgMar w:top="1440" w:right="1440" w:bottom="1440" w:left="1440" w:header="720" w:footer="720" w:gutter="0"/>
      <w:cols w:space="720"/>
      <w:docGrid w:linePitch="360"/>
      <w:sectPrChange w:id="9600" w:author="CopyEditor AI" w:date="2026-10-18T22:37:27+11:00">
        <w:sectPr w:rsidR="00FC693F" w:rsidRPr="0006063C" w:rsidSect="00034616">
          <w:pgSz w:w="12240" w:h="15840"/>
          <w:pgMar w:top="1440" w:right="1800" w:bottom="1440" w:left="1800" w:header="720" w:footer="720" w:gutter="0"/>
          <w:cols w:space="720"/>
          <w:docGrid w:linePitch="360"/>
        </w:sectPr>
      </w:sectPrChange>
    </w:sectPr>
  </w:body>
</w:document>
</file>

<file path=word/comments.xml><?xml version="1.0" encoding="utf-8"?>
<w:comments xmlns:w="http://schemas.openxmlformats.org/wordprocessingml/2006/main">
  <w:comment w:id="9" w:author="CopyEditor AI" w:date="2026-10-18T22:37:27+11:00" w:initials="AI">
    <w:p>
      <w:pPr>
        <w:pStyle w:val="CommentText"/>
      </w:pPr>
      <w:r>
        <w:rPr>
          <w:rStyle w:val="CommentReference"/>
        </w:rPr>
        <w:annotationRef/>
      </w:r>
      <w:r>
        <w:rPr>
          <w:b/>
        </w:rPr>
        <w:t xml:space="preserve">Author Query 1. </w:t>
      </w:r>
      <w:r>
        <w:t xml:space="preserve">[Low] Title
The title is clear, but it reads somewhat generically and may not signal the study’s distinctive focus or design. A slightly more specific title could better orient readers.
Suggestion: Consider adding a cue to the classroom comparison or outcomes, for example: “Active Learning in Higher Education Classrooms: A Comparative Study” or “Active Learning in Higher Education: Effects of Classroom Strategies.”</w:t>
      </w:r>
    </w:p>
  </w:comment>
  <w:comment w:id="8" w:author="CopyEditor AI" w:date="2026-10-18T22:37:27+11:00" w:initials="AI">
    <w:p>
      <w:pPr>
        <w:pStyle w:val="CommentText"/>
      </w:pPr>
      <w:r>
        <w:rPr>
          <w:rStyle w:val="CommentReference"/>
        </w:rPr>
        <w:annotationRef/>
      </w:r>
      <w:r>
        <w:rPr>
          <w:b/>
        </w:rPr>
        <w:t xml:space="preserve">Author Query 2. </w:t>
      </w:r>
      <w:r>
        <w:t xml:space="preserve">Check the author line formatting. Use author names only, separated by commas, with an affiliation marker after each author surname, e.g. 'First Author^a, Second Author^a, and Third Author^b'.
Current author line: Author details removed for review</w:t>
      </w:r>
    </w:p>
  </w:comment>
  <w:comment w:id="1" w:author="CopyEditor AI" w:date="2026-10-18T22:37:27+11:00" w:initials="AI">
    <w:p>
      <w:pPr>
        <w:pStyle w:val="CommentText"/>
      </w:pPr>
      <w:r>
        <w:rPr>
          <w:rStyle w:val="CommentReference"/>
        </w:rPr>
        <w:annotationRef/>
      </w:r>
      <w:r>
        <w:rPr>
          <w:b/>
        </w:rPr>
        <w:t xml:space="preserve">Author Query 3. </w:t>
      </w:r>
      <w:r>
        <w:t xml:space="preserve">Tracked style change applied: Abstract heading changed to style 'Heading Front Page'.</w:t>
      </w:r>
    </w:p>
  </w:comment>
  <w:comment w:id="10" w:author="CopyEditor AI" w:date="2026-10-18T22:37:27+11:00" w:initials="AI">
    <w:p>
      <w:pPr>
        <w:pStyle w:val="CommentText"/>
      </w:pPr>
      <w:r>
        <w:rPr>
          <w:rStyle w:val="CommentReference"/>
        </w:rPr>
        <w:annotationRef/>
      </w:r>
      <w:r>
        <w:rPr>
          <w:b/>
        </w:rPr>
        <w:t xml:space="preserve">Author Query 4. </w:t>
      </w:r>
      <w:r>
        <w:t xml:space="preserve">[Medium] Abstract
The abstract gives purpose, method, and implications, but the findings are stated only in broad terms (“stronger engagement and clearer academic gains”). The reader may benefit from a slightly more concrete summary of the main result(s).
Suggestion: Consider adding one short phrase naming the most salient outcome, such as “higher participation” or “improved quiz scores,” if that is accurate.</w:t>
      </w:r>
    </w:p>
  </w:comment>
  <w:comment w:id="2" w:author="CopyEditor AI" w:date="2026-10-18T22:37:27+11:00" w:initials="AI">
    <w:p>
      <w:pPr>
        <w:pStyle w:val="CommentText"/>
      </w:pPr>
      <w:r>
        <w:rPr>
          <w:rStyle w:val="CommentReference"/>
        </w:rPr>
        <w:annotationRef/>
      </w:r>
      <w:r>
        <w:rPr>
          <w:b/>
        </w:rPr>
        <w:t xml:space="preserve">Author Query 5. </w:t>
      </w:r>
      <w:r>
        <w:t xml:space="preserve">Tracked style change applied: Keywords heading changed to style 'Heading Front Page'.
Keywords should be in a single paragraph. Found 2 paragraph(s).
Tracked style change applied: Keywords line changed to style 'Front Page Text'.</w:t>
      </w:r>
    </w:p>
  </w:comment>
  <w:comment w:id="11" w:author="CopyEditor AI" w:date="2026-10-18T22:37:27+11:00" w:initials="AI">
    <w:p>
      <w:pPr>
        <w:pStyle w:val="CommentText"/>
      </w:pPr>
      <w:r>
        <w:rPr>
          <w:rStyle w:val="CommentReference"/>
        </w:rPr>
        <w:annotationRef/>
      </w:r>
      <w:r>
        <w:rPr>
          <w:b/>
        </w:rPr>
        <w:t xml:space="preserve">Author Query 6. </w:t>
      </w:r>
      <w:r>
        <w:t xml:space="preserve">[Medium] Keywords
The keywords line includes an added sentence (“Additional note: ...”) that does not belong with the keyword list and disrupts the front-matter format.
Suggestion: Consider moving the note to an author note or acknowledgements section and leaving only the keyword list on this line.</w:t>
      </w:r>
    </w:p>
  </w:comment>
  <w:comment w:id="12" w:author="CopyEditor AI" w:date="2026-10-18T22:37:27+11:00" w:initials="AI">
    <w:p>
      <w:pPr>
        <w:pStyle w:val="CommentText"/>
      </w:pPr>
      <w:r>
        <w:rPr>
          <w:rStyle w:val="CommentReference"/>
        </w:rPr>
        <w:annotationRef/>
      </w:r>
      <w:r>
        <w:rPr>
          <w:b/>
        </w:rPr>
        <w:t xml:space="preserve">Author Query 7. </w:t>
      </w:r>
      <w:r>
        <w:t xml:space="preserve">[Medium] Introduction
The introduction establishes background, but it does not yet state the study’s specific purpose or contribution. A brief closing sentence would help the reader see what this study adds.
Suggestion: Consider adding one sentence near the end that explicitly states the study aim, for example, that it compares classroom active learning approaches and examines their associations with engagement and outcomes.</w:t>
      </w:r>
    </w:p>
  </w:comment>
  <w:comment w:id="13" w:author="CopyEditor AI" w:date="2026-10-18T22:37:27+11:00" w:initials="AI">
    <w:p>
      <w:pPr>
        <w:pStyle w:val="CommentText"/>
      </w:pPr>
      <w:r>
        <w:rPr>
          <w:rStyle w:val="CommentReference"/>
        </w:rPr>
        <w:annotationRef/>
      </w:r>
      <w:r>
        <w:rPr>
          <w:b/>
        </w:rPr>
        <w:t xml:space="preserve">Author Query 8. </w:t>
      </w:r>
      <w:r>
        <w:t xml:space="preserve">[Low] Introduction
The introduction is very brief and may benefit from a clearer signpost of the study’s significance for higher education practice or research.
Suggestion: One option would be to add a short sentence indicating why this comparison matters for teaching practice or engagement research.</w:t>
      </w:r>
    </w:p>
  </w:comment>
  <w:comment w:id="21" w:author="CopyEditor AI" w:date="2026-10-18T22:37:27+11:00" w:initials="AI">
    <w:p>
      <w:pPr>
        <w:pStyle w:val="CommentText"/>
      </w:pPr>
      <w:r>
        <w:rPr>
          <w:b/>
        </w:rPr>
        <w:t xml:space="preserve">Author Query 9. </w:t>
      </w:r>
      <w:r>
        <w:t xml:space="preserve">This paragraph has 2 sentence(s). Please expand it to at least three sentences where appropriate.</w:t>
      </w:r>
    </w:p>
  </w:comment>
  <w:comment w:id="22" w:author="CopyEditor AI" w:date="2026-10-18T22:37:27+11:00" w:initials="AI">
    <w:p>
      <w:pPr>
        <w:pStyle w:val="CommentText"/>
      </w:pPr>
      <w:r>
        <w:rPr>
          <w:b/>
        </w:rPr>
        <w:t xml:space="preserve">Author Query 10. </w:t>
      </w:r>
      <w:r>
        <w:t xml:space="preserve">This paragraph has 1 sentence(s). Please expand it to at least three sentences where appropriate.</w:t>
      </w:r>
    </w:p>
  </w:comment>
  <w:comment w:id="14" w:author="CopyEditor AI" w:date="2026-10-18T22:37:27+11:00" w:initials="AI">
    <w:p>
      <w:pPr>
        <w:pStyle w:val="CommentText"/>
      </w:pPr>
      <w:r>
        <w:rPr>
          <w:rStyle w:val="CommentReference"/>
        </w:rPr>
        <w:annotationRef/>
      </w:r>
      <w:r>
        <w:rPr>
          <w:b/>
        </w:rPr>
        <w:t xml:space="preserve">Author Query 11. </w:t>
      </w:r>
      <w:r>
        <w:t xml:space="preserve">[Medium] Method
The Method section is concise, but it does not indicate key design details such as how the comparison was implemented or how the qualitative and quantitative components were integrated. A little more procedural specificity would help the reader follow the study design.
Suggestion: Consider adding a brief sentence in the Research Design or Procedure subsection clarifying how the classroom conditions were compared and how the analysis combined the two data types.</w:t>
      </w:r>
    </w:p>
  </w:comment>
  <w:comment w:id="23" w:author="CopyEditor AI" w:date="2026-10-18T22:37:27+11:00" w:initials="AI">
    <w:p>
      <w:pPr>
        <w:pStyle w:val="CommentText"/>
      </w:pPr>
      <w:r>
        <w:rPr>
          <w:b/>
        </w:rPr>
        <w:t xml:space="preserve">Author Query 12. </w:t>
      </w:r>
      <w:r>
        <w:t xml:space="preserve">This paragraph has 1 sentence(s). Please expand it to at least three sentences where appropriate.</w:t>
      </w:r>
    </w:p>
  </w:comment>
  <w:comment w:id="15" w:author="CopyEditor AI" w:date="2026-10-18T22:37:27+11:00" w:initials="AI">
    <w:p>
      <w:pPr>
        <w:pStyle w:val="CommentText"/>
      </w:pPr>
      <w:r>
        <w:rPr>
          <w:rStyle w:val="CommentReference"/>
        </w:rPr>
        <w:annotationRef/>
      </w:r>
      <w:r>
        <w:rPr>
          <w:b/>
        </w:rPr>
        <w:t xml:space="preserve">Author Query 13. </w:t>
      </w:r>
      <w:r>
        <w:t xml:space="preserve">[Low] Method
The Method section does not indicate whether any ethical approval or consent procedures were obtained. If applicable, a short statement would improve completeness.
Suggestion: One option would be to add a brief ethics sentence, such as noting institutional approval and informed consent, if those were obtained.</w:t>
      </w:r>
    </w:p>
  </w:comment>
  <w:comment w:id="24" w:author="CopyEditor AI" w:date="2026-10-18T22:37:27+11:00" w:initials="AI">
    <w:p>
      <w:pPr>
        <w:pStyle w:val="CommentText"/>
      </w:pPr>
      <w:r>
        <w:rPr>
          <w:b/>
        </w:rPr>
        <w:t xml:space="preserve">Author Query 14. </w:t>
      </w:r>
      <w:r>
        <w:t xml:space="preserve">This paragraph has 1 sentence(s). Please expand it to at least three sentences where appropriate.</w:t>
      </w:r>
    </w:p>
  </w:comment>
  <w:comment w:id="25" w:author="CopyEditor AI" w:date="2026-10-18T22:37:27+11:00" w:initials="AI">
    <w:p>
      <w:pPr>
        <w:pStyle w:val="CommentText"/>
      </w:pPr>
      <w:r>
        <w:rPr>
          <w:b/>
        </w:rPr>
        <w:t xml:space="preserve">Author Query 15. </w:t>
      </w:r>
      <w:r>
        <w:t xml:space="preserve">This paragraph has 1 sentence(s). Please expand it to at least three sentences where appropriate.</w:t>
      </w:r>
    </w:p>
  </w:comment>
  <w:comment w:id="26" w:author="CopyEditor AI" w:date="2026-10-18T22:37:27+11:00" w:initials="AI">
    <w:p>
      <w:pPr>
        <w:pStyle w:val="CommentText"/>
      </w:pPr>
      <w:r>
        <w:rPr>
          <w:b/>
        </w:rPr>
        <w:t xml:space="preserve">Author Query 16. </w:t>
      </w:r>
      <w:r>
        <w:t xml:space="preserve">This paragraph has 1 sentence(s). Please expand it to at least three sentences where appropriate.</w:t>
      </w:r>
    </w:p>
  </w:comment>
  <w:comment w:id="27" w:author="CopyEditor AI" w:date="2026-10-18T22:37:27+11:00" w:initials="AI">
    <w:p>
      <w:pPr>
        <w:pStyle w:val="CommentText"/>
      </w:pPr>
      <w:r>
        <w:rPr>
          <w:b/>
        </w:rPr>
        <w:t xml:space="preserve">Author Query 17. </w:t>
      </w:r>
      <w:r>
        <w:t xml:space="preserve">This paragraph has 1 sentence(s). Please expand it to at least three sentences where appropriate.</w:t>
      </w:r>
    </w:p>
  </w:comment>
  <w:comment w:id="16" w:author="CopyEditor AI" w:date="2026-10-18T22:37:27+11:00" w:initials="AI">
    <w:p>
      <w:pPr>
        <w:pStyle w:val="CommentText"/>
      </w:pPr>
      <w:r>
        <w:rPr>
          <w:rStyle w:val="CommentReference"/>
        </w:rPr>
        <w:annotationRef/>
      </w:r>
      <w:r>
        <w:rPr>
          <w:b/>
        </w:rPr>
        <w:t xml:space="preserve">Author Query 18. </w:t>
      </w:r>
      <w:r>
        <w:t xml:space="preserve">[Low] Results
The Results section is very brief and reports only one broad outcome. The reader may benefit from a slightly fuller summary of the main patterns, especially if multiple measures were analysed.
Suggestion: Consider adding a short sentence that distinguishes the main results across participation, perceived usefulness, and assessment outcomes.</w:t>
      </w:r>
    </w:p>
  </w:comment>
  <w:comment w:id="28" w:author="CopyEditor AI" w:date="2026-10-18T22:37:27+11:00" w:initials="AI">
    <w:p>
      <w:pPr>
        <w:pStyle w:val="CommentText"/>
      </w:pPr>
      <w:r>
        <w:rPr>
          <w:b/>
        </w:rPr>
        <w:t xml:space="preserve">Author Query 19. </w:t>
      </w:r>
      <w:r>
        <w:t xml:space="preserve">This paragraph has 1 sentence(s). Please expand it to at least three sentences where appropriate.</w:t>
      </w:r>
    </w:p>
  </w:comment>
  <w:comment w:id="29" w:author="CopyEditor AI" w:date="2026-10-18T22:37:27+11:00" w:initials="AI">
    <w:p>
      <w:pPr>
        <w:pStyle w:val="CommentText"/>
      </w:pPr>
      <w:r>
        <w:rPr>
          <w:b/>
        </w:rPr>
        <w:t xml:space="preserve">Author Query 20. </w:t>
      </w:r>
      <w:r>
        <w:t xml:space="preserve">This paragraph has 1 sentence(s). Please expand it to at least three sentences where appropriate.</w:t>
      </w:r>
    </w:p>
  </w:comment>
  <w:comment w:id="17" w:author="CopyEditor AI" w:date="2026-10-18T22:37:27+11:00" w:initials="AI">
    <w:p>
      <w:pPr>
        <w:pStyle w:val="CommentText"/>
      </w:pPr>
      <w:r>
        <w:rPr>
          <w:rStyle w:val="CommentReference"/>
        </w:rPr>
        <w:annotationRef/>
      </w:r>
      <w:r>
        <w:rPr>
          <w:b/>
        </w:rPr>
        <w:t xml:space="preserve">Author Query 21. </w:t>
      </w:r>
      <w:r>
        <w:t xml:space="preserve">[Medium] Discussion
The Discussion identifies implications, but it does not yet explicitly connect the findings back to the study’s specific results or to the earlier literature cited in the Introduction. A brief interpretive bridge would strengthen the section.
Suggestion: Consider adding one sentence that links the main result to prior work on active learning or engagement, for example by noting whether the findings extend or align with earlier studies.</w:t>
      </w:r>
    </w:p>
  </w:comment>
  <w:comment w:id="30" w:author="CopyEditor AI" w:date="2026-10-18T22:37:27+11:00" w:initials="AI">
    <w:p>
      <w:pPr>
        <w:pStyle w:val="CommentText"/>
      </w:pPr>
      <w:r>
        <w:rPr>
          <w:b/>
        </w:rPr>
        <w:t xml:space="preserve">Author Query 22. </w:t>
      </w:r>
      <w:r>
        <w:t xml:space="preserve">This paragraph has 1 sentence(s). Please expand it to at least three sentences where appropriate.</w:t>
      </w:r>
    </w:p>
  </w:comment>
  <w:comment w:id="31" w:author="CopyEditor AI" w:date="2026-10-18T22:37:27+11:00" w:initials="AI">
    <w:p>
      <w:pPr>
        <w:pStyle w:val="CommentText"/>
      </w:pPr>
      <w:r>
        <w:rPr>
          <w:b/>
        </w:rPr>
        <w:t xml:space="preserve">Author Query 23. </w:t>
      </w:r>
      <w:r>
        <w:t xml:space="preserve">This paragraph has 1 sentence(s). Please expand it to at least three sentences where appropriate.</w:t>
      </w:r>
    </w:p>
  </w:comment>
  <w:comment w:id="18" w:author="CopyEditor AI" w:date="2026-10-18T22:37:27+11:00" w:initials="AI">
    <w:p>
      <w:pPr>
        <w:pStyle w:val="CommentText"/>
      </w:pPr>
      <w:r>
        <w:rPr>
          <w:rStyle w:val="CommentReference"/>
        </w:rPr>
        <w:annotationRef/>
      </w:r>
      <w:r>
        <w:rPr>
          <w:b/>
        </w:rPr>
        <w:t xml:space="preserve">Author Query 24. </w:t>
      </w:r>
      <w:r>
        <w:t xml:space="preserve">[Low] Conclusion
The conclusion is concise, but “worth modelling in practice” is somewhat informal and vague for a closing statement.
Suggestion: Consider a more formal phrasing such as “Active learning appears to be a useful practice to adopt in higher education classrooms.”</w:t>
      </w:r>
    </w:p>
  </w:comment>
  <w:comment w:id="32" w:author="CopyEditor AI" w:date="2026-10-18T22:37:27+11:00" w:initials="AI">
    <w:p>
      <w:pPr>
        <w:pStyle w:val="CommentText"/>
      </w:pPr>
      <w:r>
        <w:rPr>
          <w:b/>
        </w:rPr>
        <w:t xml:space="preserve">Author Query 25. </w:t>
      </w:r>
      <w:r>
        <w:t xml:space="preserve">This paragraph has 1 sentence(s). Please expand it to at least three sentences where appropriate.</w:t>
      </w:r>
    </w:p>
  </w:comment>
  <w:comment w:id="3" w:author="CopyEditor AI" w:date="2026-10-18T22:37:27+11:00" w:initials="AI">
    <w:p>
      <w:pPr>
        <w:pStyle w:val="CommentText"/>
      </w:pPr>
      <w:r>
        <w:rPr>
          <w:rStyle w:val="CommentReference"/>
        </w:rPr>
        <w:annotationRef/>
      </w:r>
      <w:r>
        <w:rPr>
          <w:b/>
        </w:rPr>
        <w:t xml:space="preserve">Author Query 26. </w:t>
      </w:r>
      <w:r>
        <w:t xml:space="preserve">Acknowledgements is missing a conflict of interest statement.</w:t>
      </w:r>
    </w:p>
  </w:comment>
  <w:comment w:id="4" w:author="CopyEditor AI" w:date="2026-10-18T22:37:27+11:00" w:initials="AI">
    <w:p>
      <w:pPr>
        <w:pStyle w:val="CommentText"/>
      </w:pPr>
      <w:r>
        <w:rPr>
          <w:rStyle w:val="CommentReference"/>
        </w:rPr>
        <w:annotationRef/>
      </w:r>
      <w:r>
        <w:rPr>
          <w:b/>
        </w:rPr>
        <w:t xml:space="preserve">Author Query 27. </w:t>
      </w:r>
      <w:r>
        <w:t xml:space="preserve">Acknowledgements is missing a funding statement.</w:t>
      </w:r>
    </w:p>
  </w:comment>
  <w:comment w:id="5" w:author="CopyEditor AI" w:date="2026-10-18T22:37:27+11:00" w:initials="AI">
    <w:p>
      <w:pPr>
        <w:pStyle w:val="CommentText"/>
      </w:pPr>
      <w:r>
        <w:rPr>
          <w:rStyle w:val="CommentReference"/>
        </w:rPr>
        <w:annotationRef/>
      </w:r>
      <w:r>
        <w:rPr>
          <w:b/>
        </w:rPr>
        <w:t xml:space="preserve">Author Query 28. </w:t>
      </w:r>
      <w:r>
        <w:t xml:space="preserve">Acknowledgements is missing an ethics statement.</w:t>
      </w:r>
    </w:p>
  </w:comment>
  <w:comment w:id="6" w:author="CopyEditor AI" w:date="2026-10-18T22:37:27+11:00" w:initials="AI">
    <w:p>
      <w:pPr>
        <w:pStyle w:val="CommentText"/>
      </w:pPr>
      <w:r>
        <w:rPr>
          <w:rStyle w:val="CommentReference"/>
        </w:rPr>
        <w:annotationRef/>
      </w:r>
      <w:r>
        <w:rPr>
          <w:b/>
        </w:rPr>
        <w:t xml:space="preserve">Author Query 29. </w:t>
      </w:r>
      <w:r>
        <w:t xml:space="preserve">Acknowledgements is missing an AI use statement.</w:t>
      </w:r>
    </w:p>
  </w:comment>
  <w:comment w:id="7" w:author="CopyEditor AI" w:date="2026-10-18T22:37:27+11:00" w:initials="AI">
    <w:p>
      <w:pPr>
        <w:pStyle w:val="CommentText"/>
      </w:pPr>
      <w:r>
        <w:rPr>
          <w:rStyle w:val="CommentReference"/>
        </w:rPr>
        <w:annotationRef/>
      </w:r>
      <w:r>
        <w:rPr>
          <w:b/>
        </w:rPr>
        <w:t xml:space="preserve">Author Query 30. </w:t>
      </w:r>
      <w:r>
        <w:t xml:space="preserve">Acknowledgements is missing CRediT author contributions. Add a paragraph listing each author's role (see https://credit.niso.org/).</w:t>
      </w:r>
    </w:p>
  </w:comment>
  <w:comment w:id="19" w:author="CopyEditor AI" w:date="2026-10-18T22:37:27+11:00" w:initials="AI">
    <w:p>
      <w:pPr>
        <w:pStyle w:val="CommentText"/>
      </w:pPr>
      <w:r>
        <w:rPr>
          <w:rStyle w:val="CommentReference"/>
        </w:rPr>
        <w:annotationRef/>
      </w:r>
      <w:r>
        <w:rPr>
          <w:b/>
        </w:rPr>
        <w:t xml:space="preserve">Author Query 31. </w:t>
      </w:r>
      <w:r>
        <w:t xml:space="preserve">[Medium] Acknowledgements
The acknowledgements section is very brief and uses a conversational “Thanks to” phrasing. A more formal acknowledgement style would better fit APA manuscript tone.
Suggestion: Consider revising to a more formal acknowledgement sentence, such as “The authors thank the peer reviewers and teaching teams for their contributions.”</w:t>
      </w:r>
    </w:p>
  </w:comment>
  <w:comment w:id="20" w:author="CopyEditor AI" w:date="2026-10-18T22:37:27+11:00" w:initials="AI">
    <w:p>
      <w:pPr>
        <w:pStyle w:val="CommentText"/>
      </w:pPr>
      <w:r>
        <w:rPr>
          <w:b/>
        </w:rPr>
        <w:t xml:space="preserve">Author Query 32. </w:t>
      </w:r>
      <w:r>
        <w:t xml:space="preserve">The reference list does not appear to be in alphabetical order. APA 7 (JUTLP house style) requires entries to be ordered alphabetically by the first author's surname. For example, “Chi” appears after “Freeman” but should come before it. Please reorder the reference list alphabetically by first-author surname.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w:p>
    <w:pPr>
      <w:jc w:val="right"/>
      <w:tabs>
        <w:tab w:val="right" w:pos="9360"/>
      </w:tabs>
    </w:pPr>
    <w:fldSimple w:instr=" PAGE ">
      <w:r>
        <w:rPr>
          <w:rFonts w:ascii="Calibri" w:hAnsi="Calibri" w:cs="Calibri"/>
          <w:sz w:val="22"/>
        </w:rPr>
        <w:t>1</w:t>
      </w:r>
    </w:fldSimple>
  </w:p>
</w:hdr>
</file>

<file path=word/header2.xml><?xml version="1.0" encoding="utf-8"?>
<w:hdr xmlns:w="http://schemas.openxmlformats.org/wordprocessingml/2006/main">
  <w:p>
    <w:pPr>
      <w:jc w:val="right"/>
      <w:tabs>
        <w:tab w:val="right" w:pos="9360"/>
      </w:tabs>
    </w:pPr>
    <w:fldSimple w:instr=" PAGE ">
      <w:r>
        <w:rPr>
          <w:rFonts w:ascii="Calibri" w:hAnsi="Calibri" w:cs="Calibri"/>
          <w:sz w:val="22"/>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howDel/>
  <w:showInsMarkup/>
  <w:revisionView w:markup="1" w:comments="1" w:displayXMLNames="0" w:showDel="1" w:showInsMarkup="1" w:formatting="1" w:inkAnnotations="1"/>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left="0" w:firstLine="720"/>
      <w:spacing w:line="480" w:lineRule="auto" w:after="0"/>
      <w:jc w:val="left"/>
    </w:pPr>
    <w:rPr>
      <w:rFonts w:ascii="Calibri" w:hAnsi="Calibri" w:cs="Calibri" w:eastAsia="Calibr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ind w:left="0"/>
      <w:spacing w:line="480" w:lineRule="auto" w:after="0"/>
      <w:keepNext/>
      <w:keepLines/>
      <w:jc w:val="center"/>
      <w:outlineLvl w:val="0"/>
    </w:pPr>
    <w:rPr>
      <w:rFonts w:ascii="Calibri" w:hAnsi="Calibri" w:cs="Calibri" w:eastAsia="Calibri"/>
      <w:b/>
      <w:bCs/>
      <w:i w:val="0"/>
      <w:sz w:val="22"/>
      <w:szCs w:val="22"/>
    </w:rPr>
  </w:style>
  <w:style w:type="paragraph" w:styleId="Heading2">
    <w:name w:val="heading 2"/>
    <w:basedOn w:val="Normal"/>
    <w:next w:val="Normal"/>
    <w:link w:val="Heading2Char"/>
    <w:uiPriority w:val="9"/>
    <w:unhideWhenUsed/>
    <w:qFormat/>
    <w:rsid w:val="00FC693F"/>
    <w:pPr>
      <w:ind w:left="0"/>
      <w:spacing w:line="480" w:lineRule="auto" w:after="0"/>
      <w:keepNext/>
      <w:keepLines/>
      <w:jc w:val="left"/>
      <w:outlineLvl w:val="1"/>
    </w:pPr>
    <w:rPr>
      <w:rFonts w:ascii="Calibri" w:hAnsi="Calibri" w:cs="Calibri" w:eastAsia="Calibri"/>
      <w:b/>
      <w:bCs/>
      <w:i w:val="0"/>
      <w:sz w:val="22"/>
      <w:szCs w:val="22"/>
    </w:rPr>
  </w:style>
  <w:style w:type="paragraph" w:styleId="Heading3">
    <w:name w:val="heading 3"/>
    <w:basedOn w:val="Normal"/>
    <w:next w:val="Normal"/>
    <w:link w:val="Heading3Char"/>
    <w:uiPriority w:val="9"/>
    <w:unhideWhenUsed/>
    <w:qFormat/>
    <w:rsid w:val="00FC693F"/>
    <w:pPr>
      <w:ind w:left="0"/>
      <w:spacing w:line="480" w:lineRule="auto" w:after="0"/>
      <w:keepNext/>
      <w:keepLines/>
      <w:jc w:val="left"/>
      <w:outlineLvl w:val="2"/>
    </w:pPr>
    <w:rPr>
      <w:rFonts w:ascii="Calibri" w:hAnsi="Calibri" w:cs="Calibri" w:eastAsia="Calibri"/>
      <w:b/>
      <w:bCs/>
      <w:i/>
      <w:sz w:val="22"/>
      <w:szCs w:val="22"/>
    </w:rPr>
  </w:style>
  <w:style w:type="paragraph" w:styleId="Heading4">
    <w:name w:val="heading 4"/>
    <w:basedOn w:val="Normal"/>
    <w:next w:val="Normal"/>
    <w:link w:val="Heading4Char"/>
    <w:uiPriority w:val="9"/>
    <w:semiHidden/>
    <w:unhideWhenUsed/>
    <w:qFormat/>
    <w:rsid w:val="00FC693F"/>
    <w:pPr>
      <w:ind w:left="720"/>
      <w:spacing w:line="480" w:lineRule="auto" w:after="0"/>
      <w:keepNext/>
      <w:keepLines/>
      <w:jc w:val="left"/>
      <w:outlineLvl w:val="3"/>
    </w:pPr>
    <w:rPr>
      <w:rFonts w:ascii="Calibri" w:hAnsi="Calibri" w:cs="Calibri" w:eastAsia="Calibri"/>
      <w:b/>
      <w:bCs/>
      <w:i w:val="0"/>
      <w:iCs/>
      <w:sz w:val="22"/>
      <w:szCs w:val="22"/>
    </w:rPr>
  </w:style>
  <w:style w:type="paragraph" w:styleId="Heading5">
    <w:name w:val="heading 5"/>
    <w:basedOn w:val="Normal"/>
    <w:next w:val="Normal"/>
    <w:link w:val="Heading5Char"/>
    <w:uiPriority w:val="9"/>
    <w:semiHidden/>
    <w:unhideWhenUsed/>
    <w:qFormat/>
    <w:rsid w:val="00FC693F"/>
    <w:pPr>
      <w:ind w:left="720"/>
      <w:spacing w:line="480" w:lineRule="auto" w:after="0"/>
      <w:keepNext/>
      <w:keepLines/>
      <w:jc w:val="left"/>
      <w:outlineLvl w:val="4"/>
    </w:pPr>
    <w:rPr>
      <w:rFonts w:ascii="Calibri" w:hAnsi="Calibri" w:cs="Calibri" w:eastAsia="Calibri"/>
      <w:b/>
      <w:i/>
      <w:sz w:val="22"/>
      <w:szCs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hAnsi="Calibri" w:eastAsia="Calibri" w:cs="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hAnsi="Calibri" w:eastAsia="Calibri" w:cs="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hAnsi="Calibri" w:eastAsia="Calibri" w:cs="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hAnsi="Calibri" w:eastAsia="Calibri" w:cs="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hAnsi="Calibri" w:eastAsia="Calibri" w:cs="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Calibri" w:hAnsi="Calibri" w:eastAsia="Calibri" w:cs="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Calibri" w:hAnsi="Calibri" w:eastAsia="Calibri" w:cs="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Calibri" w:hAnsi="Calibri" w:eastAsia="Calibri" w:cs="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Calibri" w:cs="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Calibri" w:hAnsi="Calibri" w:eastAsia="Calibri" w:cs="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eastAsia="Calibri" w:cs="Calibri"/>
      <w:sz w:val="20"/>
      <w:szCs w:val="20"/>
    </w:rPr>
  </w:style>
  <w:style w:type="character" w:customStyle="1" w:styleId="MacroTextChar">
    <w:name w:val="Macro Text Char"/>
    <w:basedOn w:val="DefaultParagraphFont"/>
    <w:link w:val="MacroText"/>
    <w:uiPriority w:val="99"/>
    <w:rsid w:val="0029639D"/>
    <w:rPr>
      <w:rFonts w:ascii="Calibri" w:hAnsi="Calibri" w:eastAsia="Calibri" w:cs="Calibri"/>
      <w:sz w:val="20"/>
      <w:szCs w:val="20"/>
    </w:rPr>
  </w:style>
  <w:style w:type="paragraph" w:styleId="Quote">
    <w:name w:val="Quote"/>
    <w:basedOn w:val="Normal"/>
    <w:next w:val="Normal"/>
    <w:link w:val="QuoteChar"/>
    <w:uiPriority w:val="29"/>
    <w:qFormat/>
    <w:rsid w:val="00FC693F"/>
    <w:pPr>
      <w:spacing w:line="480" w:lineRule="auto" w:after="0"/>
      <w:ind w:left="720" w:right="720" w:firstLine="0"/>
      <w:jc w:val="left"/>
    </w:pPr>
    <w:rPr>
      <w:rFonts w:ascii="Calibri" w:hAnsi="Calibri" w:cs="Calibri" w:eastAsia="Calibri"/>
      <w:b w:val="0"/>
      <w:i w:val="0"/>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Calibri" w:hAnsi="Calibri" w:eastAsia="Calibri" w:cs="Calibri"/>
      <w:b/>
      <w:bCs/>
      <w:i/>
      <w:iCs/>
      <w:color w:val="4F81BD" w:themeColor="accent1"/>
    </w:rPr>
  </w:style>
  <w:style w:type="character" w:customStyle="1" w:styleId="Heading5Char">
    <w:name w:val="Heading 5 Char"/>
    <w:basedOn w:val="DefaultParagraphFont"/>
    <w:link w:val="Heading5"/>
    <w:uiPriority w:val="9"/>
    <w:semiHidden/>
    <w:rsid w:val="00FC693F"/>
    <w:rPr>
      <w:rFonts w:ascii="Calibri" w:hAnsi="Calibri" w:eastAsia="Calibri" w:cs="Calibri"/>
      <w:color w:val="243F60" w:themeColor="accent1" w:themeShade="7F"/>
    </w:rPr>
  </w:style>
  <w:style w:type="character" w:customStyle="1" w:styleId="Heading6Char">
    <w:name w:val="Heading 6 Char"/>
    <w:basedOn w:val="DefaultParagraphFont"/>
    <w:link w:val="Heading6"/>
    <w:uiPriority w:val="9"/>
    <w:semiHidden/>
    <w:rsid w:val="00FC693F"/>
    <w:rPr>
      <w:rFonts w:ascii="Calibri" w:hAnsi="Calibri" w:eastAsia="Calibri" w:cs="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Calibri" w:hAnsi="Calibri" w:eastAsia="Calibri" w:cs="Calibri"/>
      <w:i/>
      <w:iCs/>
      <w:color w:val="404040" w:themeColor="text1" w:themeTint="BF"/>
    </w:rPr>
  </w:style>
  <w:style w:type="character" w:customStyle="1" w:styleId="Heading8Char">
    <w:name w:val="Heading 8 Char"/>
    <w:basedOn w:val="DefaultParagraphFont"/>
    <w:link w:val="Heading8"/>
    <w:uiPriority w:val="9"/>
    <w:semiHidden/>
    <w:rsid w:val="00FC693F"/>
    <w:rPr>
      <w:rFonts w:ascii="Calibri" w:hAnsi="Calibri" w:eastAsia="Calibri" w:cs="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Calibri" w:hAnsi="Calibri" w:eastAsia="Calibri" w:cs="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style>
  <w:style w:type="paragraph" w:customStyle="1" w:styleId="Authors">
    <w:name w:val="Authors"/>
  </w:style>
  <w:style w:type="paragraph" w:customStyle="1" w:styleId="AuthorAffiliations">
    <w:name w:val="Author Affiliations"/>
  </w:style>
  <w:style w:type="paragraph" w:customStyle="1" w:styleId="FrontPageText">
    <w:name w:val="Front Page Text"/>
  </w:style>
  <w:style w:type="paragraph" w:customStyle="1" w:styleId="PractitionerNotes">
    <w:name w:val="Practitioner Notes"/>
  </w:style>
  <w:style w:type="paragraph" w:customStyle="1" w:styleId="APA7ReferenceListEntry">
    <w:name w:val="APA 7 Reference List Entry"/>
    <w:basedOn w:val="Normal"/>
    <w:pPr>
      <w:ind w:left="720" w:hanging="720"/>
      <w:spacing w:line="480" w:lineRule="auto" w:after="0"/>
      <w:jc w:val="left"/>
    </w:pPr>
    <w:rPr>
      <w:rFonts w:ascii="Calibri" w:hAnsi="Calibri" w:cs="Calibri" w:eastAsia="Calibri"/>
      <w:sz w:val="22"/>
    </w:rPr>
  </w:style>
  <w:style w:type="paragraph" w:customStyle="1" w:styleId="HeadingFrontPage">
    <w:name w:val="Heading Front Page"/>
    <w:basedOn w:val="Normal"/>
    <w:pPr>
      <w:ind w:left="0" w:firstLine="0"/>
      <w:spacing w:line="480" w:lineRule="auto" w:after="0"/>
      <w:keepNext/>
      <w:jc w:val="center"/>
    </w:pPr>
    <w:rPr>
      <w:rFonts w:ascii="Calibri" w:hAnsi="Calibri" w:cs="Calibri" w:eastAsia="Calibri"/>
      <w:b/>
      <w:i w:val="0"/>
      <w:sz w:val="22"/>
      <w:szCs w:val="22"/>
    </w:rPr>
  </w:style>
  <w:style w:type="paragraph" w:customStyle="1" w:styleId="TableNumber">
    <w:name w:val="Table Number"/>
    <w:basedOn w:val="Normal"/>
    <w:pPr>
      <w:spacing w:line="480" w:lineRule="auto" w:after="0"/>
      <w:keepNext/>
      <w:jc w:val="left"/>
    </w:pPr>
    <w:rPr>
      <w:rFonts w:ascii="Calibri" w:hAnsi="Calibri" w:cs="Calibri" w:eastAsia="Calibri"/>
      <w:b/>
      <w:i w:val="0"/>
      <w:sz w:val="22"/>
    </w:rPr>
  </w:style>
  <w:style w:type="paragraph" w:customStyle="1" w:styleId="TableTitle">
    <w:name w:val="Table Title"/>
    <w:basedOn w:val="Normal"/>
    <w:pPr>
      <w:spacing w:line="480" w:lineRule="auto" w:after="0"/>
      <w:keepNext/>
      <w:jc w:val="left"/>
    </w:pPr>
    <w:rPr>
      <w:rFonts w:ascii="Calibri" w:hAnsi="Calibri" w:cs="Calibri" w:eastAsia="Calibri"/>
      <w:b w:val="0"/>
      <w:i/>
      <w:sz w:val="22"/>
    </w:rPr>
  </w:style>
  <w:style w:type="paragraph" w:customStyle="1" w:styleId="FigureNumber">
    <w:name w:val="Figure Number"/>
    <w:basedOn w:val="Normal"/>
    <w:pPr>
      <w:spacing w:line="480" w:lineRule="auto" w:after="0"/>
      <w:keepNext/>
      <w:jc w:val="left"/>
    </w:pPr>
    <w:rPr>
      <w:rFonts w:ascii="Calibri" w:hAnsi="Calibri" w:cs="Calibri" w:eastAsia="Calibri"/>
      <w:b/>
      <w:i w:val="0"/>
      <w:sz w:val="22"/>
    </w:rPr>
  </w:style>
  <w:style w:type="paragraph" w:customStyle="1" w:styleId="FigureTitle">
    <w:name w:val="Figure Title"/>
    <w:basedOn w:val="Normal"/>
    <w:pPr>
      <w:spacing w:line="480" w:lineRule="auto" w:after="0"/>
      <w:keepNext/>
      <w:jc w:val="left"/>
    </w:pPr>
    <w:rPr>
      <w:rFonts w:ascii="Calibri" w:hAnsi="Calibri" w:cs="Calibri" w:eastAsia="Calibri"/>
      <w:b w:val="0"/>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yperlink" Target="https://doi.org/10.1073/pnas.1319030111" TargetMode="External"/><Relationship Id="rId12" Type="http://schemas.openxmlformats.org/officeDocument/2006/relationships/hyperlink" Target="https://doi.org/10.1111/j.1756-8765.2008.01005.x" TargetMode="External"/><Relationship Id="rId13" Type="http://schemas.openxmlformats.org/officeDocument/2006/relationships/hyperlink" Target="https://doi.org/10.1002/berj.3121" TargetMode="External"/><Relationship Id="rId14" Type="http://schemas.openxmlformats.org/officeDocument/2006/relationships/hyperlink" Target="https://doi.org/10.1016/j.ijer.2020.1015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