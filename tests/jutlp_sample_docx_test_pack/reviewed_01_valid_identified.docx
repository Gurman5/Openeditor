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Title"/>
        <w:jc w:val="left"/>
      </w:pPr>
      <w:r>
        <w:t>A Comprehensive Study on Academic Formatting</w:t>
      </w:r>
    </w:p>
    <w:p>
      <w:pPr>
        <w:pStyle w:val="Authors"/>
      </w:pPr>
      <w:del w:id="1" w:author="CopyEditor AI" w:date="2026-10-10T19:34:54+11:00">
        <w:r>
          <w:delText>Jane Doe, John Smith</w:delText>
        </w:r>
      </w:del>
      <w:ins w:id="2" w:author="CopyEditor AI" w:date="2026-10-10T19:34:54+11:00">
        <w:r>
          <w:t>Jane Doeᵃ, and John Smithᵇ</w:t>
        </w:r>
      </w:ins>
    </w:p>
    <w:p>
      <w:pPr>
        <w:pStyle w:val="AuthorAffiliations"/>
      </w:pPr>
      <w:r>
        <w:t>Department of Education, University of Research</w:t>
      </w:r>
    </w:p>
    <w:p>
      <w:pPr>
        <w:pStyle w:val="HeadingFrontPage"/>
        <w:pPrChange w:id="7000" w:author="CopyEditor AI" w:date="2026-10-10T19:34:54+11:00">
          <w:pPr>
            <w:pStyle w:val="Heading1"/>
          </w:pPr>
        </w:pPrChange>
      </w:pPr>
      <w:r>
        <w:t>Abstract</w:t>
      </w:r>
      <w:r w:rsidRPr="00B34CE3">
        <w:rPr>
          <w:noProof/>
          <w:lang w:val="en-GB"/>
        </w:rPr>
        <mc:AlternateContent>
          <mc:Choice Requires="wps">
            <w:drawing>
              <wp:anchor distT="36195" distB="36195" distL="36195" distR="36195" simplePos="0" relativeHeight="251659264" behindDoc="0" locked="0" layoutInCell="1" allowOverlap="1" wp14:anchorId="6288FBBB" wp14:editId="3C2E143E">
                <wp:simplePos x="0" y="0"/>
                <wp:positionH relativeFrom="margin">
                  <wp:posOffset>4354195</wp:posOffset>
                </wp:positionH>
                <wp:positionV relativeFrom="paragraph">
                  <wp:posOffset>274320</wp:posOffset>
                </wp:positionV>
                <wp:extent cx="1702435" cy="2407920"/>
                <wp:effectExtent l="0" t="0" r="0" b="0"/>
                <wp:wrapSquare wrapText="bothSides"/>
                <wp:docPr id="1442548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2435" cy="2407920"/>
                        </a:xfrm>
                        <a:prstGeom prst="rect">
                          <a:avLst/>
                        </a:prstGeom>
                        <a:solidFill>
                          <a:srgbClr val="FFFFFF"/>
                        </a:solidFill>
                        <a:ln w="9525">
                          <a:noFill/>
                          <a:miter lim="800000"/>
                          <a:headEnd/>
                          <a:tailEnd/>
                        </a:ln>
                      </wps:spPr>
                      <wps:txbx>
                        <w:txbxContent>
                          <w:p w14:paraId="338DC069" w14:textId="77777777" w:rsidR="00015486" w:rsidRDefault="00015486" w:rsidP="00015486">
                            <w:pPr>
                              <w:pStyle w:val="JournalInformation"/>
                              <w:rPr>
                                <w:b/>
                                <w:bCs/>
                                <w:sz w:val="16"/>
                                <w:szCs w:val="16"/>
                              </w:rPr>
                            </w:pPr>
                            <w:r>
                              <w:rPr>
                                <w:b/>
                                <w:bCs/>
                                <w:sz w:val="16"/>
                                <w:szCs w:val="16"/>
                              </w:rPr>
                              <w:t>Editors [</w:t>
                            </w:r>
                            <w:r w:rsidRPr="00F62ED7">
                              <w:rPr>
                                <w:b/>
                                <w:bCs/>
                                <w:color w:val="FF0000"/>
                                <w:sz w:val="16"/>
                                <w:szCs w:val="16"/>
                                <w:highlight w:val="yellow"/>
                              </w:rPr>
                              <w:t>LEAVE BLANK</w:t>
                            </w:r>
                            <w:r>
                              <w:rPr>
                                <w:b/>
                                <w:bCs/>
                                <w:sz w:val="16"/>
                                <w:szCs w:val="16"/>
                              </w:rPr>
                              <w:t>]</w:t>
                            </w:r>
                          </w:p>
                          <w:p w14:paraId="601B456C" w14:textId="77777777" w:rsidR="00015486" w:rsidRDefault="00015486" w:rsidP="00015486">
                            <w:pPr>
                              <w:pStyle w:val="JournalInformation"/>
                              <w:rPr>
                                <w:sz w:val="16"/>
                                <w:szCs w:val="16"/>
                              </w:rPr>
                            </w:pPr>
                            <w:r>
                              <w:rPr>
                                <w:sz w:val="16"/>
                                <w:szCs w:val="16"/>
                              </w:rPr>
                              <w:t xml:space="preserve">Section: Senior Editor: Associate Editor: </w:t>
                            </w:r>
                          </w:p>
                          <w:p w14:paraId="114332CE" w14:textId="77777777" w:rsidR="00015486" w:rsidRDefault="00015486" w:rsidP="00015486">
                            <w:pPr>
                              <w:pStyle w:val="JournalInformation"/>
                              <w:rPr>
                                <w:b/>
                                <w:bCs/>
                                <w:sz w:val="16"/>
                                <w:szCs w:val="16"/>
                              </w:rPr>
                            </w:pPr>
                            <w:r>
                              <w:rPr>
                                <w:b/>
                                <w:bCs/>
                                <w:sz w:val="16"/>
                                <w:szCs w:val="16"/>
                              </w:rPr>
                              <w:t>Publication</w:t>
                            </w:r>
                          </w:p>
                          <w:p w14:paraId="4CBF8147" w14:textId="7403AF81" w:rsidR="00C86A1B" w:rsidRPr="00840899" w:rsidRDefault="00E05F8C" w:rsidP="00015486">
                            <w:pPr>
                              <w:pStyle w:val="JournalInformation"/>
                              <w:rPr>
                                <w:sz w:val="16"/>
                                <w:szCs w:val="16"/>
                                <w:highlight w:val="yellow"/>
                              </w:rPr>
                            </w:pPr>
                            <w:r>
                              <w:rPr>
                                <w:sz w:val="16"/>
                                <w:szCs w:val="16"/>
                              </w:rPr>
                              <w:t xml:space="preserve">Submission: </w:t>
                            </w:r>
                            <w:r>
                              <w:rPr>
                                <w:sz w:val="16"/>
                                <w:szCs w:val="16"/>
                                <w:highlight w:val="yellow"/>
                              </w:rPr>
                              <w:t xml:space="preserve">first date the paper is submitted to </w:t>
                            </w:r>
                            <w:commentRangeStart w:id="13"/>
                            <w:r>
                              <w:rPr>
                                <w:sz w:val="16"/>
                                <w:szCs w:val="16"/>
                                <w:highlight w:val="yellow"/>
                              </w:rPr>
                              <w:t xml:space="preserve">JUTLP</w:t>
                            </w:r>
                            <w:commentRangeEnd w:id="13"/>
                            <w:r>
                              <w:rPr>
                                <w:rStyle w:val="CommentReference"/>
                              </w:rPr>
                              <w:commentReference w:id="13"/>
                            </w:r>
                            <w:r>
                              <w:rPr>
                                <w:sz w:val="16"/>
                                <w:szCs w:val="16"/>
                              </w:rPr>
                              <w:br/>
                              <w:t xml:space="preserve">Revised: </w:t>
                            </w:r>
                            <w:r w:rsidR="00423F02" w:rsidRPr="00CC2CFD">
                              <w:rPr>
                                <w:sz w:val="16"/>
                                <w:szCs w:val="16"/>
                                <w:highlight w:val="yellow"/>
                              </w:rPr>
                              <w:t xml:space="preserve">first date a submission is revised after review</w:t>
                            </w:r>
                            <w:r w:rsidR="00015486">
                              <w:rPr>
                                <w:sz w:val="16"/>
                                <w:szCs w:val="16"/>
                              </w:rPr>
                              <w:br/>
                            </w:r>
                            <w:r w:rsidR="00015486" w:rsidRPr="00292870">
                              <w:rPr>
                                <w:sz w:val="16"/>
                                <w:szCs w:val="16"/>
                              </w:rPr>
                              <w:t xml:space="preserve">Accepted: </w:t>
                            </w:r>
                            <w:r w:rsidR="00015486">
                              <w:rPr>
                                <w:sz w:val="16"/>
                                <w:szCs w:val="16"/>
                              </w:rPr>
                              <w:br/>
                            </w:r>
                            <w:r>
                              <w:rPr>
                                <w:sz w:val="16"/>
                                <w:szCs w:val="16"/>
                              </w:rPr>
                              <w:t xml:space="preserve">Online First: Published:</w:t>
                            </w:r>
                          </w:p>
                          <w:p w14:paraId="67B58CB5" w14:textId="77777777" w:rsidR="00015486" w:rsidRPr="00AA3FEB" w:rsidRDefault="00185674" w:rsidP="00015486">
                            <w:pPr>
                              <w:pStyle w:val="JournalInformation"/>
                              <w:rPr>
                                <w:b/>
                                <w:bCs/>
                                <w:sz w:val="16"/>
                                <w:szCs w:val="16"/>
                              </w:rPr>
                            </w:pPr>
                            <w:r w:rsidRPr="00185674">
                              <w:rPr>
                                <w:b/>
                                <w:bCs/>
                                <w:sz w:val="16"/>
                                <w:szCs w:val="16"/>
                              </w:rPr>
                              <w:t>Copyright</w:t>
                            </w:r>
                            <w:r>
                              <w:rPr>
                                <w:sz w:val="16"/>
                                <w:szCs w:val="16"/>
                              </w:rPr>
                              <w:t xml:space="preserve"> © by the authors, in its year of first publication. This publication is an open access publication under the Creative Commons Attribution </w:t>
                            </w:r>
                            <w:hyperlink r:id="rId10" w:history="1">
                              <w:r w:rsidR="00015486" w:rsidRPr="00AA3FEB">
                                <w:rPr>
                                  <w:rStyle w:val="Hyperlink"/>
                                  <w:sz w:val="16"/>
                                  <w:szCs w:val="16"/>
                                  <w:lang w:bidi="en-US"/>
                                </w:rPr>
                                <w:t>CC BY-ND 4.0</w:t>
                              </w:r>
                            </w:hyperlink>
                            <w:r w:rsidR="00015486" w:rsidRPr="00AA3FEB">
                              <w:rPr>
                                <w:sz w:val="16"/>
                                <w:szCs w:val="16"/>
                              </w:rPr>
                              <w:t xml:space="preserve"> license.</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88FBBB" id="_x0000_t202" coordsize="21600,21600" o:spt="202" path="m,l,21600r21600,l21600,xe">
                <v:stroke joinstyle="miter"/>
                <v:path gradientshapeok="t" o:connecttype="rect"/>
              </v:shapetype>
              <v:shape id="Text Box 2" o:spid="_x0000_s1026" type="#_x0000_t202" style="position:absolute;margin-left:342.85pt;margin-top:21.6pt;width:134.05pt;height:189.6pt;z-index:251659264;visibility:visible;mso-wrap-style:square;mso-width-percent:0;mso-height-percent:0;mso-wrap-distance-left:2.85pt;mso-wrap-distance-top:2.85pt;mso-wrap-distance-right:2.85pt;mso-wrap-distance-bottom:2.8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" stroked="f">
                <v:textbox>
                  <w:txbxContent>
                    <w:p w14:paraId="338DC069" w14:textId="77777777" w:rsidR="00015486" w:rsidRDefault="00015486" w:rsidP="00015486">
                      <w:pPr>
                        <w:pStyle w:val="JournalInformation"/>
                        <w:rPr>
                          <w:b/>
                          <w:bCs/>
                          <w:sz w:val="16"/>
                          <w:szCs w:val="16"/>
                        </w:rPr>
                      </w:pPr>
                      <w:r>
                        <w:rPr>
                          <w:b/>
                          <w:bCs/>
                          <w:sz w:val="16"/>
                          <w:szCs w:val="16"/>
                        </w:rPr>
                        <w:t>Editors [</w:t>
                      </w:r>
                      <w:r w:rsidRPr="00F62ED7">
                        <w:rPr>
                          <w:b/>
                          <w:bCs/>
                          <w:color w:val="FF0000"/>
                          <w:sz w:val="16"/>
                          <w:szCs w:val="16"/>
                          <w:highlight w:val="yellow"/>
                        </w:rPr>
                        <w:t>LEAVE BLANK</w:t>
                      </w:r>
                      <w:r>
                        <w:rPr>
                          <w:b/>
                          <w:bCs/>
                          <w:sz w:val="16"/>
                          <w:szCs w:val="16"/>
                        </w:rPr>
                        <w:t>]</w:t>
                      </w:r>
                    </w:p>
                    <w:p w14:paraId="601B456C" w14:textId="77777777" w:rsidR="00015486" w:rsidRDefault="00015486" w:rsidP="00015486">
                      <w:pPr>
                        <w:pStyle w:val="JournalInformation"/>
                        <w:rPr>
                          <w:sz w:val="16"/>
                          <w:szCs w:val="16"/>
                        </w:rPr>
                      </w:pPr>
                      <w:r>
                        <w:rPr>
                          <w:sz w:val="16"/>
                          <w:szCs w:val="16"/>
                        </w:rPr>
                        <w:t xml:space="preserve">Section: Senior Editor: Associate Editor: </w:t>
                      </w:r>
                    </w:p>
                    <w:p w14:paraId="114332CE" w14:textId="77777777" w:rsidR="00015486" w:rsidRDefault="00015486" w:rsidP="00015486">
                      <w:pPr>
                        <w:pStyle w:val="JournalInformation"/>
                        <w:rPr>
                          <w:b/>
                          <w:bCs/>
                          <w:sz w:val="16"/>
                          <w:szCs w:val="16"/>
                        </w:rPr>
                      </w:pPr>
                      <w:r>
                        <w:rPr>
                          <w:b/>
                          <w:bCs/>
                          <w:sz w:val="16"/>
                          <w:szCs w:val="16"/>
                        </w:rPr>
                        <w:t>Publication</w:t>
                      </w:r>
                    </w:p>
                    <w:p w14:paraId="4CBF8147" w14:textId="7403AF81" w:rsidR="00C86A1B" w:rsidRPr="00840899" w:rsidRDefault="00E05F8C" w:rsidP="00015486">
                      <w:pPr>
                        <w:pStyle w:val="JournalInformation"/>
                        <w:rPr>
                          <w:sz w:val="16"/>
                          <w:szCs w:val="16"/>
                          <w:highlight w:val="yellow"/>
                        </w:rPr>
                      </w:pPr>
                      <w:r>
                        <w:rPr>
                          <w:sz w:val="16"/>
                          <w:szCs w:val="16"/>
                        </w:rPr>
                        <w:t xml:space="preserve">Submission: </w:t>
                      </w:r>
                      <w:r w:rsidR="00423F02" w:rsidRPr="006F6E71">
                        <w:rPr>
                          <w:sz w:val="16"/>
                          <w:szCs w:val="16"/>
                          <w:highlight w:val="yellow"/>
                        </w:rPr>
                        <w:t xml:space="preserve">first date the paper is submitted to JUTLP</w:t>
                      </w:r>
                      <w:r>
                        <w:rPr>
                          <w:sz w:val="16"/>
                          <w:szCs w:val="16"/>
                        </w:rPr>
                        <w:br/>
                        <w:t xml:space="preserve">Revised: </w:t>
                      </w:r>
                      <w:r w:rsidR="00423F02" w:rsidRPr="00CC2CFD">
                        <w:rPr>
                          <w:sz w:val="16"/>
                          <w:szCs w:val="16"/>
                          <w:highlight w:val="yellow"/>
                        </w:rPr>
                        <w:t xml:space="preserve">first date a submission is revised after review</w:t>
                      </w:r>
                      <w:r w:rsidR="00015486">
                        <w:rPr>
                          <w:sz w:val="16"/>
                          <w:szCs w:val="16"/>
                        </w:rPr>
                        <w:br/>
                      </w:r>
                      <w:r w:rsidR="00015486" w:rsidRPr="00292870">
                        <w:rPr>
                          <w:sz w:val="16"/>
                          <w:szCs w:val="16"/>
                        </w:rPr>
                        <w:t xml:space="preserve">Accepted: </w:t>
                      </w:r>
                      <w:r w:rsidR="00015486">
                        <w:rPr>
                          <w:sz w:val="16"/>
                          <w:szCs w:val="16"/>
                        </w:rPr>
                        <w:br/>
                      </w:r>
                      <w:r>
                        <w:rPr>
                          <w:sz w:val="16"/>
                          <w:szCs w:val="16"/>
                        </w:rPr>
                        <w:t xml:space="preserve">Online First: Published:</w:t>
                      </w:r>
                    </w:p>
                    <w:p w14:paraId="67B58CB5" w14:textId="77777777" w:rsidR="00015486" w:rsidRPr="00AA3FEB" w:rsidRDefault="00185674" w:rsidP="00015486">
                      <w:pPr>
                        <w:pStyle w:val="JournalInformation"/>
                        <w:rPr>
                          <w:b/>
                          <w:bCs/>
                          <w:sz w:val="16"/>
                          <w:szCs w:val="16"/>
                        </w:rPr>
                      </w:pPr>
                      <w:r w:rsidRPr="00185674">
                        <w:rPr>
                          <w:b/>
                          <w:bCs/>
                          <w:sz w:val="16"/>
                          <w:szCs w:val="16"/>
                        </w:rPr>
                        <w:t>Copyright</w:t>
                      </w:r>
                      <w:r>
                        <w:rPr>
                          <w:sz w:val="16"/>
                          <w:szCs w:val="16"/>
                        </w:rPr>
                        <w:t xml:space="preserve"> © by the authors, in its year of first publication. This publication is an open access publication under the Creative Commons Attribution </w:t>
                      </w:r>
                      <w:hyperlink r:id="rId11" w:history="1">
                        <w:r w:rsidR="00015486" w:rsidRPr="00AA3FEB">
                          <w:rPr>
                            <w:rStyle w:val="Hyperlink"/>
                            <w:sz w:val="16"/>
                            <w:szCs w:val="16"/>
                            <w:lang w:bidi="en-US"/>
                          </w:rPr>
                          <w:t>CC BY-ND 4.0</w:t>
                        </w:r>
                      </w:hyperlink>
                      <w:r w:rsidR="00015486" w:rsidRPr="00AA3FEB">
                        <w:rPr>
                          <w:sz w:val="16"/>
                          <w:szCs w:val="16"/>
                        </w:rPr>
                        <w:t xml:space="preserve"> license.</w:t>
                      </w:r>
                    </w:p>
                  </w:txbxContent>
                </v:textbox>
                <w10:wrap type="square" anchorx="margin"/>
              </v:shape>
            </w:pict>
          </mc:Fallback>
        </mc:AlternateContent>
      </w:r>
    </w:p>
    <w:p>
      <w:pPr>
        <w:pStyle w:val="FrontPageText"/>
        <w:pPrChange w:id="7001" w:author="CopyEditor AI" w:date="2026-10-10T19:34:54+11:00">
          <w:pPr/>
        </w:pPrChange>
      </w:pPr>
      <w:commentRangeStart w:id="1"/>
      <w:r>
        <w:t>This paper presents an in-depth analysis of document validation rules.</w:t>
      </w:r>
      <w:commentRangeEnd w:id="1"/>
      <w:r>
        <w:rPr>
          <w:rStyle w:val="CommentReference"/>
        </w:rPr>
        <w:commentReference w:id="1"/>
      </w:r>
    </w:p>
    <w:p>
      <w:pPr>
        <w:pStyle w:val="HeadingFrontPage"/>
        <w:pPrChange w:id="7002" w:author="CopyEditor AI" w:date="2026-10-10T19:34:54+11:00">
          <w:pPr>
            <w:pStyle w:val="Heading1"/>
          </w:pPr>
        </w:pPrChange>
        <w:jc w:val="left"/>
      </w:pPr>
      <w:r>
        <w:t>Practitioner Notes</w:t>
      </w:r>
    </w:p>
    <w:p>
      <w:pPr>
        <w:pStyle w:val="PractitionerNotes"/>
      </w:pPr>
      <w:r>
        <w:t>• Key insight for practitioners note number 1.</w:t>
      </w:r>
    </w:p>
    <w:p>
      <w:pPr>
        <w:pStyle w:val="PractitionerNotes"/>
      </w:pPr>
      <w:r>
        <w:t>• Key insight for practitioners note number 2.</w:t>
      </w:r>
    </w:p>
    <w:p>
      <w:pPr>
        <w:pStyle w:val="PractitionerNotes"/>
      </w:pPr>
      <w:r>
        <w:t>• Key insight for practitioners note number 3.</w:t>
      </w:r>
    </w:p>
    <w:p>
      <w:pPr>
        <w:pStyle w:val="PractitionerNotes"/>
      </w:pPr>
      <w:r>
        <w:t>• Key insight for practitioners note number 4.</w:t>
      </w:r>
    </w:p>
    <w:p>
      <w:pPr>
        <w:pStyle w:val="PractitionerNotes"/>
      </w:pPr>
      <w:r>
        <w:t>• Key insight for practitioners note number 5.</w:t>
      </w:r>
    </w:p>
    <w:p>
      <w:pPr>
        <w:pStyle w:val="HeadingFrontPage"/>
        <w:pPrChange w:id="7100" w:author="CopyEditor AI" w:date="2026-10-10T19:34:54+11:00">
          <w:pPr>
            <w:pStyle w:val="Heading1"/>
          </w:pPr>
        </w:pPrChange>
        <w:jc w:val="left"/>
      </w:pPr>
      <w:r>
        <w:t>Keywords</w:t>
      </w:r>
    </w:p>
    <w:p>
      <w:pPr>
        <w:pStyle w:val="FrontPageText"/>
        <w:pPrChange w:id="7101" w:author="CopyEditor AI" w:date="2026-10-10T19:34:54+11:00">
          <w:pPr/>
        </w:pPrChange>
      </w:pPr>
      <w:r>
        <w:t>validation, jutlp, document structure, python, unit testing</w:t>
      </w:r>
    </w:p>
    <w:p>
      <w:pPr>
        <w:pStyle w:val="Heading1"/>
        <w:pageBreakBefore/>
        <w:keepNext/>
        <w:keepLines/>
      </w:pPr>
      <w:r>
        <w:t>Introduction</w:t>
      </w:r>
    </w:p>
    <w:p>
      <w:pPr>
        <w:pStyle w:val="Normal"/>
        <w:pPrChange w:id="5000" w:author="CopyEditor AI" w:date="2026-10-10T19:34:54+11:00">
          <w:pPr/>
        </w:pPrChange>
      </w:pPr>
      <w:commentRangeStart w:id="2"/>
      <w:commentRangeStart w:id="3"/>
      <w:commentRangeStart w:id="14"/>
      <w:r>
        <w:t xml:space="preserve">This</w:t>
      </w:r>
      <w:commentRangeEnd w:id="14"/>
      <w:r>
        <w:rPr>
          <w:rStyle w:val="CommentReference"/>
        </w:rPr>
        <w:commentReference w:id="14"/>
      </w:r>
      <w:r>
        <w:t xml:space="preserve"> is the body text content for the Introduction section.</w:t>
      </w:r>
      <w:commentRangeEnd w:id="3"/>
      <w:r>
        <w:rPr>
          <w:rStyle w:val="CommentReference"/>
        </w:rPr>
        <w:commentReference w:id="3"/>
      </w:r>
      <w:commentRangeEnd w:id="2"/>
      <w:r>
        <w:rPr>
          <w:rStyle w:val="CommentReference"/>
        </w:rPr>
        <w:commentReference w:id="2"/>
      </w:r>
    </w:p>
    <w:p>
      <w:pPr>
        <w:pStyle w:val="Heading1"/>
        <w:keepNext/>
        <w:keepLines/>
      </w:pPr>
      <w:r>
        <w:t>Literature Review</w:t>
      </w:r>
    </w:p>
    <w:p>
      <w:pPr>
        <w:pStyle w:val="Normal"/>
        <w:pPrChange w:id="5001" w:author="CopyEditor AI" w:date="2026-10-10T19:34:54+11:00">
          <w:pPr/>
        </w:pPrChange>
      </w:pPr>
      <w:commentRangeStart w:id="15"/>
      <w:r>
        <w:t xml:space="preserve">This</w:t>
      </w:r>
      <w:commentRangeEnd w:id="15"/>
      <w:r>
        <w:rPr>
          <w:rStyle w:val="CommentReference"/>
        </w:rPr>
        <w:commentReference w:id="15"/>
      </w:r>
      <w:r>
        <w:t xml:space="preserve"> is the body text content for the Literature Review section.</w:t>
      </w:r>
    </w:p>
    <w:p>
      <w:pPr>
        <w:pStyle w:val="Heading1"/>
        <w:keepNext/>
        <w:keepLines/>
      </w:pPr>
      <w:commentRangeStart w:id="4"/>
      <w:commentRangeStart w:id="5"/>
      <w:commentRangeStart w:id="6"/>
      <w:r>
        <w:t>Methodology</w:t>
      </w:r>
      <w:commentRangeEnd w:id="6"/>
      <w:r>
        <w:rPr>
          <w:rStyle w:val="CommentReference"/>
        </w:rPr>
        <w:commentReference w:id="6"/>
      </w:r>
      <w:commentRangeEnd w:id="5"/>
      <w:r>
        <w:rPr>
          <w:rStyle w:val="CommentReference"/>
        </w:rPr>
        <w:commentReference w:id="5"/>
      </w:r>
      <w:commentRangeEnd w:id="4"/>
      <w:r>
        <w:rPr>
          <w:rStyle w:val="CommentReference"/>
        </w:rPr>
        <w:commentReference w:id="4"/>
      </w:r>
    </w:p>
    <w:p>
      <w:pPr>
        <w:pStyle w:val="Normal"/>
        <w:pPrChange w:id="5002" w:author="CopyEditor AI" w:date="2026-10-10T19:34:54+11:00">
          <w:pPr/>
        </w:pPrChange>
      </w:pPr>
      <w:commentRangeStart w:id="16"/>
      <w:r>
        <w:t xml:space="preserve">This</w:t>
      </w:r>
      <w:commentRangeEnd w:id="16"/>
      <w:r>
        <w:rPr>
          <w:rStyle w:val="CommentReference"/>
        </w:rPr>
        <w:commentReference w:id="16"/>
      </w:r>
      <w:r>
        <w:t xml:space="preserve"> is the body text content for the Methodology section.</w:t>
      </w:r>
    </w:p>
    <w:p>
      <w:pPr>
        <w:pStyle w:val="Heading2"/>
        <w:keepNext/>
        <w:keepLines/>
      </w:pPr>
      <w:r>
        <w:t>Research Design</w:t>
      </w:r>
    </w:p>
    <w:p>
      <w:pPr>
        <w:pStyle w:val="Normal"/>
        <w:pPrChange w:id="5003" w:author="CopyEditor AI" w:date="2026-10-10T19:34:54+11:00">
          <w:pPr/>
        </w:pPrChange>
      </w:pPr>
      <w:commentRangeStart w:id="17"/>
      <w:r>
        <w:t xml:space="preserve">Detailed</w:t>
      </w:r>
      <w:commentRangeEnd w:id="17"/>
      <w:r>
        <w:rPr>
          <w:rStyle w:val="CommentReference"/>
        </w:rPr>
        <w:commentReference w:id="17"/>
      </w:r>
      <w:r>
        <w:t xml:space="preserve"> description of research design.</w:t>
      </w:r>
    </w:p>
    <w:p>
      <w:pPr>
        <w:pStyle w:val="Heading2"/>
        <w:keepNext/>
        <w:keepLines/>
      </w:pPr>
      <w:r>
        <w:t>Participants</w:t>
      </w:r>
    </w:p>
    <w:p>
      <w:pPr>
        <w:pStyle w:val="Normal"/>
        <w:pPrChange w:id="5004" w:author="CopyEditor AI" w:date="2026-10-10T19:34:54+11:00">
          <w:pPr/>
        </w:pPrChange>
      </w:pPr>
      <w:commentRangeStart w:id="18"/>
      <w:r>
        <w:t xml:space="preserve">Detailed</w:t>
      </w:r>
      <w:commentRangeEnd w:id="18"/>
      <w:r>
        <w:rPr>
          <w:rStyle w:val="CommentReference"/>
        </w:rPr>
        <w:commentReference w:id="18"/>
      </w:r>
      <w:r>
        <w:t xml:space="preserve"> description of participants involved in the study.</w:t>
      </w:r>
    </w:p>
    <w:p>
      <w:pPr>
        <w:pStyle w:val="Heading2"/>
        <w:keepNext/>
        <w:keepLines/>
      </w:pPr>
      <w:r>
        <w:t>Measures</w:t>
      </w:r>
    </w:p>
    <w:p>
      <w:pPr>
        <w:pStyle w:val="Normal"/>
        <w:pPrChange w:id="5005" w:author="CopyEditor AI" w:date="2026-10-10T19:34:54+11:00">
          <w:pPr/>
        </w:pPrChange>
      </w:pPr>
      <w:commentRangeStart w:id="19"/>
      <w:r>
        <w:t xml:space="preserve">Detailed</w:t>
      </w:r>
      <w:commentRangeEnd w:id="19"/>
      <w:r>
        <w:rPr>
          <w:rStyle w:val="CommentReference"/>
        </w:rPr>
        <w:commentReference w:id="19"/>
      </w:r>
      <w:r>
        <w:t xml:space="preserve"> description of instruments and materials used.</w:t>
      </w:r>
    </w:p>
    <w:p>
      <w:pPr>
        <w:pStyle w:val="Heading2"/>
        <w:keepNext/>
        <w:keepLines/>
      </w:pPr>
      <w:r>
        <w:t>Procedure</w:t>
      </w:r>
    </w:p>
    <w:p>
      <w:pPr>
        <w:pStyle w:val="Normal"/>
        <w:pPrChange w:id="5006" w:author="CopyEditor AI" w:date="2026-10-10T19:34:54+11:00">
          <w:pPr/>
        </w:pPrChange>
      </w:pPr>
      <w:commentRangeStart w:id="20"/>
      <w:r>
        <w:t xml:space="preserve">Step-by-step</w:t>
      </w:r>
      <w:commentRangeEnd w:id="20"/>
      <w:r>
        <w:rPr>
          <w:rStyle w:val="CommentReference"/>
        </w:rPr>
        <w:commentReference w:id="20"/>
      </w:r>
      <w:r>
        <w:t xml:space="preserve"> description of the procedure followed.</w:t>
      </w:r>
    </w:p>
    <w:p>
      <w:pPr>
        <w:pStyle w:val="Heading2"/>
        <w:keepNext/>
        <w:keepLines/>
      </w:pPr>
      <w:r>
        <w:t>Analysis</w:t>
      </w:r>
    </w:p>
    <w:p>
      <w:pPr>
        <w:pStyle w:val="Normal"/>
        <w:pPrChange w:id="5007" w:author="CopyEditor AI" w:date="2026-10-10T19:34:54+11:00">
          <w:pPr/>
        </w:pPrChange>
      </w:pPr>
      <w:commentRangeStart w:id="21"/>
      <w:r>
        <w:t xml:space="preserve">Explanation</w:t>
      </w:r>
      <w:commentRangeEnd w:id="21"/>
      <w:r>
        <w:rPr>
          <w:rStyle w:val="CommentReference"/>
        </w:rPr>
        <w:commentReference w:id="21"/>
      </w:r>
      <w:r>
        <w:t xml:space="preserve"> of the statistical methods used to </w:t>
      </w:r>
      <w:del w:id="1000" w:author="CopyEditor AI" w:date="2026-10-10T19:34:54+11:00">
        <w:r>
          <w:delText>analyze</w:delText>
        </w:r>
      </w:del>
      <w:ins w:id="1001" w:author="CopyEditor AI" w:date="2026-10-10T19:34:54+11:00">
        <w:r>
          <w:t>analyse</w:t>
        </w:r>
      </w:ins>
      <w:r>
        <w:t xml:space="preserve"> data.</w:t>
      </w:r>
    </w:p>
    <w:p>
      <w:pPr>
        <w:pStyle w:val="Heading1"/>
        <w:keepNext/>
        <w:keepLines/>
      </w:pPr>
      <w:r>
        <w:t>Results</w:t>
      </w:r>
    </w:p>
    <w:p>
      <w:pPr>
        <w:pStyle w:val="Normal"/>
        <w:pPrChange w:id="5008" w:author="CopyEditor AI" w:date="2026-10-10T19:34:54+11:00">
          <w:pPr/>
        </w:pPrChange>
      </w:pPr>
      <w:commentRangeStart w:id="22"/>
      <w:r>
        <w:t xml:space="preserve">This</w:t>
      </w:r>
      <w:commentRangeEnd w:id="22"/>
      <w:r>
        <w:rPr>
          <w:rStyle w:val="CommentReference"/>
        </w:rPr>
        <w:commentReference w:id="22"/>
      </w:r>
      <w:r>
        <w:t xml:space="preserve"> is the body text content for the Results section.</w:t>
      </w:r>
    </w:p>
    <w:p>
      <w:pPr>
        <w:pStyle w:val="Heading1"/>
        <w:keepNext/>
        <w:keepLines/>
      </w:pPr>
      <w:commentRangeStart w:id="7"/>
      <w:commentRangeStart w:id="8"/>
      <w:commentRangeStart w:id="9"/>
      <w:r>
        <w:t>Discussion</w:t>
      </w:r>
      <w:commentRangeEnd w:id="9"/>
      <w:r>
        <w:rPr>
          <w:rStyle w:val="CommentReference"/>
        </w:rPr>
        <w:commentReference w:id="9"/>
      </w:r>
      <w:commentRangeEnd w:id="8"/>
      <w:r>
        <w:rPr>
          <w:rStyle w:val="CommentReference"/>
        </w:rPr>
        <w:commentReference w:id="8"/>
      </w:r>
      <w:commentRangeEnd w:id="7"/>
      <w:r>
        <w:rPr>
          <w:rStyle w:val="CommentReference"/>
        </w:rPr>
        <w:commentReference w:id="7"/>
      </w:r>
    </w:p>
    <w:p>
      <w:pPr>
        <w:pStyle w:val="Normal"/>
        <w:pPrChange w:id="5009" w:author="CopyEditor AI" w:date="2026-10-10T19:34:54+11:00">
          <w:pPr/>
        </w:pPrChange>
      </w:pPr>
      <w:commentRangeStart w:id="23"/>
      <w:r>
        <w:t xml:space="preserve">This</w:t>
      </w:r>
      <w:commentRangeEnd w:id="23"/>
      <w:r>
        <w:rPr>
          <w:rStyle w:val="CommentReference"/>
        </w:rPr>
        <w:commentReference w:id="23"/>
      </w:r>
      <w:r>
        <w:t xml:space="preserve"> is the body text content for the Discussion section.</w:t>
      </w:r>
    </w:p>
    <w:p>
      <w:pPr>
        <w:pStyle w:val="Heading2"/>
        <w:keepNext/>
        <w:keepLines/>
      </w:pPr>
      <w:r>
        <w:t>Practical Implications</w:t>
      </w:r>
    </w:p>
    <w:p>
      <w:pPr>
        <w:pStyle w:val="Normal"/>
        <w:pPrChange w:id="5010" w:author="CopyEditor AI" w:date="2026-10-10T19:34:54+11:00">
          <w:pPr/>
        </w:pPrChange>
      </w:pPr>
      <w:commentRangeStart w:id="24"/>
      <w:r>
        <w:t xml:space="preserve">Discussion</w:t>
      </w:r>
      <w:commentRangeEnd w:id="24"/>
      <w:r>
        <w:rPr>
          <w:rStyle w:val="CommentReference"/>
        </w:rPr>
        <w:commentReference w:id="24"/>
      </w:r>
      <w:r>
        <w:t xml:space="preserve"> of practical implications.</w:t>
      </w:r>
    </w:p>
    <w:p>
      <w:pPr>
        <w:pStyle w:val="Heading2"/>
        <w:keepNext/>
        <w:keepLines/>
      </w:pPr>
      <w:r>
        <w:t>Theoretical Implications</w:t>
      </w:r>
    </w:p>
    <w:p>
      <w:pPr>
        <w:pStyle w:val="Normal"/>
        <w:pPrChange w:id="5011" w:author="CopyEditor AI" w:date="2026-10-10T19:34:54+11:00">
          <w:pPr/>
        </w:pPrChange>
      </w:pPr>
      <w:commentRangeStart w:id="25"/>
      <w:r>
        <w:t xml:space="preserve">Discussion</w:t>
      </w:r>
      <w:commentRangeEnd w:id="25"/>
      <w:r>
        <w:rPr>
          <w:rStyle w:val="CommentReference"/>
        </w:rPr>
        <w:commentReference w:id="25"/>
      </w:r>
      <w:r>
        <w:t xml:space="preserve"> of theoretical implications.</w:t>
      </w:r>
    </w:p>
    <w:p>
      <w:pPr>
        <w:pStyle w:val="Heading2"/>
        <w:keepNext/>
        <w:keepLines/>
      </w:pPr>
      <w:r>
        <w:t>Limitations and Future Research</w:t>
      </w:r>
    </w:p>
    <w:p>
      <w:pPr>
        <w:pStyle w:val="Normal"/>
        <w:pPrChange w:id="5012" w:author="CopyEditor AI" w:date="2026-10-10T19:34:54+11:00">
          <w:pPr/>
        </w:pPrChange>
      </w:pPr>
      <w:commentRangeStart w:id="26"/>
      <w:r>
        <w:t xml:space="preserve">Overview</w:t>
      </w:r>
      <w:commentRangeEnd w:id="26"/>
      <w:r>
        <w:rPr>
          <w:rStyle w:val="CommentReference"/>
        </w:rPr>
        <w:commentReference w:id="26"/>
      </w:r>
      <w:r>
        <w:t xml:space="preserve"> of limitations and future research directions.</w:t>
      </w:r>
    </w:p>
    <w:p>
      <w:pPr>
        <w:pStyle w:val="Heading1"/>
        <w:keepNext/>
        <w:keepLines/>
      </w:pPr>
      <w:r>
        <w:t>Conclusion</w:t>
      </w:r>
    </w:p>
    <w:p>
      <w:pPr>
        <w:pStyle w:val="Normal"/>
        <w:pPrChange w:id="5013" w:author="CopyEditor AI" w:date="2026-10-10T19:34:54+11:00">
          <w:pPr/>
        </w:pPrChange>
      </w:pPr>
      <w:commentRangeStart w:id="27"/>
      <w:r>
        <w:t xml:space="preserve">This</w:t>
      </w:r>
      <w:commentRangeEnd w:id="27"/>
      <w:r>
        <w:rPr>
          <w:rStyle w:val="CommentReference"/>
        </w:rPr>
        <w:commentReference w:id="27"/>
      </w:r>
      <w:r>
        <w:t xml:space="preserve"> is the body text content for the Conclusion section.</w:t>
      </w:r>
    </w:p>
    <w:p>
      <w:pPr>
        <w:pStyle w:val="Heading1"/>
        <w:keepNext/>
        <w:keepLines/>
      </w:pPr>
      <w:r>
        <w:t>Acknowledgements</w:t>
      </w:r>
    </w:p>
    <w:p>
      <w:pPr>
        <w:pStyle w:val="Normal"/>
        <w:pPrChange w:id="5014" w:author="CopyEditor AI" w:date="2026-10-10T19:34:54+11:00">
          <w:pPr/>
        </w:pPrChange>
      </w:pPr>
      <w:commentRangeStart w:id="10"/>
      <w:r>
        <w:t>This is the body text content for the Acknowledgements section.</w:t>
      </w:r>
      <w:commentRangeEnd w:id="10"/>
      <w:r>
        <w:rPr>
          <w:rStyle w:val="CommentReference"/>
        </w:rPr>
        <w:commentReference w:id="10"/>
      </w:r>
    </w:p>
    <w:p>
      <w:pPr>
        <w:pStyle w:val="Heading1"/>
        <w:keepNext/>
        <w:keepLines/>
      </w:pPr>
      <w:commentRangeStart w:id="11"/>
      <w:commentRangeStart w:id="12"/>
      <w:r>
        <w:t>References</w:t>
      </w:r>
      <w:commentRangeEnd w:id="12"/>
      <w:r>
        <w:rPr>
          <w:rStyle w:val="CommentReference"/>
        </w:rPr>
        <w:commentReference w:id="12"/>
      </w:r>
      <w:commentRangeEnd w:id="11"/>
      <w:r>
        <w:rPr>
          <w:rStyle w:val="CommentReference"/>
        </w:rPr>
        <w:commentReference w:id="11"/>
      </w:r>
    </w:p>
    <w:p>
      <w:pPr>
        <w:pStyle w:val="APA7ReferenceListEntry"/>
        <w:pPrChange w:id="5015" w:author="CopyEditor AI" w:date="2026-10-10T19:34:54+11:00">
          <w:pPr/>
        </w:pPrChange>
      </w:pPr>
      <w:r>
        <w:rPr>
          <w:rFonts w:ascii="Arial" w:hAnsi="Arial" w:cs="Arial"/>
          <w:sz w:val="22"/>
          <w:szCs w:val="22"/>
          <w:rPrChange w:id="9000" w:author="CopyEditor AI" w:date="2026-10-10T19:34:53+11:00">
            <w:rPr/>
          </w:rPrChange>
        </w:rPr>
        <w:t>This is the body text content for the References section.</w:t>
      </w:r>
    </w:p>
    <w:sectPr w:rsidR="00FC693F" w:rsidRPr="0006063C" w:rsidSect="00034616">
      <w:headerReference w:type="first" r:id="rId9"/>
      <w:pgSz w:w="12240" w:h="15840"/>
      <w:pgMar w:top="1440" w:right="1800" w:bottom="1440" w:left="1800" w:header="720" w:footer="720" w:gutter="0"/>
      <w:cols w:space="720"/>
      <w:docGrid w:linePitch="360"/>
      <w:titlePg/>
    </w:sectPr>
  </w:body>
</w:document>
</file>

<file path=word/comments.xml><?xml version="1.0" encoding="utf-8"?>
<w:comments xmlns:w="http://schemas.openxmlformats.org/wordprocessingml/2006/main">
  <w:comment w:id="13" w:author="CopyEditor AI" w:date="2026-10-10T19:34:53+11:00" w:initials="AI">
    <w:p>
      <w:pPr>
        <w:pStyle w:val="CommentText"/>
      </w:pPr>
      <w:r>
        <w:rPr>
          <w:b/>
        </w:rPr>
        <w:t xml:space="preserve">Author Query 1. </w:t>
      </w:r>
      <w:r>
        <w:t xml:space="preserve">Please check use of acronyms. Each acronym should be introduced on first use as “full term (ACRO)”, with later uses as the acronym only. The abstract and body are checked separately — the body needs its own introduction even if the acronym was introduced in the abstract.</w:t>
      </w:r>
    </w:p>
    <w:p>
      <w:pPr>
        <w:pStyle w:val="CommentText"/>
      </w:pPr>
      <w:r>
        <w:t xml:space="preserve">• JUTLP (abstract) — not recognised in the approved list and not introduced in the document. Please verify and expand on first use.</w:t>
      </w:r>
    </w:p>
  </w:comment>
  <w:comment w:id="1" w:author="CopyEditor AI" w:date="2026-10-10T19:34:53+11:00" w:initials="AI">
    <w:p>
      <w:pPr>
        <w:pStyle w:val="CommentText"/>
      </w:pPr>
      <w:r>
        <w:rPr>
          <w:rStyle w:val="CommentReference"/>
        </w:rPr>
        <w:annotationRef/>
      </w:r>
      <w:r>
        <w:rPr>
          <w:b/>
        </w:rPr>
        <w:t xml:space="preserve">Author Query 2. </w:t>
      </w:r>
      <w:r>
        <w:t xml:space="preserve">The abstract is very brief and only states the topic: "This paper presents an in-depth analysis of document validation rules." It does not yet signal the study’s method, key findings, or implications for teaching and learning practice. Suggested fix: Consider adding one short sentence each on method, main finding, and practical implication.</w:t>
      </w:r>
    </w:p>
  </w:comment>
  <w:comment w:id="2" w:author="CopyEditor AI" w:date="2026-10-10T19:34:53+11:00" w:initials="AI">
    <w:p>
      <w:pPr>
        <w:pStyle w:val="CommentText"/>
      </w:pPr>
      <w:r>
        <w:rPr>
          <w:rStyle w:val="CommentReference"/>
        </w:rPr>
        <w:annotationRef/>
      </w:r>
      <w:r>
        <w:rPr>
          <w:b/>
        </w:rPr>
        <w:t xml:space="preserve">Author Query 3. </w:t>
      </w:r>
      <w:r>
        <w:t xml:space="preserve">The Introduction currently contains only a placeholder sentence and does not yet state the study’s significance or contribution. The reader would benefit from a brief sentence near the end explaining why the paper matters for JUTLP readers. Suggested fix: Add a concise significance statement, for example: "This study contributes by..." or "The paper is significant because..."</w:t>
      </w:r>
    </w:p>
  </w:comment>
  <w:comment w:id="3" w:author="CopyEditor AI" w:date="2026-10-10T19:34:53+11:00" w:initials="AI">
    <w:p>
      <w:pPr>
        <w:pStyle w:val="CommentText"/>
      </w:pPr>
      <w:r>
        <w:rPr>
          <w:rStyle w:val="CommentReference"/>
        </w:rPr>
        <w:annotationRef/>
      </w:r>
      <w:r>
        <w:rPr>
          <w:b/>
        </w:rPr>
        <w:t xml:space="preserve">Author Query 4. </w:t>
      </w:r>
      <w:r>
        <w:t xml:space="preserve">No explicit research question is stated in the Introduction. For JUTLP, the study would benefit from a clear question or questions near the end of the section. Suggested fix: Consider adding one sentence such as: "This study asks: ..." followed by one or two numbered research questions.</w:t>
      </w:r>
    </w:p>
  </w:comment>
  <w:comment w:id="14" w:author="CopyEditor AI" w:date="2026-10-10T19:34:53+11:00" w:initials="AI">
    <w:p>
      <w:pPr>
        <w:pStyle w:val="CommentText"/>
      </w:pPr>
      <w:r>
        <w:rPr>
          <w:b/>
        </w:rPr>
        <w:t xml:space="preserve">Author Query 5. </w:t>
      </w:r>
      <w:r>
        <w:t xml:space="preserve">This paragraph has 1 sentence(s). Please expand it to at least three sentences where appropriate.</w:t>
      </w:r>
    </w:p>
  </w:comment>
  <w:comment w:id="15" w:author="CopyEditor AI" w:date="2026-10-10T19:34:53+11:00" w:initials="AI">
    <w:p>
      <w:pPr>
        <w:pStyle w:val="CommentText"/>
      </w:pPr>
      <w:r>
        <w:rPr>
          <w:b/>
        </w:rPr>
        <w:t xml:space="preserve">Author Query 6. </w:t>
      </w:r>
      <w:r>
        <w:t xml:space="preserve">This paragraph has 1 sentence(s). Please expand it to at least three sentences where appropriate.</w:t>
      </w:r>
    </w:p>
  </w:comment>
  <w:comment w:id="4" w:author="CopyEditor AI" w:date="2026-10-10T19:34:53+11:00" w:initials="AI">
    <w:p>
      <w:pPr>
        <w:pStyle w:val="CommentText"/>
      </w:pPr>
      <w:r>
        <w:rPr>
          <w:rStyle w:val="CommentReference"/>
        </w:rPr>
        <w:annotationRef/>
      </w:r>
      <w:r>
        <w:rPr>
          <w:b/>
        </w:rPr>
        <w:t xml:space="preserve">Author Query 7. </w:t>
      </w:r>
      <w:r>
        <w:t xml:space="preserve">Required Method subsection 'Participants' missing</w:t>
      </w:r>
    </w:p>
  </w:comment>
  <w:comment w:id="5" w:author="CopyEditor AI" w:date="2026-10-10T19:34:53+11:00" w:initials="AI">
    <w:p>
      <w:pPr>
        <w:pStyle w:val="CommentText"/>
      </w:pPr>
      <w:r>
        <w:rPr>
          <w:rStyle w:val="CommentReference"/>
        </w:rPr>
        <w:annotationRef/>
      </w:r>
      <w:r>
        <w:rPr>
          <w:b/>
        </w:rPr>
        <w:t xml:space="preserve">Author Query 8. </w:t>
      </w:r>
      <w:r>
        <w:t xml:space="preserve">Required Method subsection 'Materials' missing</w:t>
      </w:r>
    </w:p>
  </w:comment>
  <w:comment w:id="6" w:author="CopyEditor AI" w:date="2026-10-10T19:34:53+11:00" w:initials="AI">
    <w:p>
      <w:pPr>
        <w:pStyle w:val="CommentText"/>
      </w:pPr>
      <w:r>
        <w:rPr>
          <w:rStyle w:val="CommentReference"/>
        </w:rPr>
        <w:annotationRef/>
      </w:r>
      <w:r>
        <w:rPr>
          <w:b/>
        </w:rPr>
        <w:t xml:space="preserve">Author Query 9. </w:t>
      </w:r>
      <w:r>
        <w:t xml:space="preserve">Required Method subsection 'Procedure' missing</w:t>
      </w:r>
    </w:p>
  </w:comment>
  <w:comment w:id="16" w:author="CopyEditor AI" w:date="2026-10-10T19:34:53+11:00" w:initials="AI">
    <w:p>
      <w:pPr>
        <w:pStyle w:val="CommentText"/>
      </w:pPr>
      <w:r>
        <w:rPr>
          <w:b/>
        </w:rPr>
        <w:t xml:space="preserve">Author Query 10. </w:t>
      </w:r>
      <w:r>
        <w:t xml:space="preserve">This paragraph has 1 sentence(s). Please expand it to at least three sentences where appropriate.</w:t>
      </w:r>
    </w:p>
  </w:comment>
  <w:comment w:id="17" w:author="CopyEditor AI" w:date="2026-10-10T19:34:53+11:00" w:initials="AI">
    <w:p>
      <w:pPr>
        <w:pStyle w:val="CommentText"/>
      </w:pPr>
      <w:r>
        <w:rPr>
          <w:b/>
        </w:rPr>
        <w:t xml:space="preserve">Author Query 11. </w:t>
      </w:r>
      <w:r>
        <w:t xml:space="preserve">This paragraph has 1 sentence(s). Please expand it to at least three sentences where appropriate.</w:t>
      </w:r>
    </w:p>
  </w:comment>
  <w:comment w:id="18" w:author="CopyEditor AI" w:date="2026-10-10T19:34:53+11:00" w:initials="AI">
    <w:p>
      <w:pPr>
        <w:pStyle w:val="CommentText"/>
      </w:pPr>
      <w:r>
        <w:rPr>
          <w:b/>
        </w:rPr>
        <w:t xml:space="preserve">Author Query 12. </w:t>
      </w:r>
      <w:r>
        <w:t xml:space="preserve">This paragraph has 1 sentence(s). Please expand it to at least three sentences where appropriate.</w:t>
      </w:r>
    </w:p>
  </w:comment>
  <w:comment w:id="19" w:author="CopyEditor AI" w:date="2026-10-10T19:34:53+11:00" w:initials="AI">
    <w:p>
      <w:pPr>
        <w:pStyle w:val="CommentText"/>
      </w:pPr>
      <w:r>
        <w:rPr>
          <w:b/>
        </w:rPr>
        <w:t xml:space="preserve">Author Query 13. </w:t>
      </w:r>
      <w:r>
        <w:t xml:space="preserve">This paragraph has 1 sentence(s). Please expand it to at least three sentences where appropriate.</w:t>
      </w:r>
    </w:p>
  </w:comment>
  <w:comment w:id="20" w:author="CopyEditor AI" w:date="2026-10-10T19:34:53+11:00" w:initials="AI">
    <w:p>
      <w:pPr>
        <w:pStyle w:val="CommentText"/>
      </w:pPr>
      <w:r>
        <w:rPr>
          <w:b/>
        </w:rPr>
        <w:t xml:space="preserve">Author Query 14. </w:t>
      </w:r>
      <w:r>
        <w:t xml:space="preserve">This paragraph has 1 sentence(s). Please expand it to at least three sentences where appropriate.</w:t>
      </w:r>
    </w:p>
  </w:comment>
  <w:comment w:id="21" w:author="CopyEditor AI" w:date="2026-10-10T19:34:53+11:00" w:initials="AI">
    <w:p>
      <w:pPr>
        <w:pStyle w:val="CommentText"/>
      </w:pPr>
      <w:r>
        <w:rPr>
          <w:b/>
        </w:rPr>
        <w:t xml:space="preserve">Author Query 15. </w:t>
      </w:r>
      <w:r>
        <w:t xml:space="preserve">This paragraph has 1 sentence(s). Please expand it to at least three sentences where appropriate.</w:t>
      </w:r>
    </w:p>
  </w:comment>
  <w:comment w:id="22" w:author="CopyEditor AI" w:date="2026-10-10T19:34:53+11:00" w:initials="AI">
    <w:p>
      <w:pPr>
        <w:pStyle w:val="CommentText"/>
      </w:pPr>
      <w:r>
        <w:rPr>
          <w:b/>
        </w:rPr>
        <w:t xml:space="preserve">Author Query 16. </w:t>
      </w:r>
      <w:r>
        <w:t xml:space="preserve">This paragraph has 1 sentence(s). Please expand it to at least three sentences where appropriate.</w:t>
      </w:r>
    </w:p>
  </w:comment>
  <w:comment w:id="7" w:author="CopyEditor AI" w:date="2026-10-10T19:34:53+11:00" w:initials="AI">
    <w:p>
      <w:pPr>
        <w:pStyle w:val="CommentText"/>
      </w:pPr>
      <w:r>
        <w:rPr>
          <w:rStyle w:val="CommentReference"/>
        </w:rPr>
        <w:annotationRef/>
      </w:r>
      <w:r>
        <w:rPr>
          <w:b/>
        </w:rPr>
        <w:t xml:space="preserve">Author Query 17. </w:t>
      </w:r>
      <w:r>
        <w:t xml:space="preserve">Required Discussion subsection 'Implications' missing</w:t>
      </w:r>
    </w:p>
  </w:comment>
  <w:comment w:id="8" w:author="CopyEditor AI" w:date="2026-10-10T19:34:53+11:00" w:initials="AI">
    <w:p>
      <w:pPr>
        <w:pStyle w:val="CommentText"/>
      </w:pPr>
      <w:r>
        <w:rPr>
          <w:rStyle w:val="CommentReference"/>
        </w:rPr>
        <w:annotationRef/>
      </w:r>
      <w:r>
        <w:rPr>
          <w:b/>
        </w:rPr>
        <w:t xml:space="preserve">Author Query 18. </w:t>
      </w:r>
      <w:r>
        <w:t xml:space="preserve">Required Discussion subsection 'Limitations' missing</w:t>
      </w:r>
    </w:p>
  </w:comment>
  <w:comment w:id="9" w:author="CopyEditor AI" w:date="2026-10-10T19:34:53+11:00" w:initials="AI">
    <w:p>
      <w:pPr>
        <w:pStyle w:val="CommentText"/>
      </w:pPr>
      <w:r>
        <w:rPr>
          <w:rStyle w:val="CommentReference"/>
        </w:rPr>
        <w:annotationRef/>
      </w:r>
      <w:r>
        <w:rPr>
          <w:b/>
        </w:rPr>
        <w:t xml:space="preserve">Author Query 19. </w:t>
      </w:r>
      <w:r>
        <w:t xml:space="preserve">Required Discussion subsection 'Future Research' missing</w:t>
      </w:r>
    </w:p>
  </w:comment>
  <w:comment w:id="23" w:author="CopyEditor AI" w:date="2026-10-10T19:34:53+11:00" w:initials="AI">
    <w:p>
      <w:pPr>
        <w:pStyle w:val="CommentText"/>
      </w:pPr>
      <w:r>
        <w:rPr>
          <w:b/>
        </w:rPr>
        <w:t xml:space="preserve">Author Query 20. </w:t>
      </w:r>
      <w:r>
        <w:t xml:space="preserve">This paragraph has 1 sentence(s). Please expand it to at least three sentences where appropriate.</w:t>
      </w:r>
    </w:p>
  </w:comment>
  <w:comment w:id="24" w:author="CopyEditor AI" w:date="2026-10-10T19:34:53+11:00" w:initials="AI">
    <w:p>
      <w:pPr>
        <w:pStyle w:val="CommentText"/>
      </w:pPr>
      <w:r>
        <w:rPr>
          <w:b/>
        </w:rPr>
        <w:t xml:space="preserve">Author Query 21. </w:t>
      </w:r>
      <w:r>
        <w:t xml:space="preserve">This paragraph has 1 sentence(s). Please expand it to at least three sentences where appropriate.</w:t>
      </w:r>
    </w:p>
  </w:comment>
  <w:comment w:id="25" w:author="CopyEditor AI" w:date="2026-10-10T19:34:53+11:00" w:initials="AI">
    <w:p>
      <w:pPr>
        <w:pStyle w:val="CommentText"/>
      </w:pPr>
      <w:r>
        <w:rPr>
          <w:b/>
        </w:rPr>
        <w:t xml:space="preserve">Author Query 22. </w:t>
      </w:r>
      <w:r>
        <w:t xml:space="preserve">This paragraph has 1 sentence(s). Please expand it to at least three sentences where appropriate.</w:t>
      </w:r>
    </w:p>
  </w:comment>
  <w:comment w:id="26" w:author="CopyEditor AI" w:date="2026-10-10T19:34:53+11:00" w:initials="AI">
    <w:p>
      <w:pPr>
        <w:pStyle w:val="CommentText"/>
      </w:pPr>
      <w:r>
        <w:rPr>
          <w:b/>
        </w:rPr>
        <w:t xml:space="preserve">Author Query 23. </w:t>
      </w:r>
      <w:r>
        <w:t xml:space="preserve">This paragraph has 1 sentence(s). Please expand it to at least three sentences where appropriate.</w:t>
      </w:r>
    </w:p>
  </w:comment>
  <w:comment w:id="27" w:author="CopyEditor AI" w:date="2026-10-10T19:34:53+11:00" w:initials="AI">
    <w:p>
      <w:pPr>
        <w:pStyle w:val="CommentText"/>
      </w:pPr>
      <w:r>
        <w:rPr>
          <w:b/>
        </w:rPr>
        <w:t xml:space="preserve">Author Query 24. </w:t>
      </w:r>
      <w:r>
        <w:t xml:space="preserve">This paragraph has 1 sentence(s). Please expand it to at least three sentences where appropriate.</w:t>
      </w:r>
    </w:p>
  </w:comment>
  <w:comment w:id="10" w:author="CopyEditor AI" w:date="2026-10-10T19:34:53+11:00" w:initials="AI">
    <w:p>
      <w:pPr>
        <w:pStyle w:val="CommentText"/>
      </w:pPr>
      <w:r>
        <w:rPr>
          <w:rStyle w:val="CommentReference"/>
        </w:rPr>
        <w:annotationRef/>
      </w:r>
      <w:r>
        <w:rPr>
          <w:b/>
        </w:rPr>
        <w:t xml:space="preserve">Author Query 25. </w:t>
      </w:r>
      <w:r>
        <w:t xml:space="preserve">The Acknowledgements section does not include a CRediT author contribution statement. For JUTLP, the reader would benefit from a brief attribution of each author’s role. Suggested fix: Add a short CRediT statement, for example: "Conceptualisation: X; Methodology: Y; Writing – original draft: X and Y."</w:t>
      </w:r>
    </w:p>
  </w:comment>
  <w:comment w:id="11" w:author="CopyEditor AI" w:date="2026-10-10T19:34:53+11:00" w:initials="AI">
    <w:p>
      <w:pPr>
        <w:pStyle w:val="CommentText"/>
      </w:pPr>
      <w:r>
        <w:rPr>
          <w:rStyle w:val="CommentReference"/>
        </w:rPr>
        <w:annotationRef/>
      </w:r>
      <w:r>
        <w:rPr>
          <w:b/>
        </w:rPr>
        <w:t xml:space="preserve">Author Query 26. </w:t>
      </w:r>
      <w:r>
        <w:t xml:space="preserve">Reference list issue summary: 1 other reference-list issue. Please review the reference list before publication.</w:t>
      </w:r>
    </w:p>
  </w:comment>
  <w:comment w:id="12" w:author="CopyEditor AI" w:date="2026-10-10T19:34:53+11:00" w:initials="AI">
    <w:p>
      <w:pPr>
        <w:pStyle w:val="CommentText"/>
      </w:pPr>
      <w:r>
        <w:rPr>
          <w:rStyle w:val="CommentReference"/>
        </w:rPr>
        <w:annotationRef/>
      </w:r>
      <w:r>
        <w:rPr>
          <w:b/>
        </w:rPr>
        <w:t xml:space="preserve">Author Query 27. </w:t>
      </w:r>
      <w:r>
        <w:t xml:space="preserve">No reference entries found — expected style 'APA 7 Reference List Entry'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833F1" w14:textId="77777777" w:rsidR="00AA3FEB" w:rsidRPr="00AA3FEB" w:rsidRDefault="00AA3FEB" w:rsidP="00185674">
    <w:pPr>
      <w:pStyle w:val="Header"/>
      <w:jc w:val="center"/>
    </w:pPr>
    <w:r w:rsidRPr="00B34CE3">
      <w:rPr>
        <w:noProof/>
      </w:rPr>
      <w:drawing>
        <wp:inline distT="0" distB="0" distL="0" distR="0" wp14:anchorId="794B2F44" wp14:editId="54614B2C">
          <wp:extent cx="5888621" cy="1296000"/>
          <wp:effectExtent l="0" t="0" r="0" b="0"/>
          <wp:docPr id="120268734" name="Picture 1" descr="Our 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r journal logo"/>
                  <pic:cNvPicPr>
                    <a:picLocks noChangeAspect="1" noChangeArrowheads="1"/>
                  </pic:cNvPicPr>
                </pic:nvPicPr>
                <pic:blipFill>
                  <a:blip r:embed="rId1">
                    <a:extLst>
                      <a:ext uri="{28A0092B-C50C-407E-A947-70E740481C1C}">
                        <a14:useLocalDpi xmlns:a14="http://schemas.microsoft.com/office/drawing/2010/main" val="0"/>
                      </a:ext>
                    </a:extLst>
                  </a:blip>
                  <a:srcRect t="2100"/>
                  <a:stretch>
                    <a:fillRect/>
                  </a:stretch>
                </pic:blipFill>
                <pic:spPr bwMode="auto">
                  <a:xfrm>
                    <a:off x="0" y="0"/>
                    <a:ext cx="5888621" cy="1296000"/>
                  </a:xfrm>
                  <a:prstGeom prst="rect">
                    <a:avLst/>
                  </a:prstGeom>
                  <a:noFill/>
                  <a:ln>
                    <a:noFill/>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howDel/>
  <w:showInsMarkup/>
  <w:revisionView w:markup="1" w:comments="1" w:displayXMLNames="0" w:showDel="1" w:showInsMarkup="1" w:formatting="1" w:inkAnnotations="1"/>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default="1" w:styleId="Normal">
    <w:name w:val="Normal"/>
    <w:aliases w:val="Paragraph Normal"/>
    <w:qFormat/>
    <w:rsid w:val="00CC58C8"/>
    <w:pPr>
      <w:spacing w:after="120" w:line="276" w:lineRule="auto"/>
      <w:jc w:val="both"/>
    </w:pPr>
    <w:rPr>
      <w:rFonts w:ascii="Arial" w:hAnsi="Arial" w:cs="Arial"/>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styleId="Heading1">
    <w:name w:val="heading 1"/>
    <w:basedOn w:val="Normal"/>
    <w:next w:val="Normal"/>
    <w:link w:val="Heading1Char"/>
    <w:autoRedefine/>
    <w:uiPriority w:val="9"/>
    <w:qFormat/>
    <w:rsid w:val="008E40D6"/>
    <w:pPr>
      <w:keepNext/>
      <w:keepLines/>
      <w:jc w:val="center"/>
      <w:outlineLvl w:val="0"/>
    </w:pPr>
    <w:rPr>
      <w:rFonts w:eastAsiaTheme="majorEastAsia" w:cstheme="majorBidi"/>
      <w:b/>
      <w:sz w:val="28"/>
      <w:szCs w:val="32"/>
    </w:rPr>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styleId="Heading2">
    <w:name w:val="heading 2"/>
    <w:basedOn w:val="Normal"/>
    <w:next w:val="Normal"/>
    <w:link w:val="Heading2Char"/>
    <w:autoRedefine/>
    <w:uiPriority w:val="9"/>
    <w:unhideWhenUsed/>
    <w:qFormat/>
    <w:rsid w:val="00A75C72"/>
    <w:pPr>
      <w:keepNext/>
      <w:keepLines/>
      <w:spacing w:before="240"/>
      <w:outlineLvl w:val="1"/>
    </w:pPr>
    <w:rPr>
      <w:rFonts w:eastAsiaTheme="majorEastAsia" w:cstheme="majorBidi"/>
      <w:b/>
      <w:szCs w:val="2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styleId="Quote">
    <w:name w:val="Quote"/>
    <w:basedOn w:val="Normal"/>
    <w:next w:val="Normal"/>
    <w:link w:val="QuoteChar"/>
    <w:uiPriority w:val="29"/>
    <w:qFormat/>
    <w:rsid w:val="00842EFF"/>
    <w:pPr>
      <w:spacing w:after="240"/>
      <w:ind w:left="720" w:right="720" w:firstLine="11"/>
      <w:mirrorIndents/>
    </w:pPr>
    <w:rPr>
      <w:iCs/>
    </w:rPr>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character" w:customStyle="1" w:styleId="QuoteChar">
    <w:name w:val="Quote Char"/>
    <w:basedOn w:val="DefaultParagraphFont"/>
    <w:link w:val="Quote"/>
    <w:uiPriority w:val="29"/>
    <w:rsid w:val="00842EFF"/>
    <w:rPr>
      <w:rFonts w:ascii="Arial" w:hAnsi="Arial" w:cs="Arial"/>
      <w:iC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style>
  <w:style w:type="paragraph" w:customStyle="1" w:styleId="Authors">
    <w:name w:val="Authors"/>
  </w:style>
  <w:style w:type="paragraph" w:customStyle="1" w:styleId="AuthorAffiliations">
    <w:name w:val="Author Affiliations"/>
  </w:style>
  <w:style w:type="paragraph" w:customStyle="1" w:styleId="PractitionerNotes">
    <w:name w:val="Practitioner Notes"/>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customStyle="1" w:styleId="HeadingFrontPage">
    <w:name w:val="Heading Front Page"/>
    <w:basedOn w:val="Heading1"/>
    <w:next w:val="Normal"/>
    <w:link w:val="HeadingFrontPageChar"/>
    <w:qFormat/>
    <w:rsid w:val="001A66A4"/>
    <w:pPr>
      <w:spacing w:before="240" w:after="60"/>
      <w:jc w:val="left"/>
    </w:pPr>
    <w:rPr>
      <w:sz w:val="24"/>
    </w:rPr>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customStyle="1" w:styleId="FrontPageText">
    <w:name w:val="Front Page Text"/>
    <w:basedOn w:val="Normal"/>
    <w:link w:val="FrontPageTextChar"/>
    <w:qFormat/>
    <w:rsid w:val="00AA3FEB"/>
    <w:rPr>
      <w:sz w:val="20"/>
      <w:szCs w:val="20"/>
    </w:rPr>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customStyle="1" w:styleId="TableNumber">
    <w:name w:val="Table Number"/>
    <w:basedOn w:val="Normal"/>
    <w:next w:val="TableTitle"/>
    <w:link w:val="TableNumberChar"/>
    <w:rsid w:val="00205A8C"/>
    <w:pPr>
      <w:keepNext/>
      <w:keepLines/>
      <w:spacing w:after="0" w:line="480" w:lineRule="auto"/>
    </w:pPr>
    <w:rPr>
      <w:b/>
      <w:bCs/>
    </w:rPr>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customStyle="1" w:styleId="TableTitle">
    <w:name w:val="Table Title"/>
    <w:basedOn w:val="Normal"/>
    <w:rsid w:val="00027C17"/>
    <w:pPr>
      <w:keepNext/>
      <w:keepLines/>
    </w:pPr>
    <w:rPr>
      <w:i/>
      <w:iCs/>
    </w:rPr>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customStyle="1" w:styleId="FigureTableNumber">
    <w:name w:val="Figure/Table Number"/>
    <w:basedOn w:val="Normal"/>
    <w:next w:val="FigureTableTitle"/>
    <w:qFormat/>
    <w:rsid w:val="001E0A56"/>
    <w:pPr>
      <w:keepNext/>
      <w:keepLines/>
      <w:spacing w:after="0" w:line="480" w:lineRule="auto"/>
    </w:pPr>
    <w:rPr>
      <w:b/>
      <w:bCs/>
    </w:rPr>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customStyle="1" w:styleId="FigureTableTitle">
    <w:name w:val="Figure/Table Title"/>
    <w:basedOn w:val="Normal"/>
    <w:next w:val="Normal"/>
    <w:qFormat/>
    <w:rsid w:val="001E0A56"/>
    <w:pPr>
      <w:keepNext/>
      <w:keepLines/>
    </w:pPr>
    <w:rPr>
      <w:i/>
      <w:iCs/>
    </w:rPr>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customStyle="1" w:styleId="APA7ReferenceListEntry">
    <w:name w:val="APA 7 Reference List Entry"/>
    <w:basedOn w:val="Normal"/>
    <w:qFormat/>
    <w:rsid w:val="00B76EFC"/>
    <w:pPr>
      <w:spacing w:after="0"/>
      <w:ind w:left="720" w:hanging="72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s"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yperlink" Target="https://creativecommons.org/licenses/by-nd/4.0/" TargetMode="External"/><Relationship Id="rId11" Type="http://schemas.openxmlformats.org/officeDocument/2006/relationships/hyperlink" Target="https://creativecommons.org/licenses/by-nd/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