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ins w:id="9650" w:author="CopyEditor AI" w:date="2026-10-18T04:55:09+11:00"/>
    </w:p>
    <w:p>
      <w:pPr>
        <w:pStyle w:val="Normal"/>
      </w:pPr>
      <w:ins w:id="9651" w:author="CopyEditor AI" w:date="2026-10-18T04:55:09+11:00"/>
    </w:p>
    <w:p>
      <w:pPr>
        <w:pStyle w:val="Authors"/>
        <w:jc w:val="center"/>
        <w:spacing w:line="480" w:lineRule="auto" w:before="0" w:after="0"/>
        <w:ind w:left="0" w:firstLine="0"/>
        <w:pPrChange w:id="9651" w:author="CopyEditor AI" w:date="2026-10-18T04:55:09+11:00">
          <w:pPr>
            <w:pStyle w:val="Normal"/>
          </w:pPr>
        </w:pPrChange>
      </w:pPr>
      <w:ins w:id="9652" w:author="CopyEditor AI" w:date="2026-10-18T04:55:09+11:00"/>
    </w:p>
    <w:p w14:paraId="1CA0A217" w14:textId="77777777" w:rsidR="005D4500" w:rsidRPr="00FA75AB" w:rsidRDefault="005D4500" w:rsidP="00CC186E">
      <w:pPr>
        <w:pStyle w:val="ArticleTitle"/>
        <w:jc w:val="center"/>
        <w:spacing w:line="480" w:lineRule="auto" w:before="0" w:after="0"/>
        <w:ind w:left="0" w:firstLine="0"/>
        <w:pPrChange w:id="9650" w:author="CopyEditor AI" w:date="2026-10-18T04:55:09+11:00">
          <w:pPr>
            <w:pStyle w:val="ArticleTitle"/>
          </w:pPr>
        </w:pPrChange>
      </w:pPr>
      <w:r>
        <w:t>Comparison of Student Evaluations of Teaching with Online and Paper-Based Administration</w:t>
      </w:r>
    </w:p>
    <w:p w14:paraId="57C2CFDD" w14:textId="77777777" w:rsidR="0017154C" w:rsidRPr="00FA75AB" w:rsidRDefault="0017154C" w:rsidP="0017154C">
      <w:pPr>
        <w:tabs>
          <w:tab w:val="clear" w:pos="3068"/>
        </w:tabs>
        <w:ind w:firstLine="0"/>
        <w:jc w:val="center"/>
        <w:rPr>
          <w:rFonts w:asciiTheme="minorHAnsi" w:hAnsiTheme="minorHAnsi" w:cstheme="minorHAnsi"/>
          <w:szCs w:val="22"/>
        </w:rPr>
      </w:pPr>
      <w:r w:rsidRPr="00FA75AB">
        <w:rPr>
          <w:rFonts w:asciiTheme="minorHAnsi" w:hAnsiTheme="minorHAnsi" w:cstheme="minorHAnsi"/>
          <w:szCs w:val="22"/>
        </w:rPr>
        <w:t>Claudia J. Stanny</w:t>
      </w:r>
      <w:r w:rsidRPr="00FA75AB">
        <w:rPr>
          <w:rFonts w:asciiTheme="minorHAnsi" w:hAnsiTheme="minorHAnsi" w:cstheme="minorHAnsi"/>
          <w:szCs w:val="22"/>
          <w:vertAlign w:val="superscript"/>
        </w:rPr>
        <w:t>1</w:t>
      </w:r>
      <w:r w:rsidRPr="00FA75AB">
        <w:rPr>
          <w:rFonts w:asciiTheme="minorHAnsi" w:hAnsiTheme="minorHAnsi" w:cstheme="minorHAnsi"/>
          <w:szCs w:val="22"/>
        </w:rPr>
        <w:t xml:space="preserve"> and James E. Arruda</w:t>
      </w:r>
      <w:r w:rsidRPr="00FA75AB">
        <w:rPr>
          <w:rFonts w:asciiTheme="minorHAnsi" w:hAnsiTheme="minorHAnsi" w:cstheme="minorHAnsi"/>
          <w:szCs w:val="22"/>
          <w:vertAlign w:val="superscript"/>
        </w:rPr>
        <w:t>2</w:t>
      </w:r>
    </w:p>
    <w:p>
      <w:pPr>
        <w:pStyle w:val="Authors"/>
      </w:pPr>
      <w:r>
        <w:t>First Author¹, Second Author¹, and Third Author²</w:t>
      </w:r>
    </w:p>
    <w:p w14:paraId="67AD33F7" w14:textId="77777777" w:rsidR="0017154C" w:rsidRPr="00FA75AB" w:rsidRDefault="0017154C" w:rsidP="0017154C">
      <w:pPr>
        <w:pStyle w:val="AuthorAffiliations"/>
        <w:tabs>
          <w:tab w:val="clear" w:pos="3068"/>
        </w:tabs>
        <w:jc w:val="center"/>
        <w:rPr>
          <w:rFonts w:asciiTheme="minorHAnsi" w:hAnsiTheme="minorHAnsi" w:cstheme="minorHAnsi"/>
          <w:szCs w:val="22"/>
        </w:rPr>
        <w:spacing w:after="0" w:line="480" w:lineRule="auto" w:before="0"/>
        <w:ind w:left="0" w:firstLine="0"/>
        <w:pPrChange w:id="9652" w:author="CopyEditor AI" w:date="2026-10-18T04:55:09+11:00">
          <w:pPr>
            <w:pStyle w:val="AuthorAffiliations"/>
            <w:tabs>
              <w:tab w:val="clear" w:pos="3068"/>
            </w:tabs>
            <w:jc w:val="center"/>
            <w:rPr>
              <w:rFonts w:asciiTheme="minorHAnsi" w:hAnsiTheme="minorHAnsi" w:cstheme="minorHAnsi"/>
              <w:szCs w:val="22"/>
            </w:rPr>
            <w:spacing w:after="0"/>
          </w:pPr>
        </w:pPrChange>
      </w:pPr>
      <w:r w:rsidRPr="00FA75AB">
        <w:rPr>
          <w:rFonts w:asciiTheme="minorHAnsi" w:hAnsiTheme="minorHAnsi" w:cstheme="minorHAnsi"/>
          <w:szCs w:val="22"/>
          <w:vertAlign w:val="superscript"/>
        </w:rPr>
        <w:t xml:space="preserve">1 </w:t>
      </w:r>
      <w:r w:rsidRPr="00FA75AB">
        <w:rPr>
          <w:rFonts w:asciiTheme="minorHAnsi" w:hAnsiTheme="minorHAnsi" w:cstheme="minorHAnsi"/>
          <w:szCs w:val="22"/>
        </w:rPr>
        <w:t>Center for University Teaching, Learning, and Assessment, University of West Florida</w:t>
      </w:r>
    </w:p>
    <w:p w14:paraId="7AAF6D08" w14:textId="77777777" w:rsidR="0017154C" w:rsidRPr="00FA75AB" w:rsidRDefault="0017154C" w:rsidP="0017154C">
      <w:pPr>
        <w:pStyle w:val="AuthorAffiliations"/>
        <w:tabs>
          <w:tab w:val="clear" w:pos="3068"/>
        </w:tabs>
        <w:jc w:val="center"/>
        <w:rPr>
          <w:rFonts w:asciiTheme="minorHAnsi" w:hAnsiTheme="minorHAnsi" w:cstheme="minorHAnsi"/>
          <w:szCs w:val="22"/>
        </w:rPr>
        <w:spacing w:line="480" w:lineRule="auto" w:before="0" w:after="0"/>
        <w:ind w:left="0" w:firstLine="0"/>
        <w:pPrChange w:id="9652" w:author="CopyEditor AI" w:date="2026-10-18T04:55:09+11:00">
          <w:pPr>
            <w:pStyle w:val="AuthorAffiliations"/>
            <w:tabs>
              <w:tab w:val="clear" w:pos="3068"/>
            </w:tabs>
            <w:jc w:val="center"/>
            <w:rPr>
              <w:rFonts w:asciiTheme="minorHAnsi" w:hAnsiTheme="minorHAnsi" w:cstheme="minorHAnsi"/>
              <w:szCs w:val="22"/>
            </w:rPr>
          </w:pPr>
        </w:pPrChange>
      </w:pPr>
      <w:r w:rsidRPr="00FA75AB">
        <w:rPr>
          <w:rFonts w:asciiTheme="minorHAnsi" w:hAnsiTheme="minorHAnsi" w:cstheme="minorHAnsi"/>
          <w:szCs w:val="22"/>
          <w:vertAlign w:val="superscript"/>
        </w:rPr>
        <w:t xml:space="preserve">2 </w:t>
      </w:r>
      <w:r w:rsidRPr="00FA75AB">
        <w:rPr>
          <w:rFonts w:asciiTheme="minorHAnsi" w:hAnsiTheme="minorHAnsi" w:cstheme="minorHAnsi"/>
          <w:szCs w:val="22"/>
        </w:rPr>
        <w:t>Department of Psychology, University of West Florida</w:t>
      </w:r>
    </w:p>
    <w:p w14:paraId="7758B3C1" w14:textId="77777777" w:rsidR="0017154C" w:rsidRPr="00FA75AB" w:rsidRDefault="0017154C" w:rsidP="00CC186E">
      <w:pPr>
        <w:pStyle w:val="Heading1"/>
        <w:keepNext/>
        <w:keepLines/>
        <w:jc w:val="center"/>
        <w:spacing w:line="480" w:lineRule="auto" w:before="0" w:after="0"/>
        <w:ind w:left="0" w:firstLine="0"/>
        <w:pPrChange w:id="9652" w:author="CopyEditor AI" w:date="2026-10-18T04:55:09+11:00">
          <w:pPr>
            <w:pStyle w:val="Heading1"/>
            <w:keepNext/>
            <w:keepLines/>
          </w:pPr>
        </w:pPrChange>
      </w:pPr>
      <w:r w:rsidRPr="00FA75AB">
        <w:t>Author Note</w:t>
      </w:r>
    </w:p>
    <w:p w14:paraId="20F4E5FB" w14:textId="77777777" w:rsidR="0017154C" w:rsidRPr="00FA75AB" w:rsidRDefault="0017154C" w:rsidP="0017154C">
      <w:pPr>
        <w:tabs>
          <w:tab w:val="clear" w:pos="3068"/>
        </w:tabs>
        <w:rPr>
          <w:rFonts w:asciiTheme="minorHAnsi" w:hAnsiTheme="minorHAnsi" w:cstheme="minorHAnsi"/>
          <w:szCs w:val="22"/>
        </w:rPr>
      </w:pPr>
      <w:r w:rsidRPr="00FA75AB">
        <w:rPr>
          <w:rFonts w:asciiTheme="minorHAnsi" w:hAnsiTheme="minorHAnsi" w:cstheme="minorHAnsi"/>
          <w:szCs w:val="22"/>
        </w:rPr>
        <w:t xml:space="preserve">Data collection and preliminary analysis were sponsored by the Office of the Provost and the Student Assessment of Instruction Task Force. Portions of these findings were presented as a poster at the 2016 National Institute on the Teaching of Psychology, St. Pete Beach, Florida, United States. We have no conflicts of interest to disclose.</w:t>
      </w:r>
    </w:p>
    <w:p w14:paraId="6E279331" w14:textId="77777777" w:rsidR="0017154C" w:rsidRPr="00FA75AB" w:rsidRDefault="0017154C" w:rsidP="0017154C">
      <w:pPr>
        <w:tabs>
          <w:tab w:val="clear" w:pos="3068"/>
        </w:tabs>
        <w:rPr>
          <w:rFonts w:asciiTheme="minorHAnsi" w:hAnsiTheme="minorHAnsi" w:cstheme="minorHAnsi"/>
          <w:szCs w:val="22"/>
        </w:rPr>
        <w:jc w:val="center"/>
        <w:spacing w:line="480" w:lineRule="auto" w:before="0" w:after="0"/>
        <w:ind w:left="0" w:firstLine="0"/>
        <w:pPrChange w:id="9652" w:author="CopyEditor AI" w:date="2026-10-18T04:55:09+11:00">
          <w:pPr>
            <w:tabs>
              <w:tab w:val="clear" w:pos="3068"/>
            </w:tabs>
            <w:rPr>
              <w:rFonts w:asciiTheme="minorHAnsi" w:hAnsiTheme="minorHAnsi" w:cstheme="minorHAnsi"/>
              <w:szCs w:val="22"/>
            </w:rPr>
          </w:pPr>
        </w:pPrChange>
      </w:pPr>
      <w:r w:rsidRPr="00FA75AB">
        <w:rPr>
          <w:rFonts w:asciiTheme="minorHAnsi" w:hAnsiTheme="minorHAnsi" w:cstheme="minorHAnsi"/>
          <w:szCs w:val="22"/>
        </w:rPr>
        <w:t xml:space="preserve">Correspondence concerning this article should be addressed to Claudia J. Stanny, </w:t>
      </w:r>
      <w:del w:id="1000" w:author="CopyEditor AI" w:date="2026-10-18T04:55:09+11:00">
        <w:r>
          <w:rPr>
            <w:rFonts w:asciiTheme="minorHAnsi" w:hAnsiTheme="minorHAnsi" w:cstheme="minorHAnsi"/>
            <w:szCs w:val="22"/>
          </w:rPr>
          <w:delText>Center</w:delText>
        </w:r>
      </w:del>
      <w:ins w:id="1001" w:author="CopyEditor AI" w:date="2026-10-18T04:55:09+11:00">
        <w:r>
          <w:rPr>
            <w:rFonts w:asciiTheme="minorHAnsi" w:hAnsiTheme="minorHAnsi" w:cstheme="minorHAnsi"/>
            <w:szCs w:val="22"/>
          </w:rPr>
          <w:t>Centre</w:t>
        </w:r>
      </w:ins>
      <w:r>
        <w:rPr>
          <w:rFonts w:asciiTheme="minorHAnsi" w:hAnsiTheme="minorHAnsi" w:cstheme="minorHAnsi"/>
          <w:szCs w:val="22"/>
        </w:rPr>
        <w:t xml:space="preserve"> for University Teaching, Learning, and Assessment, University of West Florida, Building 53, 11000 University Parkway, Pensacola, </w:t>
      </w:r>
      <w:commentRangeStart w:id="26"/>
      <w:r>
        <w:rPr>
          <w:rFonts w:asciiTheme="minorHAnsi" w:hAnsiTheme="minorHAnsi" w:cstheme="minorHAnsi"/>
          <w:szCs w:val="22"/>
        </w:rPr>
        <w:t xml:space="preserve">FL</w:t>
      </w:r>
      <w:commentRangeEnd w:id="26"/>
      <w:r>
        <w:rPr>
          <w:rStyle w:val="CommentReference"/>
        </w:rPr>
        <w:commentReference w:id="26"/>
      </w:r>
      <w:r>
        <w:rPr>
          <w:rFonts w:asciiTheme="minorHAnsi" w:hAnsiTheme="minorHAnsi" w:cstheme="minorHAnsi"/>
          <w:szCs w:val="22"/>
        </w:rPr>
        <w:t xml:space="preserve"> 32514, United States. Email: cstanny@institution.edu</w:t>
      </w:r>
    </w:p>
    <w:p w14:paraId="3E30800D" w14:textId="77777777" w:rsidR="0017154C" w:rsidRPr="00FA75AB" w:rsidRDefault="0017154C" w:rsidP="00CC186E">
      <w:pPr>
        <w:pStyle w:val="Heading Front Page"/>
        <w:pPrChange w:id="7002" w:author="CopyEditor AI" w:date="2026-10-18T04:55:09+11:00">
          <w:pPr>
            <w:pStyle w:val="Heading1"/>
          </w:pPr>
        </w:pPrChange>
      </w:pPr>
      <w:r w:rsidRPr="00CC186E">
        <w:lastRenderedPageBreak/>
        <w:t>Abstract</w:t>
      </w:r>
    </w:p>
    <w:p w14:paraId="65AD58A0" w14:textId="77777777" w:rsidR="0017154C" w:rsidRPr="00FA75AB" w:rsidRDefault="0017154C" w:rsidP="0017154C">
      <w:commentRangeStart w:id="17"/>
      <w:pPr>
        <w:pStyle w:val="Front Page Text"/>
        <w:tabs>
          <w:tab w:val="clear" w:pos="3068"/>
        </w:tabs>
        <w:ind w:firstLine="720" w:left="0" w:start="0"/>
        <w:rPr>
          <w:rFonts w:asciiTheme="minorHAnsi" w:hAnsiTheme="minorHAnsi" w:cstheme="minorHAnsi"/>
          <w:szCs w:val="22"/>
        </w:rPr>
        <w:pPrChange w:id="7300" w:author="CopyEditor AI" w:date="2026-10-18T04:55:09+11:00">
          <w:pPr>
            <w:pStyle w:val="Front Page Text"/>
            <w:tabs>
              <w:tab w:val="clear" w:pos="3068"/>
            </w:tabs>
            <w:ind w:firstLine="0"/>
            <w:rPr>
              <w:rFonts w:asciiTheme="minorHAnsi" w:hAnsiTheme="minorHAnsi" w:cstheme="minorHAnsi"/>
              <w:szCs w:val="22"/>
            </w:rPr>
          </w:pPr>
        </w:pPrChange>
      </w:pPr>
      <w:r w:rsidRPr="00FA75AB">
        <w:rPr>
          <w:rFonts w:asciiTheme="minorHAnsi" w:hAnsiTheme="minorHAnsi" w:cstheme="minorHAnsi"/>
          <w:szCs w:val="22"/>
        </w:rPr>
        <w:t xml:space="preserve">When institutions administer student evaluations of teaching (SETs) online, response rates are lower relative to paper-based administration. We </w:t>
      </w:r>
      <w:del w:id="1002" w:author="CopyEditor AI" w:date="2026-10-18T04:55:09+11:00">
        <w:r>
          <w:rPr>
            <w:rFonts w:asciiTheme="minorHAnsi" w:hAnsiTheme="minorHAnsi" w:cstheme="minorHAnsi"/>
            <w:szCs w:val="22"/>
          </w:rPr>
          <w:delText>analyzed</w:delText>
        </w:r>
      </w:del>
      <w:ins w:id="1003" w:author="CopyEditor AI" w:date="2026-10-18T04:55:09+11:00">
        <w:r>
          <w:rPr>
            <w:rFonts w:asciiTheme="minorHAnsi" w:hAnsiTheme="minorHAnsi" w:cstheme="minorHAnsi"/>
            <w:szCs w:val="22"/>
          </w:rPr>
          <w:t>analysed</w:t>
        </w:r>
      </w:ins>
      <w:r>
        <w:rPr>
          <w:rFonts w:asciiTheme="minorHAnsi" w:hAnsiTheme="minorHAnsi" w:cstheme="minorHAnsi"/>
          <w:szCs w:val="22"/>
        </w:rPr>
        <w:t xml:space="preserve"> average SET scores from 364 courses taught during the fall term in </w:t>
      </w:r>
      <w:del w:id="9663" w:author="CopyEditor AI" w:date="2026-10-18T04:55:09+11:00">
        <w:r>
          <w:rPr>
            <w:rFonts w:asciiTheme="minorHAnsi" w:hAnsiTheme="minorHAnsi" w:cstheme="minorHAnsi"/>
            <w:szCs w:val="22"/>
          </w:rPr>
          <w:delText>3</w:delText>
        </w:r>
      </w:del>
      <w:ins w:id="9664" w:author="CopyEditor AI" w:date="2026-10-18T04:55:09+11:00">
        <w:r>
          <w:rPr>
            <w:rFonts w:asciiTheme="minorHAnsi" w:hAnsiTheme="minorHAnsi" w:cstheme="minorHAnsi"/>
            <w:szCs w:val="22"/>
          </w:rPr>
          <w:t xml:space="preserve">three</w:t>
        </w:r>
      </w:ins>
      <w:r>
        <w:rPr>
          <w:rFonts w:asciiTheme="minorHAnsi" w:hAnsiTheme="minorHAnsi" w:cstheme="minorHAnsi"/>
          <w:szCs w:val="22"/>
        </w:rPr>
        <w:t xml:space="preserve"> consecutive years to determine whether administering SET forms online for all courses in the 3rd year changed the response rate or the average SET score. To control for instructor characteristics, we based the data analysis on courses for which the same instructor taught the course in each of three successive fall terms. Response rates for face-to-face classes declined when SET administration occurred only online. Although average SET scores were reliably lower in Year 3 than in the previous </w:t>
      </w:r>
      <w:del w:id="9665" w:author="CopyEditor AI" w:date="2026-10-18T04:55:09+11:00">
        <w:r>
          <w:rPr>
            <w:rFonts w:asciiTheme="minorHAnsi" w:hAnsiTheme="minorHAnsi" w:cstheme="minorHAnsi"/>
            <w:szCs w:val="22"/>
          </w:rPr>
          <w:delText>2</w:delText>
        </w:r>
      </w:del>
      <w:ins w:id="9666" w:author="CopyEditor AI" w:date="2026-10-18T04:55:09+11:00">
        <w:r>
          <w:rPr>
            <w:rFonts w:asciiTheme="minorHAnsi" w:hAnsiTheme="minorHAnsi" w:cstheme="minorHAnsi"/>
            <w:szCs w:val="22"/>
          </w:rPr>
          <w:t xml:space="preserve">two</w:t>
        </w:r>
      </w:ins>
      <w:r>
        <w:rPr>
          <w:rFonts w:asciiTheme="minorHAnsi" w:hAnsiTheme="minorHAnsi" w:cstheme="minorHAnsi"/>
          <w:szCs w:val="22"/>
        </w:rPr>
        <w:t xml:space="preserve"> years, the magnitude of this change was minimal (0.11 on a five-item Likert-like scale). We discuss practical implications of these findings for interpretation of SETs and the role of SETs in the evaluation of teaching quality.</w:t>
      </w:r>
      <w:commentRangeEnd w:id="17"/>
      <w:r>
        <w:rPr>
          <w:rStyle w:val="CommentReference"/>
        </w:rPr>
        <w:commentReference w:id="17"/>
      </w:r>
    </w:p>
    <w:p>
      <w:pPr>
        <w:pStyle w:val="Heading Front Page"/>
      </w:pPr>
      <w:ins w:id="7302" w:author="CopyEditor AI" w:date="2026-10-18T04:55:09+11:00">
        <w:r>
          <w:rPr>
            <w:sz w:val="28"/>
            <w:szCs w:val="28"/>
          </w:rPr>
          <w:t>Practitioner Notes</w:t>
        </w:r>
      </w:ins>
    </w:p>
    <w:p>
      <w:pPr>
        <w:pStyle w:val="Practitioner Notes"/>
      </w:pPr>
      <w:ins w:id="7304" w:author="CopyEditor AI" w:date="2026-10-18T04:55:09+11:00">
        <w:r>
          <w:t xml:space="preserve"> </w:t>
        </w:r>
      </w:ins>
    </w:p>
    <w:p w14:paraId="462DCD2A" w14:textId="77777777" w:rsidR="0017154C" w:rsidRPr="00FA75AB" w:rsidRDefault="0017154C" w:rsidP="0017154C">
      <w:pPr>
        <w:pStyle w:val="Heading Front Page"/>
        <w:tabs>
          <w:tab w:val="clear" w:pos="3068"/>
        </w:tabs>
        <w:ind w:firstLine="720" w:left="0" w:start="0"/>
        <w:rPr>
          <w:rFonts w:asciiTheme="minorHAnsi" w:hAnsiTheme="minorHAnsi" w:cstheme="minorHAnsi"/>
          <w:szCs w:val="22"/>
        </w:rPr>
        <w:pPrChange w:id="7301" w:author="CopyEditor AI" w:date="2026-10-18T04:55:09+11:00">
          <w:pPr>
            <w:pStyle w:val="Heading Front Page"/>
            <w:tabs>
              <w:tab w:val="clear" w:pos="3068"/>
            </w:tabs>
            <w:ind w:firstLine="0"/>
            <w:rPr>
              <w:rFonts w:asciiTheme="minorHAnsi" w:hAnsiTheme="minorHAnsi" w:cstheme="minorHAnsi"/>
              <w:szCs w:val="22"/>
            </w:rPr>
          </w:pPr>
        </w:pPrChange>
      </w:pPr>
      <w:del w:id="7142" w:author="CopyEditor AI" w:date="2026-10-18T04:55:09+11:00">
        <w:r>
          <w:delText>Keywords: college teaching, student evaluations of teaching, online administration, response rate, assessment</w:delText>
        </w:r>
      </w:del>
      <w:ins w:id="7143" w:author="CopyEditor AI" w:date="2026-10-18T04:55:09+11:00">
        <w:r>
          <w:t>Keywords</w:t>
        </w:r>
      </w:ins>
    </w:p>
    <w:p>
      <w:pPr>
        <w:pStyle w:val="Front Page Text"/>
      </w:pPr>
      <w:ins w:id="7144" w:author="CopyEditor AI" w:date="2026-10-18T04:55:09+11:00">
        <w:r>
          <w:t>college teaching, student evaluations of teaching, online administration, response rate, assessment</w:t>
        </w:r>
      </w:ins>
    </w:p>
    <w:p w14:paraId="3A6E430F" w14:textId="456EE913" w:rsidR="00E102C3" w:rsidRPr="00FA75AB" w:rsidRDefault="00E102C3" w:rsidP="00CC186E">
      <w:pPr>
        <w:pStyle w:val="Heading1"/>
        <w:keepNext/>
        <w:keepLines/>
      </w:pPr>
      <w:r w:rsidRPr="00FA75AB">
        <w:lastRenderedPageBreak/>
        <w:t>Comparison of Student Evaluations of Teaching With Online and Paper-Based Administration</w:t>
      </w:r>
    </w:p>
    <w:p w14:paraId="330F6CFE" w14:textId="77777777" w:rsidR="00E102C3" w:rsidRPr="00FA75AB" w:rsidRDefault="00E102C3" w:rsidP="004E6B89">
      <w:pPr>
        <w:tabs>
          <w:tab w:val="clear" w:pos="3068"/>
        </w:tabs>
        <w:rPr>
          <w:rFonts w:asciiTheme="minorHAnsi" w:hAnsiTheme="minorHAnsi" w:cstheme="minorHAnsi"/>
          <w:szCs w:val="22"/>
        </w:rPr>
      </w:pPr>
      <w:r w:rsidRPr="00FA75AB">
        <w:rPr>
          <w:rFonts w:asciiTheme="minorHAnsi" w:hAnsiTheme="minorHAnsi" w:cstheme="minorHAnsi"/>
          <w:szCs w:val="22"/>
        </w:rPr>
        <w:t xml:space="preserve">Student ratings and evaluations of instruction have a long history as sources of information about teaching quality (Berk, 2013). Student evaluations of teaching (SETs) often play a significant role in high-stakes decisions about hiring, promotion, tenure, and teaching awards. As a result, researchers have examined the psychometric properties of SETs and the possible impact of variables such as race, gender, age, course difficulty, and grading practices on average student ratings (Griffin et al., 2014; Nulty, 2008; Spooren et al., 2013). They have also examined how decision makers evaluate SET scores (Boysen, 2015a, 2015b; Boysen et al., 2014; Dewar, 2011). In the last 20 years, considerable attention has been directed toward the consequences of administering SETs online (Morrison, 2011; Stowell et al., 2012) because low response rates may have implications for how decision makers should interpret SETs.</w:t>
      </w:r>
    </w:p>
    <w:p w14:paraId="71D51E3E" w14:textId="77777777" w:rsidR="00874378" w:rsidRPr="00FA75AB" w:rsidRDefault="00874378" w:rsidP="00CC186E">
      <w:pPr>
        <w:pStyle w:val="Heading2"/>
        <w:keepNext/>
        <w:keepLines/>
      </w:pPr>
      <w:r w:rsidRPr="00FA75AB">
        <w:t xml:space="preserve">Online Administration of Student Evaluations </w:t>
      </w:r>
    </w:p>
    <w:p w14:paraId="17F625CA" w14:textId="77777777" w:rsidR="00E102C3" w:rsidRPr="00FA75AB" w:rsidRDefault="00E102C3" w:rsidP="00CC186E">
      <w:r w:rsidRPr="00FA75AB">
        <w:t xml:space="preserve">Administering SETs online creates multiple benefits. Online administration enables instructors to devote more class time to instruction (vs. administering paper-based forms) and can improve the integrity of the process. Students who are not pressed for time in class are more likely to reflect on their answers and write more detailed comments (Morrison, 2011; Stowell et al., 2012; Venette et al., 2010). Because electronic aggregation of responses bypasses the time-consuming task of transcribing comments (sometimes written in challenging handwriting), instructors can receive summary data and verbatim comments shortly after the close of the term instead of weeks or months into the following term.</w:t>
      </w:r>
    </w:p>
    <w:p w14:paraId="59147433" w14:textId="77777777" w:rsidR="00E102C3" w:rsidRPr="00FA75AB" w:rsidRDefault="00342C89" w:rsidP="004E6B89">
      <w:pPr>
        <w:tabs>
          <w:tab w:val="clear" w:pos="3068"/>
        </w:tabs>
        <w:rPr>
          <w:rFonts w:asciiTheme="minorHAnsi" w:hAnsiTheme="minorHAnsi" w:cstheme="minorHAnsi"/>
          <w:szCs w:val="22"/>
        </w:rPr>
      </w:pPr>
      <w:r>
        <w:rPr>
          <w:rFonts w:asciiTheme="minorHAnsi" w:hAnsiTheme="minorHAnsi" w:cstheme="minorHAnsi"/>
          <w:szCs w:val="22"/>
        </w:rPr>
        <w:t xml:space="preserve">Despite the many benefits of online administration, instructors and students have expressed concerns about online administration of SETs. Students have expressed concern that their responses are not confidential when they must use their student identification number to log into the system (Dommeyer et al., 2002). However, breaches of confidentiality can occur even with paper-based administration. For example, an instructor might </w:t>
      </w:r>
      <w:commentRangeStart w:id="23"/>
      <w:del w:id="9653" w:author="CopyEditor AI" w:date="2026-10-18T04:55:09+11:00">
        <w:r>
          <w:rPr>
            <w:rFonts w:asciiTheme="minorHAnsi" w:hAnsiTheme="minorHAnsi" w:cstheme="minorHAnsi"/>
            <w:szCs w:val="22"/>
          </w:rPr>
          <w:delText>recognize</w:delText>
        </w:r>
      </w:del>
      <w:ins w:id="9654" w:author="CopyEditor AI" w:date="2026-10-18T04:55:09+11:00">
        <w:r>
          <w:rPr>
            <w:rFonts w:asciiTheme="minorHAnsi" w:hAnsiTheme="minorHAnsi" w:cstheme="minorHAnsi"/>
            <w:szCs w:val="22"/>
          </w:rPr>
          <w:t xml:space="preserve">recognise</w:t>
        </w:r>
      </w:ins>
      <w:commentRangeEnd w:id="23"/>
      <w:r>
        <w:rPr>
          <w:rStyle w:val="CommentReference"/>
        </w:rPr>
        <w:commentReference w:id="23"/>
      </w:r>
      <w:r>
        <w:rPr>
          <w:rFonts w:asciiTheme="minorHAnsi" w:hAnsiTheme="minorHAnsi" w:cstheme="minorHAnsi"/>
          <w:szCs w:val="22"/>
        </w:rPr>
        <w:t xml:space="preserve"> student handwriting (one reason some students do not write comments on paper-based forms), or an instructor might remain present during SET administration (Avery et al., 2006).</w:t>
      </w:r>
    </w:p>
    <w:p w14:paraId="00BA9CC0" w14:textId="77777777" w:rsidR="00E102C3" w:rsidRPr="00FA75AB" w:rsidRDefault="00E102C3" w:rsidP="004E6B89">
      <w:pPr>
        <w:tabs>
          <w:tab w:val="clear" w:pos="3068"/>
        </w:tabs>
        <w:rPr>
          <w:rFonts w:asciiTheme="minorHAnsi" w:hAnsiTheme="minorHAnsi" w:cstheme="minorHAnsi"/>
          <w:szCs w:val="22"/>
        </w:rPr>
      </w:pPr>
      <w:r w:rsidRPr="00FA75AB">
        <w:rPr>
          <w:rFonts w:asciiTheme="minorHAnsi" w:hAnsiTheme="minorHAnsi" w:cstheme="minorHAnsi"/>
          <w:szCs w:val="22"/>
        </w:rPr>
        <w:t xml:space="preserve">In-class, paper-based administration creates social expectations that might motivate students to complete SETs. In contrast, students who are concerned about confidentiality or do not understand how instructors and institutions use SET findings to improve teaching might ignore requests to complete an online SET (Dommeyer et al., 2002). Instructors in turn worry that low response rates will reduce the validity of the findings if students who do not complete </w:t>
      </w:r>
      <w:del w:id="1004" w:author="CopyEditor AI" w:date="2026-10-18T04:55:09+11:00">
        <w:r>
          <w:rPr>
            <w:rFonts w:asciiTheme="minorHAnsi" w:hAnsiTheme="minorHAnsi" w:cstheme="minorHAnsi"/>
            <w:szCs w:val="22"/>
          </w:rPr>
          <w:delText>an SET</w:delText>
        </w:r>
      </w:del>
      <w:ins w:id="1005" w:author="CopyEditor AI" w:date="2026-10-18T04:55:09+11:00">
        <w:r>
          <w:rPr>
            <w:rFonts w:asciiTheme="minorHAnsi" w:hAnsiTheme="minorHAnsi" w:cstheme="minorHAnsi"/>
            <w:szCs w:val="22"/>
          </w:rPr>
          <w:t>a SET</w:t>
        </w:r>
      </w:ins>
      <w:r>
        <w:rPr>
          <w:rFonts w:asciiTheme="minorHAnsi" w:hAnsiTheme="minorHAnsi" w:cstheme="minorHAnsi"/>
          <w:szCs w:val="22"/>
        </w:rPr>
        <w:t xml:space="preserve"> differ in significant ways from students who do (Stowell et al., 2012). For example, students who do not attend class regularly often miss class the day that SETs are administered. However, all students (including </w:t>
      </w:r>
      <w:commentRangeStart w:id="24"/>
      <w:r>
        <w:rPr>
          <w:rFonts w:asciiTheme="minorHAnsi" w:hAnsiTheme="minorHAnsi" w:cstheme="minorHAnsi"/>
          <w:szCs w:val="22"/>
        </w:rPr>
        <w:t xml:space="preserve">nonattending</w:t>
      </w:r>
      <w:commentRangeEnd w:id="24"/>
      <w:r>
        <w:rPr>
          <w:rStyle w:val="CommentReference"/>
        </w:rPr>
        <w:commentReference w:id="24"/>
      </w:r>
      <w:r>
        <w:rPr>
          <w:rFonts w:asciiTheme="minorHAnsi" w:hAnsiTheme="minorHAnsi" w:cstheme="minorHAnsi"/>
          <w:szCs w:val="22"/>
        </w:rPr>
        <w:t xml:space="preserve"> students) can complete the forms when they are administered online. Faculty also fear that SET findings based on a low-response sample will be dominated by students in extreme categories (e.g., students with grudges, students with extremely </w:t>
      </w:r>
      <w:del w:id="9655" w:author="CopyEditor AI" w:date="2026-10-18T04:55:09+11:00">
        <w:r>
          <w:rPr>
            <w:rFonts w:asciiTheme="minorHAnsi" w:hAnsiTheme="minorHAnsi" w:cstheme="minorHAnsi"/>
            <w:szCs w:val="22"/>
          </w:rPr>
          <w:delText>favorable</w:delText>
        </w:r>
      </w:del>
      <w:ins w:id="9656" w:author="CopyEditor AI" w:date="2026-10-18T04:55:09+11:00">
        <w:r>
          <w:rPr>
            <w:rFonts w:asciiTheme="minorHAnsi" w:hAnsiTheme="minorHAnsi" w:cstheme="minorHAnsi"/>
            <w:szCs w:val="22"/>
          </w:rPr>
          <w:t xml:space="preserve">favourable</w:t>
        </w:r>
      </w:ins>
      <w:r>
        <w:rPr>
          <w:rFonts w:asciiTheme="minorHAnsi" w:hAnsiTheme="minorHAnsi" w:cstheme="minorHAnsi"/>
          <w:szCs w:val="22"/>
        </w:rPr>
        <w:t xml:space="preserve"> attitudes), who may be particularly motivated to complete online SETs, and therefore that SET findings will inadequately represent the voice of average students (Reiner &amp; Arnold, 2010).</w:t>
      </w:r>
    </w:p>
    <w:p w14:paraId="121C2B86" w14:textId="77777777" w:rsidR="00AA4A24" w:rsidRPr="00FA75AB" w:rsidRDefault="00AA4A24" w:rsidP="00CC186E">
      <w:pPr>
        <w:pStyle w:val="Heading2"/>
        <w:keepNext/>
        <w:keepLines/>
      </w:pPr>
      <w:r w:rsidRPr="00FA75AB">
        <w:t xml:space="preserve">Effects of Format on Response Rates and Student Evaluation Scores</w:t>
      </w:r>
    </w:p>
    <w:p w14:paraId="5DBE68E1" w14:textId="3C3BF115" w:rsidR="00E102C3" w:rsidRPr="00FA75AB" w:rsidRDefault="00E102C3" w:rsidP="004E6B89">
      <w:pPr>
        <w:tabs>
          <w:tab w:val="clear" w:pos="3068"/>
        </w:tabs>
        <w:rPr>
          <w:rFonts w:asciiTheme="minorHAnsi" w:hAnsiTheme="minorHAnsi" w:cstheme="minorHAnsi"/>
          <w:szCs w:val="22"/>
        </w:rPr>
      </w:pPr>
      <w:r w:rsidRPr="00FA75AB">
        <w:rPr>
          <w:rFonts w:asciiTheme="minorHAnsi" w:hAnsiTheme="minorHAnsi" w:cstheme="minorHAnsi"/>
          <w:szCs w:val="22"/>
        </w:rPr>
        <w:t xml:space="preserve">The potential for biased SET findings associated with low response rates has been examined in the published literature. In findings that run contrary to faculty fears that online SETs might be dominated by low-performing students, Avery et al. (2006) found that students with higher grade-point averages (GPAs) were more likely to complete online evaluations. Likewise, Jaquett et al. (2017) reported that students who had positive experiences in their classes (including receiving the grade they expected to earn) were more likely to submit course evaluations.</w:t>
      </w:r>
    </w:p>
    <w:p w14:paraId="6CCA63BA" w14:textId="629C8E90" w:rsidR="001C2344" w:rsidRPr="00FA75AB" w:rsidRDefault="00E102C3" w:rsidP="00120A65">
      <w:pPr>
        <w:tabs>
          <w:tab w:val="clear" w:pos="3068"/>
        </w:tabs>
        <w:rPr>
          <w:rFonts w:asciiTheme="minorHAnsi" w:hAnsiTheme="minorHAnsi" w:cstheme="minorHAnsi"/>
          <w:szCs w:val="22"/>
        </w:rPr>
      </w:pPr>
      <w:r w:rsidRPr="00FA75AB">
        <w:rPr>
          <w:rFonts w:asciiTheme="minorHAnsi" w:hAnsiTheme="minorHAnsi" w:cstheme="minorHAnsi"/>
          <w:szCs w:val="22"/>
        </w:rPr>
        <w:t xml:space="preserve">Institutions can expect lower response rates when they administer SETs online (Avery et al., 2006; Dommeyer et al., 2002; Morrison, 2011; Nulty, 2008; Reiner &amp; Arnold, 2010; Stowell et al., 2012; Venette et al., 2010). However, most researchers have found that the mean SET rating does not change significantly when they compare SETs administered on paper with those completed online. These findings have been replicated in multiple settings using a variety of research methods (Avery et al., 2006; Dommeyer et al., 2004; Morrison, 2011; Stowell et al., 2012; Venette et al., 2010).</w:t>
      </w:r>
    </w:p>
    <w:p w14:paraId="2B60D2F4" w14:textId="2B1625A5" w:rsidR="00E102C3" w:rsidRPr="00FA75AB" w:rsidRDefault="00120A65" w:rsidP="00CC186E">
      <w:r w:rsidRPr="00CC186E">
        <w:t xml:space="preserve">Exceptions to this pattern of minimal or nonsignificant differences in average SET scores appeared in Nowell et al. (2010) and Morrison (2011), who examined a sample of 29 business courses. Both studies reported lower average scores when SETs were administered online. However, they also found that SET scores for individual items varied more within an instructor when SETs were administered online versus on paper. Students who completed SETs on paper tended to record the same response for all questions, whereas students who completed the forms online tended to respond differently to different questions. Both research groups argued that scores obtained online might not be directly comparable to scores obtained through paper-based forms. They advised that institutions administer SETs entirely online or entirely on paper to ensure consistent, comparable evaluations across faculty.</w:t>
      </w:r>
    </w:p>
    <w:p w14:paraId="3C89A233" w14:textId="1B12D3D5" w:rsidR="00E102C3" w:rsidRPr="00FA75AB" w:rsidRDefault="00E102C3" w:rsidP="004E6B89">
      <w:commentRangeStart w:id="19"/>
      <w:pPr>
        <w:tabs>
          <w:tab w:val="clear" w:pos="3068"/>
        </w:tabs>
        <w:rPr>
          <w:rFonts w:asciiTheme="minorHAnsi" w:hAnsiTheme="minorHAnsi" w:cstheme="minorHAnsi"/>
          <w:szCs w:val="22"/>
        </w:rPr>
      </w:pPr>
      <w:r w:rsidRPr="00CC186E">
        <w:t>Each university presents a unique</w:t>
      </w:r>
      <w:r>
        <w:rPr>
          <w:rFonts w:asciiTheme="minorHAnsi" w:hAnsiTheme="minorHAnsi" w:cstheme="minorHAnsi"/>
          <w:szCs w:val="22"/>
        </w:rPr>
        <w:t xml:space="preserve"> environment and culture that could influence how seriously students take SETs and how they respond to decisions to administer SETs online. Although a few large-scale studies of the impact of online administration exist (Reiner &amp; Arnold, 2010; Risquez et al., 2015), a local replication answers questions about characteristics unique to that institution and generates evidence about the </w:t>
      </w:r>
      <w:del w:id="9657" w:author="CopyEditor AI" w:date="2026-10-18T04:55:09+11:00">
        <w:r>
          <w:rPr>
            <w:rFonts w:asciiTheme="minorHAnsi" w:hAnsiTheme="minorHAnsi" w:cstheme="minorHAnsi"/>
            <w:szCs w:val="22"/>
          </w:rPr>
          <w:delText>generalizability</w:delText>
        </w:r>
      </w:del>
      <w:ins w:id="9658" w:author="CopyEditor AI" w:date="2026-10-18T04:55:09+11:00">
        <w:r>
          <w:rPr>
            <w:rFonts w:asciiTheme="minorHAnsi" w:hAnsiTheme="minorHAnsi" w:cstheme="minorHAnsi"/>
            <w:szCs w:val="22"/>
          </w:rPr>
          <w:t xml:space="preserve">generalisability</w:t>
        </w:r>
      </w:ins>
      <w:r>
        <w:rPr>
          <w:rFonts w:asciiTheme="minorHAnsi" w:hAnsiTheme="minorHAnsi" w:cstheme="minorHAnsi"/>
          <w:szCs w:val="22"/>
        </w:rPr>
        <w:t xml:space="preserve"> of existing findings.</w:t>
      </w:r>
      <w:commentRangeEnd w:id="19"/>
      <w:r>
        <w:rPr>
          <w:rStyle w:val="CommentReference"/>
        </w:rPr>
        <w:commentReference w:id="19"/>
      </w:r>
    </w:p>
    <w:p w14:paraId="072043EA" w14:textId="77777777" w:rsidR="00AA4A24" w:rsidRPr="00FA75AB" w:rsidRDefault="00AA4A24" w:rsidP="00CC186E">
      <w:pPr>
        <w:pStyle w:val="Heading2"/>
        <w:keepNext/>
        <w:keepLines/>
      </w:pPr>
      <w:r w:rsidRPr="00FA75AB">
        <w:t>Purpose of the Present Study</w:t>
      </w:r>
    </w:p>
    <w:p w14:paraId="7BDA231F" w14:textId="77777777" w:rsidR="00E102C3" w:rsidRPr="00FA75AB" w:rsidRDefault="00120A65" w:rsidP="004E6B89">
      <w:pPr>
        <w:tabs>
          <w:tab w:val="clear" w:pos="3068"/>
        </w:tabs>
        <w:rPr>
          <w:rFonts w:asciiTheme="minorHAnsi" w:hAnsiTheme="minorHAnsi" w:cstheme="minorHAnsi"/>
          <w:szCs w:val="22"/>
        </w:rPr>
      </w:pPr>
      <w:r w:rsidRPr="00FA75AB">
        <w:rPr>
          <w:rFonts w:asciiTheme="minorHAnsi" w:hAnsiTheme="minorHAnsi" w:cstheme="minorHAnsi"/>
          <w:szCs w:val="22"/>
        </w:rPr>
        <w:t xml:space="preserve">In the present study we examined patterns of responses for online and paper-based SET scores at a midsized, regional, comprehensive university in the United States. We posed two questions: First, does the response rate or the average SET score change when an institution administers SET forms online instead of on paper? Second, what is the minimal response rate required to produce stable average SET scores for an instructor? Whereas much earlier research relied on small samples often limited to a single academic department, we gathered SET data on a large sample of courses (</w:t>
      </w:r>
      <w:r w:rsidR="00BB41EE" w:rsidRPr="00FA75AB">
        <w:rPr>
          <w:rFonts w:asciiTheme="minorHAnsi" w:hAnsiTheme="minorHAnsi" w:cstheme="minorHAnsi"/>
          <w:i/>
          <w:iCs/>
          <w:szCs w:val="22"/>
        </w:rPr>
        <w:t>N</w:t>
      </w:r>
      <w:r>
        <w:rPr>
          <w:rFonts w:asciiTheme="minorHAnsi" w:hAnsiTheme="minorHAnsi" w:cstheme="minorHAnsi"/>
          <w:szCs w:val="22"/>
        </w:rPr>
        <w:t xml:space="preserve"> = 364) that included instructors from all colleges and all course levels over </w:t>
      </w:r>
      <w:del w:id="9667" w:author="CopyEditor AI" w:date="2026-10-18T04:55:09+11:00">
        <w:r>
          <w:rPr>
            <w:rFonts w:asciiTheme="minorHAnsi" w:hAnsiTheme="minorHAnsi" w:cstheme="minorHAnsi"/>
            <w:szCs w:val="22"/>
          </w:rPr>
          <w:delText>3</w:delText>
        </w:r>
      </w:del>
      <w:ins w:id="9668" w:author="CopyEditor AI" w:date="2026-10-18T04:55:09+11:00">
        <w:r>
          <w:rPr>
            <w:rFonts w:asciiTheme="minorHAnsi" w:hAnsiTheme="minorHAnsi" w:cstheme="minorHAnsi"/>
            <w:szCs w:val="22"/>
          </w:rPr>
          <w:t xml:space="preserve">three</w:t>
        </w:r>
      </w:ins>
      <w:r>
        <w:rPr>
          <w:rFonts w:asciiTheme="minorHAnsi" w:hAnsiTheme="minorHAnsi" w:cstheme="minorHAnsi"/>
          <w:szCs w:val="22"/>
        </w:rPr>
        <w:t xml:space="preserve"> years. We controlled for individual differences in instructors by limiting the sample to courses taught by the same instructor in all </w:t>
      </w:r>
      <w:del w:id="9669" w:author="CopyEditor AI" w:date="2026-10-18T04:55:09+11:00">
        <w:r>
          <w:rPr>
            <w:rFonts w:asciiTheme="minorHAnsi" w:hAnsiTheme="minorHAnsi" w:cstheme="minorHAnsi"/>
            <w:szCs w:val="22"/>
          </w:rPr>
          <w:delText>3</w:delText>
        </w:r>
      </w:del>
      <w:ins w:id="9670" w:author="CopyEditor AI" w:date="2026-10-18T04:55:09+11:00">
        <w:r>
          <w:rPr>
            <w:rFonts w:asciiTheme="minorHAnsi" w:hAnsiTheme="minorHAnsi" w:cstheme="minorHAnsi"/>
            <w:szCs w:val="22"/>
          </w:rPr>
          <w:t xml:space="preserve">three</w:t>
        </w:r>
      </w:ins>
      <w:r>
        <w:rPr>
          <w:rFonts w:asciiTheme="minorHAnsi" w:hAnsiTheme="minorHAnsi" w:cstheme="minorHAnsi"/>
          <w:szCs w:val="22"/>
        </w:rPr>
        <w:t xml:space="preserve"> years. The university offers nearly 30% of course sections online in any given term, and these courses </w:t>
      </w:r>
      <w:del w:id="1006" w:author="CopyEditor AI" w:date="2026-10-18T04:55:09+11:00">
        <w:r>
          <w:rPr>
            <w:rFonts w:asciiTheme="minorHAnsi" w:hAnsiTheme="minorHAnsi" w:cstheme="minorHAnsi"/>
            <w:szCs w:val="22"/>
          </w:rPr>
          <w:delText>have always administered</w:delText>
        </w:r>
      </w:del>
      <w:ins w:id="1007" w:author="CopyEditor AI" w:date="2026-10-18T04:55:09+11:00">
        <w:r>
          <w:rPr>
            <w:rFonts w:asciiTheme="minorHAnsi" w:hAnsiTheme="minorHAnsi" w:cstheme="minorHAnsi"/>
            <w:szCs w:val="22"/>
          </w:rPr>
          <w:t>have always been administered</w:t>
        </w:r>
      </w:ins>
      <w:r w:rsidRPr="00FA75AB">
        <w:rPr>
          <w:rFonts w:asciiTheme="minorHAnsi" w:hAnsiTheme="minorHAnsi" w:cstheme="minorHAnsi"/>
          <w:szCs w:val="22"/>
        </w:rPr>
        <w:t xml:space="preserve"> online SETs. This allowed us to examine the combined effects of changing the method of delivery for SETs (paper-based to online) for traditional classes and changing from a mixed method of administering SETs (paper for traditional classes and online for online classes in the first 2 years of data gathered) to uniform use of online forms for all classes in the final year of data collection.</w:t>
      </w:r>
    </w:p>
    <w:p>
      <w:commentRangeStart w:id="1"/>
      <w:pPr>
        <w:pStyle w:val="Heading1"/>
        <w:pageBreakBefore/>
        <w:keepNext/>
        <w:keepLines/>
      </w:pPr>
      <w:ins w:id="9000" w:author="CopyEditor AI" w:date="2026-10-18T04:55:09+11:00">
        <w:r>
          <w:t xml:space="preserve">Introduction</w:t>
        </w:r>
      </w:ins>
      <w:commentRangeEnd w:id="1"/>
      <w:r>
        <w:rPr>
          <w:rStyle w:val="CommentReference"/>
        </w:rPr>
        <w:commentReference w:id="1"/>
      </w:r>
    </w:p>
    <w:p>
      <w:commentRangeStart w:id="2"/>
      <w:pPr>
        <w:pStyle w:val="Heading1"/>
        <w:keepNext/>
        <w:keepLines/>
      </w:pPr>
      <w:ins w:id="9001" w:author="CopyEditor AI" w:date="2026-10-18T04:55:09+11:00">
        <w:r>
          <w:t xml:space="preserve">Literature</w:t>
        </w:r>
      </w:ins>
      <w:commentRangeEnd w:id="2"/>
      <w:r>
        <w:rPr>
          <w:rStyle w:val="CommentReference"/>
        </w:rPr>
        <w:commentReference w:id="2"/>
      </w:r>
    </w:p>
    <w:p w14:paraId="7A826886" w14:textId="77777777" w:rsidR="00E102C3" w:rsidRPr="00FA75AB" w:rsidRDefault="00E102C3" w:rsidP="00CC186E">
      <w:pPr>
        <w:pStyle w:val="Heading1"/>
        <w:keepNext/>
        <w:keepLines/>
      </w:pPr>
      <w:commentRangeStart w:id="3"/>
      <w:commentRangeStart w:id="4"/>
      <w:commentRangeStart w:id="5"/>
      <w:commentRangeStart w:id="6"/>
      <w:commentRangeStart w:id="7"/>
      <w:r w:rsidRPr="00CC186E">
        <w:t>Method</w:t>
      </w:r>
      <w:commentRangeEnd w:id="7"/>
      <w:r>
        <w:rPr>
          <w:rStyle w:val="CommentReference"/>
        </w:rPr>
        <w:commentReference w:id="7"/>
      </w:r>
      <w:commentRangeEnd w:id="6"/>
      <w:r>
        <w:rPr>
          <w:rStyle w:val="CommentReference"/>
        </w:rPr>
        <w:commentReference w:id="6"/>
      </w:r>
      <w:commentRangeEnd w:id="5"/>
      <w:r>
        <w:rPr>
          <w:rStyle w:val="CommentReference"/>
        </w:rPr>
        <w:commentReference w:id="5"/>
      </w:r>
      <w:commentRangeEnd w:id="4"/>
      <w:r>
        <w:rPr>
          <w:rStyle w:val="CommentReference"/>
        </w:rPr>
        <w:commentReference w:id="4"/>
      </w:r>
      <w:commentRangeEnd w:id="3"/>
      <w:r>
        <w:rPr>
          <w:rStyle w:val="CommentReference"/>
        </w:rPr>
        <w:commentReference w:id="3"/>
      </w:r>
    </w:p>
    <w:p w14:paraId="77F0DE14" w14:textId="77777777" w:rsidR="00E102C3" w:rsidRPr="00FA75AB" w:rsidRDefault="00E102C3" w:rsidP="00CC186E">
      <w:pPr>
        <w:pStyle w:val="Heading2"/>
        <w:keepNext/>
        <w:keepLines/>
      </w:pPr>
      <w:r w:rsidRPr="00FA75AB">
        <w:t>Sample</w:t>
      </w:r>
    </w:p>
    <w:p w14:paraId="6E8499C7" w14:textId="77777777" w:rsidR="001A6792" w:rsidRPr="00FA75AB" w:rsidRDefault="00E102C3" w:rsidP="004E6B89">
      <w:pPr>
        <w:tabs>
          <w:tab w:val="clear" w:pos="3068"/>
        </w:tabs>
        <w:rPr>
          <w:rFonts w:asciiTheme="minorHAnsi" w:hAnsiTheme="minorHAnsi" w:cstheme="minorHAnsi"/>
          <w:szCs w:val="22"/>
        </w:rPr>
      </w:pPr>
      <w:r w:rsidRPr="00FA75AB">
        <w:rPr>
          <w:rFonts w:asciiTheme="minorHAnsi" w:hAnsiTheme="minorHAnsi" w:cstheme="minorHAnsi"/>
          <w:szCs w:val="22"/>
        </w:rPr>
        <w:t xml:space="preserve">Response rates and evaluation ratings were retrieved from archived course evaluation data. The archive of SET data did not include information about personal characteristics of the instructor (gender, age, or years of teaching experience), and students were not provided with any systematic incentive to complete the paper or online versions of the SET. We extracted data </w:t>
      </w:r>
      <w:r w:rsidRPr="00FA75AB">
        <w:rPr>
          <w:rStyle w:val="o00408"/>
          <w:rFonts w:asciiTheme="minorHAnsi" w:hAnsiTheme="minorHAnsi" w:cstheme="minorHAnsi"/>
          <w:szCs w:val="22"/>
        </w:rPr>
        <w:t>on response</w:t>
      </w:r>
      <w:r w:rsidR="006274E0" w:rsidRPr="00FA75AB">
        <w:rPr>
          <w:rFonts w:asciiTheme="minorHAnsi" w:hAnsiTheme="minorHAnsi" w:cstheme="minorHAnsi"/>
          <w:szCs w:val="22"/>
        </w:rPr>
        <w:t xml:space="preserve"> rates and evaluation ratings for 364 courses that had been taught by the same instructor during three consecutive fall terms (2012, 2013, and 2014). </w:t>
      </w:r>
    </w:p>
    <w:p w14:paraId="700C5283" w14:textId="77777777" w:rsidR="00E102C3" w:rsidRPr="00FA75AB" w:rsidRDefault="00E102C3" w:rsidP="004E6B89">
      <w:pPr>
        <w:tabs>
          <w:tab w:val="clear" w:pos="3068"/>
        </w:tabs>
        <w:rPr>
          <w:rFonts w:asciiTheme="minorHAnsi" w:hAnsiTheme="minorHAnsi" w:cstheme="minorHAnsi"/>
          <w:szCs w:val="22"/>
        </w:rPr>
      </w:pPr>
      <w:r w:rsidRPr="00FA75AB">
        <w:rPr>
          <w:rFonts w:asciiTheme="minorHAnsi" w:hAnsiTheme="minorHAnsi" w:cstheme="minorHAnsi"/>
          <w:szCs w:val="22"/>
        </w:rPr>
        <w:t xml:space="preserve">The sample included faculty who taught in each of the five colleges at the university: 109 instructors (30%) taught in the College of </w:t>
      </w:r>
      <w:r w:rsidRPr="00FA75AB">
        <w:rPr>
          <w:rStyle w:val="s01997"/>
          <w:rFonts w:asciiTheme="minorHAnsi" w:hAnsiTheme="minorHAnsi" w:cstheme="minorHAnsi"/>
          <w:szCs w:val="22"/>
        </w:rPr>
        <w:t>Social Science</w:t>
      </w:r>
      <w:r w:rsidR="006274E0" w:rsidRPr="00FA75AB">
        <w:rPr>
          <w:rFonts w:asciiTheme="minorHAnsi" w:hAnsiTheme="minorHAnsi" w:cstheme="minorHAnsi"/>
          <w:szCs w:val="22"/>
        </w:rPr>
        <w:t xml:space="preserve"> and Humanities, 82 (23%) taught in the College of Science and Engineering, 75 (21%) taught in the College of Education and Professional Studies, 58 (16%) taught in the College of Health, and 40 (11%) taught in the College of Business. Each instructor provided data on one course. Approximately 259 instructors (71%) provided ratings for face-to-face courses, and 105 (29%) provided ratings for online courses, which accurately reflects the proportion of face-to-face and online courses offered at the university. The sample included 107 courses (29%) at the beginning undergraduate level (1st- and 2nd-year students), 205 courses (56%) at the advanced undergraduate level (3rd- and 4th-year students), and 52 courses (14%) at the graduate level.</w:t>
      </w:r>
    </w:p>
    <w:p w14:paraId="23C66919" w14:textId="77777777" w:rsidR="00E102C3" w:rsidRPr="00FA75AB" w:rsidRDefault="00E102C3" w:rsidP="00CC186E">
      <w:pPr>
        <w:pStyle w:val="Heading2"/>
        <w:keepNext/>
        <w:keepLines/>
      </w:pPr>
      <w:r w:rsidRPr="00FA75AB">
        <w:t>Instrument</w:t>
      </w:r>
    </w:p>
    <w:p w14:paraId="0DBAA127" w14:textId="77777777" w:rsidR="00E102C3" w:rsidRPr="00FA75AB" w:rsidRDefault="00E102C3" w:rsidP="006274E0">
      <w:pPr>
        <w:tabs>
          <w:tab w:val="clear" w:pos="3068"/>
        </w:tabs>
        <w:rPr>
          <w:rFonts w:asciiTheme="minorHAnsi" w:hAnsiTheme="minorHAnsi" w:cstheme="minorHAnsi"/>
          <w:szCs w:val="22"/>
        </w:rPr>
      </w:pPr>
      <w:r>
        <w:rPr>
          <w:rFonts w:asciiTheme="minorHAnsi" w:hAnsiTheme="minorHAnsi" w:cstheme="minorHAnsi"/>
          <w:szCs w:val="22"/>
        </w:rPr>
        <w:t xml:space="preserve">The course evaluation instrument was a set of 18 items developed by the state university system. The first eight items were designed to measure the quality of the instructor, concluding with a global rating of instructor quality (Item 8: “Overall assessment of instructor”). The remaining items asked students to evaluate components of the course, concluding with a global rating of course </w:t>
      </w:r>
      <w:del w:id="9659" w:author="CopyEditor AI" w:date="2026-10-18T04:55:09+11:00">
        <w:r>
          <w:rPr>
            <w:rFonts w:asciiTheme="minorHAnsi" w:hAnsiTheme="minorHAnsi" w:cstheme="minorHAnsi"/>
            <w:szCs w:val="22"/>
          </w:rPr>
          <w:delText>organization</w:delText>
        </w:r>
      </w:del>
      <w:ins w:id="9660" w:author="CopyEditor AI" w:date="2026-10-18T04:55:09+11:00">
        <w:r>
          <w:rPr>
            <w:rFonts w:asciiTheme="minorHAnsi" w:hAnsiTheme="minorHAnsi" w:cstheme="minorHAnsi"/>
            <w:szCs w:val="22"/>
          </w:rPr>
          <w:t xml:space="preserve">organisation</w:t>
        </w:r>
      </w:ins>
      <w:r>
        <w:rPr>
          <w:rFonts w:asciiTheme="minorHAnsi" w:hAnsiTheme="minorHAnsi" w:cstheme="minorHAnsi"/>
          <w:szCs w:val="22"/>
        </w:rPr>
        <w:t xml:space="preserve"> (Item 18: “Overall, I would rate the course organization”). No formal data on the psychometric properties of the items are available, although all items have obvious face validity.</w:t>
      </w:r>
    </w:p>
    <w:p w14:paraId="4BC50A11" w14:textId="77777777" w:rsidR="006274E0" w:rsidRPr="00FA75AB" w:rsidRDefault="00E102C3" w:rsidP="006274E0">
      <w:pPr>
        <w:tabs>
          <w:tab w:val="clear" w:pos="3068"/>
        </w:tabs>
        <w:rPr>
          <w:rFonts w:asciiTheme="minorHAnsi" w:hAnsiTheme="minorHAnsi" w:cstheme="minorHAnsi"/>
          <w:szCs w:val="22"/>
        </w:rPr>
      </w:pPr>
      <w:r w:rsidRPr="00FA75AB">
        <w:rPr>
          <w:rFonts w:asciiTheme="minorHAnsi" w:hAnsiTheme="minorHAnsi" w:cstheme="minorHAnsi"/>
          <w:szCs w:val="22"/>
        </w:rPr>
        <w:t xml:space="preserve">Students were asked to rate each instructor as poor (0), fair (1), good (2), very good (3), or excellent (4) in response to each item. Evaluation ratings were subsequently calculated for each course and instructor. A median rating was computed when an instructor taught more than one section of a course during a term.</w:t>
      </w:r>
    </w:p>
    <w:p w14:paraId="61201128" w14:textId="77777777" w:rsidR="00E102C3" w:rsidRPr="00FA75AB" w:rsidRDefault="00E102C3" w:rsidP="006274E0">
      <w:pPr>
        <w:tabs>
          <w:tab w:val="clear" w:pos="3068"/>
        </w:tabs>
        <w:rPr>
          <w:rFonts w:asciiTheme="minorHAnsi" w:hAnsiTheme="minorHAnsi" w:cstheme="minorHAnsi"/>
          <w:szCs w:val="22"/>
        </w:rPr>
      </w:pPr>
      <w:r>
        <w:rPr>
          <w:rFonts w:asciiTheme="minorHAnsi" w:hAnsiTheme="minorHAnsi" w:cstheme="minorHAnsi"/>
          <w:szCs w:val="22"/>
        </w:rPr>
        <w:t xml:space="preserve">The institution limited our access to SET data for the </w:t>
      </w:r>
      <w:del w:id="9671" w:author="CopyEditor AI" w:date="2026-10-18T04:55:09+11:00">
        <w:r>
          <w:rPr>
            <w:rFonts w:asciiTheme="minorHAnsi" w:hAnsiTheme="minorHAnsi" w:cstheme="minorHAnsi"/>
            <w:szCs w:val="22"/>
          </w:rPr>
          <w:delText>3</w:delText>
        </w:r>
      </w:del>
      <w:ins w:id="9672" w:author="CopyEditor AI" w:date="2026-10-18T04:55:09+11:00">
        <w:r>
          <w:rPr>
            <w:rFonts w:asciiTheme="minorHAnsi" w:hAnsiTheme="minorHAnsi" w:cstheme="minorHAnsi"/>
            <w:szCs w:val="22"/>
          </w:rPr>
          <w:t xml:space="preserve">three</w:t>
        </w:r>
      </w:ins>
      <w:r>
        <w:rPr>
          <w:rFonts w:asciiTheme="minorHAnsi" w:hAnsiTheme="minorHAnsi" w:cstheme="minorHAnsi"/>
          <w:szCs w:val="22"/>
        </w:rPr>
        <w:t xml:space="preserve"> years of data requested. We obtained scores for Item 8 (“Overall assessment of instructor”) for all </w:t>
      </w:r>
      <w:del w:id="9673" w:author="CopyEditor AI" w:date="2026-10-18T04:55:09+11:00">
        <w:r>
          <w:rPr>
            <w:rFonts w:asciiTheme="minorHAnsi" w:hAnsiTheme="minorHAnsi" w:cstheme="minorHAnsi"/>
            <w:szCs w:val="22"/>
          </w:rPr>
          <w:delText>3</w:delText>
        </w:r>
      </w:del>
      <w:ins w:id="9674" w:author="CopyEditor AI" w:date="2026-10-18T04:55:09+11:00">
        <w:r>
          <w:rPr>
            <w:rFonts w:asciiTheme="minorHAnsi" w:hAnsiTheme="minorHAnsi" w:cstheme="minorHAnsi"/>
            <w:szCs w:val="22"/>
          </w:rPr>
          <w:t xml:space="preserve">three</w:t>
        </w:r>
      </w:ins>
      <w:r>
        <w:rPr>
          <w:rFonts w:asciiTheme="minorHAnsi" w:hAnsiTheme="minorHAnsi" w:cstheme="minorHAnsi"/>
          <w:szCs w:val="22"/>
        </w:rPr>
        <w:t xml:space="preserve"> years but could obtain scores for Item 18 (“Overall, I would rate the course organization”) only for Year 3. We computed the correlation between scores on Item 8 and Item 18 (from course data recorded in the 3rd year only) to estimate the internal consistency of the evaluation instrument. These two items, which serve as composite summaries of preceding items (Item 8 for Items 1–7 and Item 18 for Items 9–17), were strongly related, r(362) = .92. Feistauer and Richter (2016) also reported strong correlations between global items in a large analysis of SET responses.</w:t>
      </w:r>
    </w:p>
    <w:p w14:paraId="263F0359" w14:textId="77777777" w:rsidR="00E102C3" w:rsidRPr="00FA75AB" w:rsidRDefault="00E102C3" w:rsidP="00CC186E">
      <w:pPr>
        <w:pStyle w:val="Heading2"/>
        <w:keepNext/>
        <w:keepLines/>
      </w:pPr>
      <w:r w:rsidRPr="00FA75AB">
        <w:t>Design</w:t>
      </w:r>
    </w:p>
    <w:p w14:paraId="5A7042AD" w14:textId="77777777" w:rsidR="00E102C3" w:rsidRPr="00FA75AB" w:rsidRDefault="00E102C3" w:rsidP="006274E0">
      <w:pPr>
        <w:tabs>
          <w:tab w:val="clear" w:pos="3068"/>
        </w:tabs>
        <w:rPr>
          <w:rFonts w:asciiTheme="minorHAnsi" w:hAnsiTheme="minorHAnsi" w:cstheme="minorHAnsi"/>
          <w:szCs w:val="22"/>
        </w:rPr>
      </w:pPr>
      <w:r>
        <w:rPr>
          <w:rFonts w:asciiTheme="minorHAnsi" w:hAnsiTheme="minorHAnsi" w:cstheme="minorHAnsi"/>
          <w:szCs w:val="22"/>
        </w:rPr>
        <w:t xml:space="preserve">This study took advantage of a natural experiment created when the university decided to administer all course evaluations online. We requested SET data for the fall semesters for </w:t>
      </w:r>
      <w:del w:id="9675" w:author="CopyEditor AI" w:date="2026-10-18T04:55:09+11:00">
        <w:r>
          <w:rPr>
            <w:rFonts w:asciiTheme="minorHAnsi" w:hAnsiTheme="minorHAnsi" w:cstheme="minorHAnsi"/>
            <w:szCs w:val="22"/>
          </w:rPr>
          <w:delText>2</w:delText>
        </w:r>
      </w:del>
      <w:ins w:id="9676" w:author="CopyEditor AI" w:date="2026-10-18T04:55:09+11:00">
        <w:r>
          <w:rPr>
            <w:rFonts w:asciiTheme="minorHAnsi" w:hAnsiTheme="minorHAnsi" w:cstheme="minorHAnsi"/>
            <w:szCs w:val="22"/>
          </w:rPr>
          <w:t xml:space="preserve">two</w:t>
        </w:r>
      </w:ins>
      <w:r>
        <w:rPr>
          <w:rFonts w:asciiTheme="minorHAnsi" w:hAnsiTheme="minorHAnsi" w:cstheme="minorHAnsi"/>
          <w:szCs w:val="22"/>
        </w:rPr>
        <w:t xml:space="preserve"> years preceding the change, when students completed paper-based SET forms for face-to-face courses and online SET forms for online courses, and data for the fall semester of the implementation year, when students completed online SET forms for all courses. We used a </w:t>
      </w:r>
      <w:del w:id="9677" w:author="CopyEditor AI" w:date="2026-10-18T04:55:09+11:00">
        <w:r>
          <w:rPr>
            <w:rFonts w:asciiTheme="minorHAnsi" w:hAnsiTheme="minorHAnsi" w:cstheme="minorHAnsi"/>
            <w:szCs w:val="22"/>
          </w:rPr>
          <w:delText>2</w:delText>
        </w:r>
      </w:del>
      <w:ins w:id="9678" w:author="CopyEditor AI" w:date="2026-10-18T04:55:09+11:00">
        <w:r>
          <w:rPr>
            <w:rFonts w:asciiTheme="minorHAnsi" w:hAnsiTheme="minorHAnsi" w:cstheme="minorHAnsi"/>
            <w:szCs w:val="22"/>
          </w:rPr>
          <w:t xml:space="preserve">two</w:t>
        </w:r>
      </w:ins>
      <w:r>
        <w:rPr>
          <w:rFonts w:asciiTheme="minorHAnsi" w:hAnsiTheme="minorHAnsi" w:cstheme="minorHAnsi"/>
          <w:szCs w:val="22"/>
        </w:rPr>
        <w:t xml:space="preserve"> × 3 × 3 factorial design in which course delivery method (face to face and online) and course level (beginning undergraduate, advanced undergraduate, and graduate) were between-subjects factors and evaluation year (Year 1: 2012, Year 2: 2013, and Year 3: 2014) was a repeated-measures factor. The dependent measures were the response rate (measured as a percentage of class enrollment) and the rating for Item 8 (“Overall assessment of instructor”).</w:t>
      </w:r>
    </w:p>
    <w:p w14:paraId="1FBABC6B" w14:textId="77777777" w:rsidR="00E102C3" w:rsidRPr="00FA75AB" w:rsidRDefault="00E102C3" w:rsidP="004E6B89">
      <w:pPr>
        <w:rPr>
          <w:rFonts w:asciiTheme="minorHAnsi" w:hAnsiTheme="minorHAnsi" w:cstheme="minorHAnsi"/>
          <w:szCs w:val="22"/>
        </w:rPr>
      </w:pPr>
      <w:r w:rsidRPr="00FA75AB">
        <w:rPr>
          <w:rFonts w:asciiTheme="minorHAnsi" w:hAnsiTheme="minorHAnsi" w:cstheme="minorHAnsi"/>
          <w:szCs w:val="22"/>
        </w:rPr>
        <w:t xml:space="preserve">Data analysis was limited to scores on Item 8 because the institution agreed to release data on this one item only. Data for scores on Item 18 were made available for SET forms administered in Year 3 to address questions about variation in responses across items. The strong correlation between scores on Item 8 and scores on Item 18 suggested that Item 8 could be used as a surrogate for all the items. These two items were of particular interest because faculty, department chairs, and review committees frequently rely on these two items as stand-alone indicators of teaching quality for annual evaluations and tenure and promotion reviews.</w:t>
      </w:r>
    </w:p>
    <w:p w14:paraId="59DB18FB" w14:textId="77777777" w:rsidR="00E102C3" w:rsidRPr="00FA75AB" w:rsidRDefault="00E102C3" w:rsidP="00CC186E">
      <w:pPr>
        <w:pStyle w:val="Heading1"/>
        <w:keepNext/>
        <w:keepLines/>
      </w:pPr>
      <w:r w:rsidRPr="00FA75AB">
        <w:t>Results</w:t>
      </w:r>
    </w:p>
    <w:p w14:paraId="455A334B" w14:textId="77777777" w:rsidR="00E102C3" w:rsidRPr="00FA75AB" w:rsidRDefault="00E102C3" w:rsidP="00CC186E">
      <w:pPr>
        <w:pStyle w:val="Heading2"/>
        <w:keepNext/>
        <w:keepLines/>
      </w:pPr>
      <w:r w:rsidRPr="00FA75AB">
        <w:t xml:space="preserve">Response Rates</w:t>
      </w:r>
    </w:p>
    <w:p w14:paraId="306EA37B" w14:textId="77777777" w:rsidR="00E102C3" w:rsidRPr="00FA75AB" w:rsidRDefault="001C2344" w:rsidP="004E6B89">
      <w:pPr>
        <w:rPr>
          <w:rFonts w:asciiTheme="minorHAnsi" w:hAnsiTheme="minorHAnsi" w:cstheme="minorHAnsi"/>
          <w:szCs w:val="22"/>
        </w:rPr>
      </w:pPr>
      <w:r w:rsidRPr="00FA75AB">
        <w:rPr>
          <w:rFonts w:asciiTheme="minorHAnsi" w:hAnsiTheme="minorHAnsi" w:cstheme="minorHAnsi"/>
          <w:szCs w:val="22"/>
        </w:rPr>
        <w:t xml:space="preserve">Response rates are presented in </w:t>
      </w:r>
      <w:r w:rsidR="00E102C3" w:rsidRPr="00FA75AB">
        <w:rPr>
          <w:rStyle w:val="first-table-reference"/>
          <w:rFonts w:asciiTheme="minorHAnsi" w:hAnsiTheme="minorHAnsi" w:cstheme="minorHAnsi"/>
          <w:szCs w:val="22"/>
        </w:rPr>
        <w:t>Table 1</w:t>
      </w:r>
      <w:r w:rsidRPr="00FA75AB">
        <w:rPr>
          <w:rFonts w:asciiTheme="minorHAnsi" w:hAnsiTheme="minorHAnsi" w:cstheme="minorHAnsi"/>
          <w:szCs w:val="22"/>
        </w:rPr>
        <w:t>. The findings</w:t>
      </w:r>
      <w:r w:rsidR="00E102C3" w:rsidRPr="00FA75AB">
        <w:rPr>
          <w:rFonts w:asciiTheme="minorHAnsi" w:eastAsia="Times New Roman" w:hAnsiTheme="minorHAnsi" w:cstheme="minorHAnsi"/>
          <w:szCs w:val="22"/>
        </w:rPr>
        <w:t xml:space="preserve"> </w:t>
      </w:r>
      <w:r w:rsidR="00E102C3" w:rsidRPr="00FA75AB">
        <w:rPr>
          <w:rFonts w:asciiTheme="minorHAnsi" w:hAnsiTheme="minorHAnsi" w:cstheme="minorHAnsi"/>
          <w:szCs w:val="22"/>
        </w:rPr>
        <w:t xml:space="preserve">indicate that response rates for face-to-face courses were much higher than for online courses, but only when face-to-face course evaluations were administered in the classroom. In the Year 3 administration, when all course evaluations were administered online, response rates for face-to-face courses declined (M = 47.18%, SD = 20.11), but were still slightly higher than for online courses (M = 41.60%, SD = 18.23). These findings produced a statistically significant interaction between course delivery method and evaluation year, F(1.78, 716) = 101.34, MSE = 210.61, p &lt; .001.</w:t>
      </w:r>
      <w:r w:rsidR="00B40BBE" w:rsidRPr="00FA75AB">
        <w:rPr>
          <w:rStyle w:val="FootnoteReference"/>
          <w:rFonts w:asciiTheme="minorHAnsi" w:hAnsiTheme="minorHAnsi" w:cstheme="minorHAnsi"/>
          <w:szCs w:val="22"/>
        </w:rPr>
        <w:footnoteReference w:id="1"/>
      </w:r>
      <w:r w:rsidR="00E102C3" w:rsidRPr="00FA75AB">
        <w:rPr>
          <w:rFonts w:asciiTheme="minorHAnsi" w:hAnsiTheme="minorHAnsi" w:cstheme="minorHAnsi"/>
          <w:szCs w:val="22"/>
        </w:rPr>
        <w:t xml:space="preserve"> The strength of the overall interaction effect was .22 (η</w:t>
      </w:r>
      <w:r w:rsidR="00E102C3" w:rsidRPr="00FA75AB">
        <w:rPr>
          <w:rFonts w:asciiTheme="minorHAnsi" w:hAnsiTheme="minorHAnsi" w:cstheme="minorHAnsi"/>
          <w:szCs w:val="22"/>
          <w:vertAlign w:val="subscript"/>
        </w:rPr>
        <w:t>p</w:t>
      </w:r>
      <w:r w:rsidR="00E102C3" w:rsidRPr="00FA75AB">
        <w:rPr>
          <w:rFonts w:asciiTheme="minorHAnsi" w:hAnsiTheme="minorHAnsi" w:cstheme="minorHAnsi"/>
          <w:szCs w:val="22"/>
          <w:vertAlign w:val="superscript"/>
        </w:rPr>
        <w:t>2</w:t>
      </w:r>
      <w:r>
        <w:rPr>
          <w:rFonts w:asciiTheme="minorHAnsi" w:hAnsiTheme="minorHAnsi" w:cstheme="minorHAnsi"/>
          <w:szCs w:val="22"/>
        </w:rPr>
        <w:t xml:space="preserve">). Simple main-effects tests revealed statistically significant differences in the response rates for face-to-face courses and online courses for each of the </w:t>
      </w:r>
      <w:del w:id="9679" w:author="CopyEditor AI" w:date="2026-10-18T04:55:09+11:00">
        <w:r>
          <w:rPr>
            <w:rFonts w:asciiTheme="minorHAnsi" w:hAnsiTheme="minorHAnsi" w:cstheme="minorHAnsi"/>
            <w:szCs w:val="22"/>
          </w:rPr>
          <w:delText>3</w:delText>
        </w:r>
      </w:del>
      <w:ins w:id="9680" w:author="CopyEditor AI" w:date="2026-10-18T04:55:09+11:00">
        <w:r>
          <w:rPr>
            <w:rFonts w:asciiTheme="minorHAnsi" w:hAnsiTheme="minorHAnsi" w:cstheme="minorHAnsi"/>
            <w:szCs w:val="22"/>
          </w:rPr>
          <w:t xml:space="preserve">three</w:t>
        </w:r>
      </w:ins>
      <w:r>
        <w:rPr>
          <w:rFonts w:asciiTheme="minorHAnsi" w:hAnsiTheme="minorHAnsi" w:cstheme="minorHAnsi"/>
          <w:szCs w:val="22"/>
        </w:rPr>
        <w:t xml:space="preserve"> observation years.</w:t>
      </w:r>
      <w:r w:rsidR="00B40BBE" w:rsidRPr="00FA75AB">
        <w:rPr>
          <w:rStyle w:val="FootnoteReference"/>
          <w:rFonts w:asciiTheme="minorHAnsi" w:hAnsiTheme="minorHAnsi" w:cstheme="minorHAnsi"/>
          <w:szCs w:val="22"/>
        </w:rPr>
        <w:footnoteReference w:id="2"/>
      </w:r>
      <w:r w:rsidR="006274E0" w:rsidRPr="00FA75AB">
        <w:rPr>
          <w:rFonts w:asciiTheme="minorHAnsi" w:hAnsiTheme="minorHAnsi" w:cstheme="minorHAnsi"/>
          <w:szCs w:val="22"/>
        </w:rPr>
        <w:t xml:space="preserve"> The greatest differences occurred during Year 1 (p &lt; .001) and Year 2 (p &lt; .001), when evaluations were administered on paper in the classroom for all face-to-face courses and online for all online courses. Although the difference in response rate between face-to-face and online courses during the Year 3 administration was statistically reliable (when both face-to-to-face and online courses were evaluated with online surveys), the effect was small (η</w:t>
      </w:r>
      <w:r w:rsidR="004B20CE" w:rsidRPr="00FA75AB">
        <w:rPr>
          <w:rFonts w:asciiTheme="minorHAnsi" w:hAnsiTheme="minorHAnsi" w:cstheme="minorHAnsi"/>
          <w:szCs w:val="22"/>
          <w:vertAlign w:val="subscript"/>
        </w:rPr>
        <w:t>p</w:t>
      </w:r>
      <w:r w:rsidR="00E102C3" w:rsidRPr="00FA75AB">
        <w:rPr>
          <w:rFonts w:asciiTheme="minorHAnsi" w:hAnsiTheme="minorHAnsi" w:cstheme="minorHAnsi"/>
          <w:szCs w:val="22"/>
          <w:vertAlign w:val="superscript"/>
        </w:rPr>
        <w:t>2</w:t>
      </w:r>
      <w:r>
        <w:rPr>
          <w:rFonts w:asciiTheme="minorHAnsi" w:hAnsiTheme="minorHAnsi" w:cstheme="minorHAnsi"/>
          <w:szCs w:val="22"/>
        </w:rPr>
        <w:t xml:space="preserve"> = .02). Thus, there was minimal difference in response rate between face-to-face and online courses when evaluations were administered online for all courses. No other factors or interactions included in the analysis </w:t>
      </w:r>
      <w:commentRangeStart w:id="27"/>
      <w:r>
        <w:rPr>
          <w:rFonts w:asciiTheme="minorHAnsi" w:hAnsiTheme="minorHAnsi" w:cstheme="minorHAnsi"/>
          <w:szCs w:val="22"/>
        </w:rPr>
        <w:t xml:space="preserve">were</w:t>
      </w:r>
      <w:commentRangeEnd w:id="27"/>
      <w:r>
        <w:rPr>
          <w:rStyle w:val="CommentReference"/>
        </w:rPr>
        <w:commentReference w:id="27"/>
      </w:r>
      <w:r>
        <w:rPr>
          <w:rFonts w:asciiTheme="minorHAnsi" w:hAnsiTheme="minorHAnsi" w:cstheme="minorHAnsi"/>
          <w:szCs w:val="22"/>
        </w:rPr>
        <w:t xml:space="preserve"> statistically reliable.</w:t>
      </w:r>
    </w:p>
    <w:p w14:paraId="1F827A5B" w14:textId="77777777" w:rsidR="00E102C3" w:rsidRPr="00FA75AB" w:rsidRDefault="00E102C3" w:rsidP="00CC186E">
      <w:pPr>
        <w:pStyle w:val="Heading2"/>
        <w:keepNext/>
        <w:keepLines/>
      </w:pPr>
      <w:r w:rsidRPr="00FA75AB">
        <w:t>Evaluation Ratings</w:t>
      </w:r>
    </w:p>
    <w:p w14:paraId="6B9CB246" w14:textId="166368FA" w:rsidR="00E102C3" w:rsidRDefault="00E102C3" w:rsidP="004E6B89">
      <w:pPr>
        <w:rPr>
          <w:rFonts w:asciiTheme="minorHAnsi" w:hAnsiTheme="minorHAnsi" w:cstheme="minorHAnsi"/>
          <w:szCs w:val="22"/>
        </w:rPr>
      </w:pPr>
      <w:r>
        <w:rPr>
          <w:rFonts w:asciiTheme="minorHAnsi" w:hAnsiTheme="minorHAnsi" w:cstheme="minorHAnsi"/>
          <w:szCs w:val="22"/>
        </w:rPr>
        <w:t xml:space="preserve">The same </w:t>
      </w:r>
      <w:del w:id="9681" w:author="CopyEditor AI" w:date="2026-10-18T04:55:09+11:00">
        <w:r>
          <w:rPr>
            <w:rFonts w:asciiTheme="minorHAnsi" w:hAnsiTheme="minorHAnsi" w:cstheme="minorHAnsi"/>
            <w:szCs w:val="22"/>
          </w:rPr>
          <w:delText>2</w:delText>
        </w:r>
      </w:del>
      <w:ins w:id="9682" w:author="CopyEditor AI" w:date="2026-10-18T04:55:09+11:00">
        <w:r>
          <w:rPr>
            <w:rFonts w:asciiTheme="minorHAnsi" w:hAnsiTheme="minorHAnsi" w:cstheme="minorHAnsi"/>
            <w:szCs w:val="22"/>
          </w:rPr>
          <w:t xml:space="preserve">two</w:t>
        </w:r>
      </w:ins>
      <w:r>
        <w:rPr>
          <w:rFonts w:asciiTheme="minorHAnsi" w:hAnsiTheme="minorHAnsi" w:cstheme="minorHAnsi"/>
          <w:szCs w:val="22"/>
        </w:rPr>
        <w:t xml:space="preserve"> × 3 × 3 analysis of variance model was used to evaluate mean SET ratings. This analysis produced two statistically significant main effects. The first main effect involved evaluation year, F(1.86, 716) = 3.44, MSE = 0.18, p = .03 (η</w:t>
      </w:r>
      <w:r w:rsidR="004B20CE" w:rsidRPr="00FA75AB">
        <w:rPr>
          <w:rFonts w:asciiTheme="minorHAnsi" w:hAnsiTheme="minorHAnsi" w:cstheme="minorHAnsi"/>
          <w:szCs w:val="22"/>
          <w:vertAlign w:val="subscript"/>
        </w:rPr>
        <w:t>p</w:t>
      </w:r>
      <w:r w:rsidRPr="00FA75AB">
        <w:rPr>
          <w:rFonts w:asciiTheme="minorHAnsi" w:hAnsiTheme="minorHAnsi" w:cstheme="minorHAnsi"/>
          <w:szCs w:val="22"/>
          <w:vertAlign w:val="superscript"/>
        </w:rPr>
        <w:t>2</w:t>
      </w:r>
      <w:r w:rsidRPr="00FA75AB">
        <w:rPr>
          <w:rFonts w:asciiTheme="minorHAnsi" w:hAnsiTheme="minorHAnsi" w:cstheme="minorHAnsi"/>
          <w:szCs w:val="22"/>
        </w:rPr>
        <w:t xml:space="preserve"> = .01; see Footnote 1). Evaluation ratings associated with the Year 3 administration (M = 3.26, SD = 0.60) were significantly lower than the evaluation ratings associated with both the Year 1 (M = 3.35, SD = 0.53) and Year 2 (M = 3.38, SD = 0.54) administrations. Thus, all courses received lower SET scores in Year 3, regardless of course delivery method and course level. However, the size of this effect was small (the largest difference in mean rating was 0.11 on a five-item scale).</w:t>
      </w:r>
    </w:p>
    <w:p w14:paraId="757010A0" w14:textId="77777777" w:rsidR="00E102C3" w:rsidRPr="00FA75AB" w:rsidRDefault="00E102C3" w:rsidP="004E6B89">
      <w:pPr>
        <w:rPr>
          <w:rFonts w:asciiTheme="minorHAnsi" w:hAnsiTheme="minorHAnsi" w:cstheme="minorHAnsi"/>
          <w:szCs w:val="22"/>
        </w:rPr>
      </w:pPr>
      <w:r w:rsidRPr="00FA75AB">
        <w:rPr>
          <w:rFonts w:asciiTheme="minorHAnsi" w:hAnsiTheme="minorHAnsi" w:cstheme="minorHAnsi"/>
          <w:szCs w:val="22"/>
        </w:rPr>
        <w:lastRenderedPageBreak/>
        <w:t xml:space="preserve">The second statistically significant main effect involved delivery mode, F(1, 358) = 23.51, MSE = 0.52, p = .01 (η</w:t>
      </w:r>
      <w:r w:rsidR="004B20CE" w:rsidRPr="00FA75AB">
        <w:rPr>
          <w:rFonts w:asciiTheme="minorHAnsi" w:hAnsiTheme="minorHAnsi" w:cstheme="minorHAnsi"/>
          <w:szCs w:val="22"/>
          <w:vertAlign w:val="subscript"/>
        </w:rPr>
        <w:t>p</w:t>
      </w:r>
      <w:r w:rsidRPr="00FA75AB">
        <w:rPr>
          <w:rFonts w:asciiTheme="minorHAnsi" w:hAnsiTheme="minorHAnsi" w:cstheme="minorHAnsi"/>
          <w:szCs w:val="22"/>
          <w:vertAlign w:val="superscript"/>
        </w:rPr>
        <w:t>2</w:t>
      </w:r>
      <w:r>
        <w:rPr>
          <w:rFonts w:asciiTheme="minorHAnsi" w:hAnsiTheme="minorHAnsi" w:cstheme="minorHAnsi"/>
          <w:szCs w:val="22"/>
        </w:rPr>
        <w:t xml:space="preserve"> = .06; see Footnote 2). Face-to-face courses (M = 3.41, SD = 0.50) received significantly higher mean ratings than did online courses (M = 3.13, SD = 0.63), regardless of evaluation year and course level. No other factors or interactions included in the analysis </w:t>
      </w:r>
      <w:commentRangeStart w:id="28"/>
      <w:r>
        <w:rPr>
          <w:rFonts w:asciiTheme="minorHAnsi" w:hAnsiTheme="minorHAnsi" w:cstheme="minorHAnsi"/>
          <w:szCs w:val="22"/>
        </w:rPr>
        <w:t xml:space="preserve">were</w:t>
      </w:r>
      <w:commentRangeEnd w:id="28"/>
      <w:r>
        <w:rPr>
          <w:rStyle w:val="CommentReference"/>
        </w:rPr>
        <w:commentReference w:id="28"/>
      </w:r>
      <w:r>
        <w:rPr>
          <w:rFonts w:asciiTheme="minorHAnsi" w:hAnsiTheme="minorHAnsi" w:cstheme="minorHAnsi"/>
          <w:szCs w:val="22"/>
        </w:rPr>
        <w:t xml:space="preserve"> statistically reliable.</w:t>
      </w:r>
    </w:p>
    <w:p w14:paraId="673ACB39" w14:textId="77777777" w:rsidR="00E102C3" w:rsidRPr="00FA75AB" w:rsidRDefault="00E102C3" w:rsidP="00CC186E">
      <w:pPr>
        <w:pStyle w:val="Heading2"/>
        <w:keepNext/>
        <w:keepLines/>
      </w:pPr>
      <w:r w:rsidRPr="00FA75AB">
        <w:t>Stability of Ratings</w:t>
      </w:r>
    </w:p>
    <w:p w14:paraId="559348B6" w14:textId="77777777" w:rsidR="00B40BBE" w:rsidRPr="00FA75AB" w:rsidRDefault="00E102C3" w:rsidP="004E6B89">
      <w:pPr>
        <w:rPr>
          <w:rFonts w:asciiTheme="minorHAnsi" w:hAnsiTheme="minorHAnsi" w:cstheme="minorHAnsi"/>
          <w:szCs w:val="22"/>
        </w:rPr>
      </w:pPr>
      <w:r>
        <w:rPr>
          <w:rFonts w:asciiTheme="minorHAnsi" w:hAnsiTheme="minorHAnsi" w:cstheme="minorHAnsi"/>
          <w:szCs w:val="22"/>
        </w:rPr>
        <w:t xml:space="preserve">The </w:t>
      </w:r>
      <w:commentRangeStart w:id="25"/>
      <w:r>
        <w:rPr>
          <w:rFonts w:asciiTheme="minorHAnsi" w:hAnsiTheme="minorHAnsi" w:cstheme="minorHAnsi"/>
          <w:szCs w:val="22"/>
        </w:rPr>
        <w:t xml:space="preserve">scatterplot</w:t>
      </w:r>
      <w:commentRangeEnd w:id="25"/>
      <w:r>
        <w:rPr>
          <w:rStyle w:val="CommentReference"/>
        </w:rPr>
        <w:commentReference w:id="25"/>
      </w:r>
      <w:r>
        <w:rPr>
          <w:rFonts w:asciiTheme="minorHAnsi" w:hAnsiTheme="minorHAnsi" w:cstheme="minorHAnsi"/>
          <w:szCs w:val="22"/>
        </w:rPr>
        <w:t xml:space="preserve"> presented in Figure 1 illustrates the relation between SET scores and response rate. Although the correlation between SET scores and response rate was small and not statistically significant, r(362) = .07, visual inspection of the plot of SET scores suggests that SET ratings became less variable as response rate increased. We conducted Levene’s test to evaluate the variability of SET scores above and below the 60% response rate, which several researchers have recommended as an acceptable threshold for response rates (Berk, 2012, 2013; Nulty, 2008). The variability of scores above and below the 60% threshold was not statistically reliable, F(1, 362) = 1.53, p = .22.</w:t>
      </w:r>
    </w:p>
    <w:p w14:paraId="0E594364" w14:textId="77777777" w:rsidR="00B40BBE" w:rsidRPr="00FA75AB" w:rsidRDefault="00B40BBE" w:rsidP="00CC186E">
      <w:pPr>
        <w:pStyle w:val="Heading1"/>
        <w:keepNext/>
        <w:keepLines/>
      </w:pPr>
      <w:commentRangeStart w:id="8"/>
      <w:commentRangeStart w:id="9"/>
      <w:commentRangeStart w:id="10"/>
      <w:r w:rsidRPr="00FA75AB">
        <w:t>Discussion</w:t>
      </w:r>
      <w:commentRangeEnd w:id="10"/>
      <w:r>
        <w:rPr>
          <w:rStyle w:val="CommentReference"/>
        </w:rPr>
        <w:commentReference w:id="10"/>
      </w:r>
      <w:commentRangeEnd w:id="9"/>
      <w:r>
        <w:rPr>
          <w:rStyle w:val="CommentReference"/>
        </w:rPr>
        <w:commentReference w:id="9"/>
      </w:r>
      <w:commentRangeEnd w:id="8"/>
      <w:r>
        <w:rPr>
          <w:rStyle w:val="CommentReference"/>
        </w:rPr>
        <w:commentReference w:id="8"/>
      </w:r>
    </w:p>
    <w:p w14:paraId="117AFB91" w14:textId="77777777" w:rsidR="00B40BBE" w:rsidRPr="00FA75AB" w:rsidRDefault="001C2344" w:rsidP="004E6B89">
      <w:pPr>
        <w:rPr>
          <w:rFonts w:asciiTheme="minorHAnsi" w:hAnsiTheme="minorHAnsi" w:cstheme="minorHAnsi"/>
          <w:szCs w:val="22"/>
        </w:rPr>
      </w:pPr>
      <w:r w:rsidRPr="00FA75AB">
        <w:rPr>
          <w:rFonts w:asciiTheme="minorHAnsi" w:hAnsiTheme="minorHAnsi" w:cstheme="minorHAnsi"/>
          <w:szCs w:val="22"/>
        </w:rPr>
        <w:t xml:space="preserve">Online administration of SETs in this study was associated with lower response rates, yet it is curious that online courses experienced a 10% increase in response rate when all courses were evaluated with online forms in Year 3. Online courses had suffered from chronically low response rates in previous years, when face-to-face classes continued to use paper-based forms. The benefit to response rates observed for online courses when all SET forms were administered online might be attributed to increased communications that encouraged students to complete the online course evaluations. Despite this improvement, response rates for online courses continued to lag behind those for face-to-face courses. Differences in response rates for face-to-face and online courses might be attributed to characteristics of the students who enrolled or to differences in the quality of student engagement created in each learning modality. Avery et al. (2006) found that higher performing students (defined as students with higher GPAs) were more likely to complete online SETs.</w:t>
      </w:r>
    </w:p>
    <w:p w14:paraId="3611B1E8" w14:textId="77777777" w:rsidR="00B40BBE" w:rsidRPr="00FA75AB" w:rsidRDefault="00B40BBE" w:rsidP="004E6B89">
      <w:pPr>
        <w:rPr>
          <w:rFonts w:asciiTheme="minorHAnsi" w:hAnsiTheme="minorHAnsi" w:cstheme="minorHAnsi"/>
          <w:szCs w:val="22"/>
        </w:rPr>
      </w:pPr>
      <w:r>
        <w:rPr>
          <w:rFonts w:asciiTheme="minorHAnsi" w:hAnsiTheme="minorHAnsi" w:cstheme="minorHAnsi"/>
          <w:szCs w:val="22"/>
        </w:rPr>
        <w:t xml:space="preserve">Although the average SET rating was significantly lower in Year 3 than in the previous </w:t>
      </w:r>
      <w:del w:id="9683" w:author="CopyEditor AI" w:date="2026-10-18T04:55:09+11:00">
        <w:r>
          <w:rPr>
            <w:rFonts w:asciiTheme="minorHAnsi" w:hAnsiTheme="minorHAnsi" w:cstheme="minorHAnsi"/>
            <w:szCs w:val="22"/>
          </w:rPr>
          <w:delText>2</w:delText>
        </w:r>
      </w:del>
      <w:ins w:id="9684" w:author="CopyEditor AI" w:date="2026-10-18T04:55:09+11:00">
        <w:r>
          <w:rPr>
            <w:rFonts w:asciiTheme="minorHAnsi" w:hAnsiTheme="minorHAnsi" w:cstheme="minorHAnsi"/>
            <w:szCs w:val="22"/>
          </w:rPr>
          <w:t xml:space="preserve">two</w:t>
        </w:r>
      </w:ins>
      <w:r>
        <w:rPr>
          <w:rFonts w:asciiTheme="minorHAnsi" w:hAnsiTheme="minorHAnsi" w:cstheme="minorHAnsi"/>
          <w:szCs w:val="22"/>
        </w:rPr>
        <w:t xml:space="preserve"> years, the magnitude of the numeric difference was small (differences ranged from 0.08 to 0.11, based on a 0–4 Likert-like scale). This difference is similar to the differences Risquez et al. (2015) reported for SET scores after statistically adjusting for the influence of several potential confounding variables. A substantial literature has discussed the appropriate and inappropriate interpretation of SET ratings (Berk, 2013; Boysen, 2015a, 2015b; Boysen et al., 2014; Dewar, 2011; Stark &amp; Freishtat, 2014).</w:t>
      </w:r>
    </w:p>
    <w:p w14:paraId="5FE2EF04" w14:textId="77777777" w:rsidR="00B40BBE" w:rsidRPr="00FA75AB" w:rsidRDefault="005922A9" w:rsidP="004E6B89">
      <w:pPr>
        <w:rPr>
          <w:rFonts w:asciiTheme="minorHAnsi" w:hAnsiTheme="minorHAnsi" w:cstheme="minorHAnsi"/>
          <w:szCs w:val="22"/>
        </w:rPr>
      </w:pPr>
      <w:r w:rsidRPr="00FA75AB">
        <w:rPr>
          <w:rFonts w:asciiTheme="minorHAnsi" w:hAnsiTheme="minorHAnsi" w:cstheme="minorHAnsi"/>
          <w:szCs w:val="22"/>
        </w:rPr>
        <w:t xml:space="preserve">Faculty have often raised concerns about the potential variability of SET scores due to low response rates and thus small sample sizes. However, our analysis indicated that classes with high response rates produced equally variable SET scores as did classes with low response rates. Reviewers should take extra care when they interpret SET scores. Decision makers often ignore questions about whether means derived from small samples accurately represent the population mean (Tversky &amp; Kahneman, 1971). Reviewers frequently treat all numeric differences as if they were equally meaningful as measures of true differences and give them credibility even after receiving explicit warnings that these differences are not meaningful (Boysen, 2015a, 2015b).</w:t>
      </w:r>
    </w:p>
    <w:p w14:paraId="1FF84F36" w14:textId="77777777" w:rsidR="00873A2C" w:rsidRPr="00FA75AB" w:rsidRDefault="00B40BBE" w:rsidP="004E6B89">
      <w:commentRangeStart w:id="22"/>
      <w:pPr>
        <w:rPr>
          <w:rFonts w:asciiTheme="minorHAnsi" w:hAnsiTheme="minorHAnsi" w:cstheme="minorHAnsi"/>
          <w:szCs w:val="22"/>
        </w:rPr>
      </w:pPr>
      <w:commentRangeStart w:id="31"/>
      <w:r>
        <w:rPr>
          <w:rFonts w:asciiTheme="minorHAnsi" w:hAnsiTheme="minorHAnsi" w:cstheme="minorHAnsi"/>
          <w:szCs w:val="22"/>
        </w:rPr>
        <w:t xml:space="preserve">Because</w:t>
      </w:r>
      <w:commentRangeEnd w:id="31"/>
      <w:r>
        <w:rPr>
          <w:rStyle w:val="CommentReference"/>
        </w:rPr>
        <w:commentReference w:id="31"/>
      </w:r>
      <w:r>
        <w:rPr>
          <w:rFonts w:asciiTheme="minorHAnsi" w:hAnsiTheme="minorHAnsi" w:cstheme="minorHAnsi"/>
          <w:szCs w:val="22"/>
        </w:rPr>
        <w:t xml:space="preserve"> low response rates produce small sample sizes, we expected that the SET scores based on smaller class samples (i.e., courses with low response rates) would be more variable than those based on larger class samples (i.e., courses with high response rates). Although researchers have recommended that response rates reach the criterion of 60%–80% when SET data will be used for high-stakes decisions (Berk, 2012, 2013; Nulty, 2008), our findings did not indicate a significant reduction in SET score variability with higher response rates.</w:t>
      </w:r>
      <w:commentRangeEnd w:id="22"/>
      <w:r>
        <w:rPr>
          <w:rStyle w:val="CommentReference"/>
        </w:rPr>
        <w:commentReference w:id="22"/>
      </w:r>
    </w:p>
    <w:p w14:paraId="14038D88" w14:textId="77777777" w:rsidR="00B40BBE" w:rsidRPr="00FA75AB" w:rsidRDefault="00B40BBE" w:rsidP="00CC186E">
      <w:pPr>
        <w:pStyle w:val="Heading2"/>
        <w:keepNext/>
        <w:keepLines/>
      </w:pPr>
      <w:r w:rsidRPr="00FA75AB">
        <w:t>Implications for Practice</w:t>
      </w:r>
    </w:p>
    <w:p w14:paraId="675955BF" w14:textId="77777777" w:rsidR="00CC1F36" w:rsidRPr="00FA75AB" w:rsidRDefault="00CC1F36" w:rsidP="00CC186E">
      <w:pPr>
        <w:pStyle w:val="Heading3"/>
        <w:rPr>
          <w:bCs/>
        </w:rPr>
        <w:keepNext/>
        <w:keepLines/>
      </w:pPr>
      <w:r w:rsidRPr="00FA75AB">
        <w:t xml:space="preserve">Improving SET Response Rates</w:t>
      </w:r>
    </w:p>
    <w:p w14:paraId="693B7B31" w14:textId="77777777" w:rsidR="00B40BBE" w:rsidRPr="00FA75AB" w:rsidRDefault="00B40BBE" w:rsidP="00B13488">
      <w:pPr>
        <w:rPr>
          <w:rFonts w:asciiTheme="minorHAnsi" w:hAnsiTheme="minorHAnsi" w:cstheme="minorHAnsi"/>
          <w:szCs w:val="22"/>
        </w:rPr>
      </w:pPr>
      <w:r w:rsidRPr="00FA75AB">
        <w:rPr>
          <w:rFonts w:asciiTheme="minorHAnsi" w:hAnsiTheme="minorHAnsi" w:cstheme="minorHAnsi"/>
          <w:szCs w:val="22"/>
        </w:rPr>
        <w:t xml:space="preserve">When decision makers use SET data to make high-stakes decisions (faculty hires, annual evaluations, tenure, promotions, teaching awards), institutions would be wise to take steps to ensure that SETs have acceptable response rates. Researchers have discussed effective strategies to improve response rates for SETs (Nulty, 2008; see also Berk, 2013; Dommeyer et al., 2004; Jaquett et al., 2016). These strategies include offering empirically validated incentives, creating high-quality technical systems with good human factors characteristics, and promoting an institutional culture that clearly supports the use of SET data and other information to improve the quality of teaching and learning. Programs and instructors must discuss why information from SETs is important for decision-making and provide students with tangible evidence of how SET information guides decisions about curriculum improvement. The institution should provide students with compelling evidence that the administration system protects the confidentiality of their responses.</w:t>
      </w:r>
    </w:p>
    <w:p w14:paraId="29F1FBD7" w14:textId="77777777" w:rsidR="00CC1F36" w:rsidRPr="00FA75AB" w:rsidRDefault="00B13488" w:rsidP="00CC186E">
      <w:pPr>
        <w:pStyle w:val="Heading3"/>
        <w:keepNext/>
        <w:keepLines/>
      </w:pPr>
      <w:r w:rsidRPr="00FA75AB">
        <w:t>Evaluating SET Scores</w:t>
      </w:r>
    </w:p>
    <w:p w14:paraId="4357364E" w14:textId="77777777" w:rsidR="00B40BBE" w:rsidRPr="00FA75AB" w:rsidRDefault="00B40BBE" w:rsidP="00B13488">
      <w:pPr>
        <w:rPr>
          <w:rFonts w:asciiTheme="minorHAnsi" w:hAnsiTheme="minorHAnsi" w:cstheme="minorHAnsi"/>
          <w:szCs w:val="22"/>
        </w:rPr>
      </w:pPr>
      <w:r w:rsidRPr="00FA75AB">
        <w:rPr>
          <w:rFonts w:asciiTheme="minorHAnsi" w:hAnsiTheme="minorHAnsi" w:cstheme="minorHAnsi"/>
          <w:szCs w:val="22"/>
        </w:rPr>
        <w:t xml:space="preserve">In addition to ensuring adequate response rates on SETs, decision makers should demand multiple sources of evidence about teaching quality (Buller, 2012). High-stakes decisions should never rely exclusively on numeric data from SETs. Reviewers often treat SET ratings as a surrogate for a measure of the impact an instructor has on student learning. However, a recent meta-analysis (Uttl et al., 2017) questioned whether SET scores have any relation to student learning. Reviewers need evidence in addition to SET ratings to evaluate teaching, such as evidence of the instructor’s disciplinary content expertise, skill with classroom management, ability to engage learners with lectures or other activities, impact on student learning, or success with efforts to modify and improve courses and teaching strategies (Berk, 2013; Stark &amp; Freishtat, 2014). As with other forms of assessment, any one measure may be limited in terms of the quality of information it provides. Therefore, multiple measures are more informative than any single measure.</w:t>
      </w:r>
    </w:p>
    <w:p w14:paraId="03CB27F4" w14:textId="77777777" w:rsidR="00B40BBE" w:rsidRPr="00FA75AB" w:rsidRDefault="00B40BBE" w:rsidP="004E6B89">
      <w:pPr>
        <w:rPr>
          <w:rFonts w:asciiTheme="minorHAnsi" w:hAnsiTheme="minorHAnsi" w:cstheme="minorHAnsi"/>
          <w:szCs w:val="22"/>
        </w:rPr>
      </w:pPr>
      <w:r w:rsidRPr="00FA75AB">
        <w:rPr>
          <w:rFonts w:asciiTheme="minorHAnsi" w:hAnsiTheme="minorHAnsi" w:cstheme="minorHAnsi"/>
          <w:szCs w:val="22"/>
        </w:rPr>
        <w:t xml:space="preserve">A portfolio of evidence can better inform high-stakes decisions (Berk, 2013). Portfolios might include summaries of class observations by senior faculty, the chair, and/or peers. Examples of assignments and exams can document the rigor of learning, especially if accompanied by redacted samples of student work. Course syllabi can identify intended learning outcomes; describe instructional strategies that reflect the rigor of the course (required assignments and grading practices); and provide other information about course content, design, instructional strategies, and instructor interactions with students (Palmer et al., 2014; Stanny et al., 2015).</w:t>
      </w:r>
    </w:p>
    <w:p w14:paraId="23C87869" w14:textId="77777777" w:rsidR="00B13488" w:rsidRPr="00FA75AB" w:rsidRDefault="00B13488" w:rsidP="00CC186E">
      <w:pPr>
        <w:pStyle w:val="Heading1"/>
        <w:keepNext/>
        <w:keepLines/>
        <w:pPrChange w:id="5000" w:author="CopyEditor AI" w:date="2026-10-18T04:55:09+11:00">
          <w:pPr>
            <w:pStyle w:val="Heading2"/>
          </w:pPr>
        </w:pPrChange>
      </w:pPr>
      <w:r w:rsidRPr="00FA75AB">
        <w:t>Conclusion</w:t>
      </w:r>
    </w:p>
    <w:p w14:paraId="5CC01388" w14:textId="77777777" w:rsidR="00B40BBE" w:rsidRPr="00FA75AB" w:rsidRDefault="00B40BBE" w:rsidP="004E6B89">
      <w:pPr>
        <w:rPr>
          <w:rFonts w:asciiTheme="minorHAnsi" w:hAnsiTheme="minorHAnsi" w:cstheme="minorHAnsi"/>
          <w:szCs w:val="22"/>
        </w:rPr>
      </w:pPr>
      <w:r w:rsidRPr="00FA75AB">
        <w:rPr>
          <w:rFonts w:asciiTheme="minorHAnsi" w:hAnsiTheme="minorHAnsi" w:cstheme="minorHAnsi"/>
          <w:szCs w:val="22"/>
        </w:rPr>
        <w:t xml:space="preserve">Psychology has a long history of devising creative strategies to measure the “unmeasurable,” whether the targeted variable is a mental process, an attitude, or the quality of teaching (e.g., Webb et al., 1966). In addition, psychologists have documented various heuristics and biases that contribute to the misinterpretation of quantitative data (Gilovich et al., 2002), including SET scores (Boysen, 2015a, 2015b; Boysen et al., 2014). These skills enable psychologists to offer multiple solutions to the challenge posed by the need to objectively evaluate the quality of teaching and the impact of teaching on student learning.</w:t>
      </w:r>
    </w:p>
    <w:p w14:paraId="4FBA3BDF" w14:textId="77777777" w:rsidR="00B40BBE" w:rsidRPr="00FA75AB" w:rsidRDefault="00B40BBE" w:rsidP="004E6B89">
      <w:pPr>
        <w:rPr>
          <w:rFonts w:asciiTheme="minorHAnsi" w:hAnsiTheme="minorHAnsi" w:cstheme="minorHAnsi"/>
          <w:szCs w:val="22"/>
        </w:rPr>
      </w:pPr>
      <w:r>
        <w:rPr>
          <w:rFonts w:asciiTheme="minorHAnsi" w:hAnsiTheme="minorHAnsi" w:cstheme="minorHAnsi"/>
          <w:szCs w:val="22"/>
        </w:rPr>
        <w:t xml:space="preserve">Online administration of SET forms presents multiple desirable features, including rapid feedback to instructors, economy, and support for environmental sustainability. However, institutions should adopt implementation procedures that do not undermine the usefulness of the data gathered. Moreover, institutions should be wary of </w:t>
      </w:r>
      <w:del w:id="9661" w:author="CopyEditor AI" w:date="2026-10-18T04:55:09+11:00">
        <w:r>
          <w:rPr>
            <w:rFonts w:asciiTheme="minorHAnsi" w:hAnsiTheme="minorHAnsi" w:cstheme="minorHAnsi"/>
            <w:szCs w:val="22"/>
          </w:rPr>
          <w:delText>emphasizing</w:delText>
        </w:r>
      </w:del>
      <w:ins w:id="9662" w:author="CopyEditor AI" w:date="2026-10-18T04:55:09+11:00">
        <w:r>
          <w:rPr>
            <w:rFonts w:asciiTheme="minorHAnsi" w:hAnsiTheme="minorHAnsi" w:cstheme="minorHAnsi"/>
            <w:szCs w:val="22"/>
          </w:rPr>
          <w:t xml:space="preserve">emphasising</w:t>
        </w:r>
      </w:ins>
      <w:r>
        <w:rPr>
          <w:rFonts w:asciiTheme="minorHAnsi" w:hAnsiTheme="minorHAnsi" w:cstheme="minorHAnsi"/>
          <w:szCs w:val="22"/>
        </w:rPr>
        <w:t xml:space="preserve"> procedures that produce high response rates only to lull faculty into believing that SET data can be the primary (or only) metric used for high-stakes decisions about the quality of faculty teaching. Instead, decision makers should expect to use multiple measures to evaluate the quality of faculty teaching.</w:t>
      </w:r>
    </w:p>
    <w:p>
      <w:commentRangeStart w:id="11"/>
      <w:pPr>
        <w:pStyle w:val="Heading1"/>
        <w:keepNext/>
        <w:keepLines/>
      </w:pPr>
      <w:ins w:id="9002" w:author="CopyEditor AI" w:date="2026-10-18T04:55:09+11:00">
        <w:r>
          <w:t xml:space="preserve">Acknowledgements</w:t>
        </w:r>
      </w:ins>
      <w:commentRangeEnd w:id="11"/>
      <w:r>
        <w:rPr>
          <w:rStyle w:val="CommentReference"/>
        </w:rPr>
        <w:commentReference w:id="11"/>
      </w:r>
    </w:p>
    <w:p w14:paraId="745469F1" w14:textId="77777777" w:rsidR="00B40BBE" w:rsidRPr="00FA75AB" w:rsidRDefault="00B40BBE" w:rsidP="00CC186E">
      <w:pPr>
        <w:pStyle w:val="Heading1"/>
        <w:keepNext/>
        <w:keepLines/>
      </w:pPr>
      <w:commentRangeStart w:id="30"/>
      <w:commentRangeStart w:id="12"/>
      <w:r w:rsidRPr="00FA75AB">
        <w:lastRenderedPageBreak/>
        <w:t>References</w:t>
      </w:r>
      <w:commentRangeEnd w:id="12"/>
      <w:r>
        <w:rPr>
          <w:rStyle w:val="CommentReference"/>
        </w:rPr>
        <w:commentReference w:id="12"/>
      </w:r>
      <w:commentRangeEnd w:id="30"/>
      <w:r>
        <w:rPr>
          <w:rStyle w:val="CommentReference"/>
        </w:rPr>
        <w:commentReference w:id="30"/>
      </w:r>
    </w:p>
    <w:p w14:paraId="6571442D"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01" w:author="CopyEditor AI" w:date="2026-10-18T04:55:09+11:00">
          <w:pPr>
            <w:tabs>
              <w:tab w:val="clear" w:pos="3068"/>
            </w:tabs>
            <w:ind w:left="720" w:hanging="720"/>
            <w:rPr>
              <w:rFonts w:asciiTheme="minorHAnsi" w:hAnsiTheme="minorHAnsi" w:cstheme="minorHAnsi"/>
              <w:szCs w:val="22"/>
            </w:rPr>
          </w:pPr>
        </w:pPrChange>
      </w:pPr>
      <w:del w:id="9685" w:author="CopyEditor AI" w:date="2026-10-18T04:55:09+11:00">
        <w:r>
          <w:delText xml:space="preserve">Avery, R. J., Bryant, W. K., Mathios, A., Kang, H., &amp; Bell, D. (2006). Electronic course evaluations: Does an online delivery system influence student evaluations? The Journal of Economic Education, 37(1), 21–37. https://doi.org/10.3200/JECE.37.1.21-37</w:delText>
        </w:r>
      </w:del>
      <w:ins w:id="9686" w:author="CopyEditor AI" w:date="2026-10-18T04:55:09+11:00">
        <w:r>
          <w:rPr>
            <w:rFonts w:ascii="Arial" w:hAnsi="Arial" w:cs="Arial"/>
            <w:sz w:val="22"/>
            <w:szCs w:val="22"/>
          </w:rPr>
          <w:t xml:space="preserve">Avery, R. J., Bryant, W. K., Mathios, A., Kang, H., &amp; Bell, D. (2006). Electronic Course Evaluations: Does an Online Delivery System Influence Student Evaluations? The Journal of Economic Education, 37(1), 21–37.</w:t>
        </w:r>
      </w:ins>
      <w:hyperlink r:id="rId38" w:history="1">
        <w:ins w:id="9687" w:author="CopyEditor AI" w:date="2026-10-18T04:55:09+11:00">
          <w:r>
            <w:rPr>
              <w:rStyle w:val="Hyperlink"/>
              <w:color w:val="000000"/>
              <w:rFonts w:ascii="Arial" w:hAnsi="Arial" w:cs="Arial"/>
              <w:sz w:val="22"/>
              <w:szCs w:val="22"/>
            </w:rPr>
            <w:t xml:space="preserve">https://doi.org/10.3200/jece.37.1.21-37</w:t>
          </w:r>
        </w:ins>
      </w:hyperlink>
    </w:p>
    <w:p w14:paraId="4551557A" w14:textId="77777777" w:rsidR="00B40BBE" w:rsidRPr="00FA75AB" w:rsidRDefault="00B40BBE" w:rsidP="004E6B89">
      <w:commentRangeStart w:id="32"/>
      <w:pPr>
        <w:pStyle w:val="APA7ReferenceListEntry"/>
        <w:tabs>
          <w:tab w:val="clear" w:pos="3068"/>
        </w:tabs>
        <w:ind w:left="720" w:hanging="720"/>
        <w:rPr>
          <w:rFonts w:asciiTheme="minorHAnsi" w:hAnsiTheme="minorHAnsi" w:cstheme="minorHAnsi"/>
          <w:szCs w:val="22"/>
        </w:rPr>
        <w:pPrChange w:id="5002" w:author="CopyEditor AI" w:date="2026-10-18T04:55:09+11:00">
          <w:pPr>
            <w:tabs>
              <w:tab w:val="clear" w:pos="3068"/>
            </w:tabs>
            <w:ind w:left="720" w:hanging="720"/>
            <w:rPr>
              <w:rFonts w:asciiTheme="minorHAnsi" w:hAnsiTheme="minorHAnsi" w:cstheme="minorHAnsi"/>
              <w:szCs w:val="22"/>
            </w:rPr>
          </w:pPr>
        </w:pPrChange>
      </w:pPr>
      <w:r w:rsidRPr="00FA75AB">
        <w:rPr>
          <w:rFonts w:asciiTheme="minorHAnsi" w:hAnsiTheme="minorHAnsi" w:cstheme="minorHAnsi" w:ascii="Arial" w:hAnsi="Arial" w:cs="Arial"/>
          <w:szCs w:val="22"/>
          <w:sz w:val="22"/>
          <w:rPrChange w:id="9007" w:author="CopyEditor AI" w:date="2026-10-18T04:55:09+11:00">
            <w:rPr>
              <w:rFonts w:asciiTheme="minorHAnsi" w:hAnsiTheme="minorHAnsi" w:cstheme="minorHAnsi"/>
              <w:szCs w:val="22"/>
            </w:rPr>
          </w:rPrChange>
        </w:rPr>
        <w:t>Berk</w:t>
      </w:r>
      <w:r w:rsidR="00CC7D0E" w:rsidRPr="00FA75AB">
        <w:rPr>
          <w:rFonts w:asciiTheme="minorHAnsi" w:hAnsiTheme="minorHAnsi" w:cstheme="minorHAnsi" w:ascii="Arial" w:hAnsi="Arial" w:cs="Arial"/>
          <w:szCs w:val="22"/>
          <w:sz w:val="22"/>
          <w:rPrChange w:id="9008" w:author="CopyEditor AI" w:date="2026-10-18T04:55:09+11:00">
            <w:rPr>
              <w:rFonts w:asciiTheme="minorHAnsi" w:hAnsiTheme="minorHAnsi" w:cstheme="minorHAnsi"/>
              <w:szCs w:val="22"/>
            </w:rPr>
          </w:rPrChange>
        </w:rPr>
        <w:t xml:space="preserve">, </w:t>
      </w:r>
      <w:r w:rsidRPr="00FA75AB">
        <w:rPr>
          <w:rFonts w:asciiTheme="minorHAnsi" w:hAnsiTheme="minorHAnsi" w:cstheme="minorHAnsi" w:ascii="Arial" w:hAnsi="Arial" w:cs="Arial"/>
          <w:szCs w:val="22"/>
          <w:sz w:val="22"/>
          <w:rPrChange w:id="9009" w:author="CopyEditor AI" w:date="2026-10-18T04:55:09+11:00">
            <w:rPr>
              <w:rFonts w:asciiTheme="minorHAnsi" w:hAnsiTheme="minorHAnsi" w:cstheme="minorHAnsi"/>
              <w:szCs w:val="22"/>
            </w:rPr>
          </w:rPrChange>
        </w:rPr>
        <w:t>R. A.</w:t>
      </w:r>
      <w:r w:rsidR="006274E0" w:rsidRPr="00FA75AB">
        <w:rPr>
          <w:rFonts w:asciiTheme="minorHAnsi" w:hAnsiTheme="minorHAnsi" w:cstheme="minorHAnsi"/>
          <w:szCs w:val="22"/>
        </w:rPr>
        <w:t xml:space="preserve"> </w:t>
      </w:r>
      <w:r w:rsidRPr="00FA75AB">
        <w:rPr>
          <w:rFonts w:asciiTheme="minorHAnsi" w:hAnsiTheme="minorHAnsi" w:cstheme="minorHAnsi" w:ascii="Arial" w:hAnsi="Arial" w:cs="Arial"/>
          <w:szCs w:val="22"/>
          <w:sz w:val="22"/>
          <w:rPrChange w:id="9010" w:author="CopyEditor AI" w:date="2026-10-18T04:55:09+11:00">
            <w:rPr>
              <w:rFonts w:asciiTheme="minorHAnsi" w:hAnsiTheme="minorHAnsi" w:cstheme="minorHAnsi"/>
              <w:szCs w:val="22"/>
            </w:rPr>
          </w:rPrChange>
        </w:rPr>
        <w:t>(2012). Top 20 strategies to increase the online response rates of student rating scales.</w:t>
      </w:r>
      <w:r w:rsidR="006274E0" w:rsidRPr="00FA75AB">
        <w:rPr>
          <w:rFonts w:asciiTheme="minorHAnsi" w:hAnsiTheme="minorHAnsi" w:cstheme="minorHAnsi"/>
          <w:szCs w:val="22"/>
        </w:rPr>
        <w:t xml:space="preserve"> </w:t>
      </w:r>
      <w:r w:rsidRPr="00FA75AB">
        <w:rPr>
          <w:rFonts w:asciiTheme="minorHAnsi" w:hAnsiTheme="minorHAnsi" w:cstheme="minorHAnsi" w:ascii="Arial" w:hAnsi="Arial" w:cs="Arial"/>
          <w:i/>
          <w:iCs/>
          <w:szCs w:val="22"/>
          <w:sz w:val="22"/>
          <w:rPrChange w:id="9011" w:author="CopyEditor AI" w:date="2026-10-18T04:55:09+11:00">
            <w:rPr>
              <w:rFonts w:asciiTheme="minorHAnsi" w:hAnsiTheme="minorHAnsi" w:cstheme="minorHAnsi"/>
              <w:i/>
              <w:iCs/>
              <w:szCs w:val="22"/>
            </w:rPr>
          </w:rPrChange>
        </w:rPr>
        <w:t>International Journal of Technology in Teaching and Learning</w:t>
      </w:r>
      <w:r w:rsidR="00CC7D0E" w:rsidRPr="00FA75AB">
        <w:rPr>
          <w:rFonts w:asciiTheme="minorHAnsi" w:hAnsiTheme="minorHAnsi" w:cstheme="minorHAnsi" w:ascii="Arial" w:hAnsi="Arial" w:cs="Arial"/>
          <w:szCs w:val="22"/>
          <w:sz w:val="22"/>
          <w:rPrChange w:id="9012" w:author="CopyEditor AI" w:date="2026-10-18T04:55:09+11:00">
            <w:rPr>
              <w:rFonts w:asciiTheme="minorHAnsi" w:hAnsiTheme="minorHAnsi" w:cstheme="minorHAnsi"/>
              <w:szCs w:val="22"/>
            </w:rPr>
          </w:rPrChange>
        </w:rPr>
        <w:t xml:space="preserve">, </w:t>
      </w:r>
      <w:r w:rsidR="00CC7D0E" w:rsidRPr="00FA75AB">
        <w:rPr>
          <w:rFonts w:asciiTheme="minorHAnsi" w:hAnsiTheme="minorHAnsi" w:cstheme="minorHAnsi" w:ascii="Arial" w:hAnsi="Arial" w:cs="Arial"/>
          <w:i/>
          <w:iCs/>
          <w:szCs w:val="22"/>
          <w:sz w:val="22"/>
          <w:rPrChange w:id="9013" w:author="CopyEditor AI" w:date="2026-10-18T04:55:09+11:00">
            <w:rPr>
              <w:rFonts w:asciiTheme="minorHAnsi" w:hAnsiTheme="minorHAnsi" w:cstheme="minorHAnsi"/>
              <w:i/>
              <w:iCs/>
              <w:szCs w:val="22"/>
            </w:rPr>
          </w:rPrChange>
        </w:rPr>
        <w:t>8</w:t>
      </w:r>
      <w:r w:rsidR="00C81D35" w:rsidRPr="00FA75AB">
        <w:rPr>
          <w:rFonts w:asciiTheme="minorHAnsi" w:hAnsiTheme="minorHAnsi" w:cstheme="minorHAnsi" w:ascii="Arial" w:hAnsi="Arial" w:cs="Arial"/>
          <w:iCs/>
          <w:szCs w:val="22"/>
          <w:sz w:val="22"/>
          <w:rPrChange w:id="9014" w:author="CopyEditor AI" w:date="2026-10-18T04:55:09+11:00">
            <w:rPr>
              <w:rFonts w:asciiTheme="minorHAnsi" w:hAnsiTheme="minorHAnsi" w:cstheme="minorHAnsi"/>
              <w:iCs/>
              <w:szCs w:val="22"/>
            </w:rPr>
          </w:rPrChange>
        </w:rPr>
        <w:t>(2)</w:t>
      </w:r>
      <w:r w:rsidR="00CC7D0E" w:rsidRPr="00FA75AB">
        <w:rPr>
          <w:rFonts w:asciiTheme="minorHAnsi" w:hAnsiTheme="minorHAnsi" w:cstheme="minorHAnsi" w:ascii="Arial" w:hAnsi="Arial" w:cs="Arial"/>
          <w:szCs w:val="22"/>
          <w:sz w:val="22"/>
          <w:rPrChange w:id="9015" w:author="CopyEditor AI" w:date="2026-10-18T04:55:09+11:00">
            <w:rPr>
              <w:rFonts w:asciiTheme="minorHAnsi" w:hAnsiTheme="minorHAnsi" w:cstheme="minorHAnsi"/>
              <w:szCs w:val="22"/>
            </w:rPr>
          </w:rPrChange>
        </w:rPr>
        <w:t>, 9</w:t>
      </w:r>
      <w:r w:rsidRPr="00FA75AB">
        <w:rPr>
          <w:rFonts w:asciiTheme="minorHAnsi" w:hAnsiTheme="minorHAnsi" w:cstheme="minorHAnsi" w:ascii="Arial" w:hAnsi="Arial" w:cs="Arial"/>
          <w:szCs w:val="22"/>
          <w:sz w:val="22"/>
          <w:rPrChange w:id="9016" w:author="CopyEditor AI" w:date="2026-10-18T04:55:09+11:00">
            <w:rPr>
              <w:rFonts w:asciiTheme="minorHAnsi" w:hAnsiTheme="minorHAnsi" w:cstheme="minorHAnsi"/>
              <w:szCs w:val="22"/>
            </w:rPr>
          </w:rPrChange>
        </w:rPr>
        <w:t>8–107.</w:t>
      </w:r>
      <w:commentRangeEnd w:id="32"/>
      <w:r>
        <w:rPr>
          <w:rStyle w:val="CommentReference"/>
        </w:rPr>
        <w:commentReference w:id="32"/>
      </w:r>
    </w:p>
    <w:p w14:paraId="5C490F12"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03" w:author="CopyEditor AI" w:date="2026-10-18T04:55:09+11:00">
          <w:pPr>
            <w:tabs>
              <w:tab w:val="clear" w:pos="3068"/>
            </w:tabs>
            <w:ind w:left="720" w:hanging="720"/>
            <w:rPr>
              <w:rFonts w:asciiTheme="minorHAnsi" w:hAnsiTheme="minorHAnsi" w:cstheme="minorHAnsi"/>
              <w:szCs w:val="22"/>
            </w:rPr>
          </w:pPr>
        </w:pPrChange>
      </w:pPr>
      <w:r w:rsidRPr="00FA75AB">
        <w:rPr>
          <w:rFonts w:asciiTheme="minorHAnsi" w:hAnsiTheme="minorHAnsi" w:cstheme="minorHAnsi" w:ascii="Arial" w:hAnsi="Arial" w:cs="Arial"/>
          <w:szCs w:val="22"/>
          <w:sz w:val="22"/>
          <w:rPrChange w:id="9017" w:author="CopyEditor AI" w:date="2026-10-18T04:55:09+11:00">
            <w:rPr>
              <w:rFonts w:asciiTheme="minorHAnsi" w:hAnsiTheme="minorHAnsi" w:cstheme="minorHAnsi"/>
              <w:szCs w:val="22"/>
            </w:rPr>
          </w:rPrChange>
        </w:rPr>
        <w:t>Berk</w:t>
      </w:r>
      <w:r w:rsidR="00CC7D0E" w:rsidRPr="00FA75AB">
        <w:rPr>
          <w:rFonts w:asciiTheme="minorHAnsi" w:hAnsiTheme="minorHAnsi" w:cstheme="minorHAnsi" w:ascii="Arial" w:hAnsi="Arial" w:cs="Arial"/>
          <w:szCs w:val="22"/>
          <w:sz w:val="22"/>
          <w:rPrChange w:id="9018" w:author="CopyEditor AI" w:date="2026-10-18T04:55:09+11:00">
            <w:rPr>
              <w:rFonts w:asciiTheme="minorHAnsi" w:hAnsiTheme="minorHAnsi" w:cstheme="minorHAnsi"/>
              <w:szCs w:val="22"/>
            </w:rPr>
          </w:rPrChange>
        </w:rPr>
        <w:t xml:space="preserve">, </w:t>
      </w:r>
      <w:r w:rsidRPr="00FA75AB">
        <w:rPr>
          <w:rFonts w:asciiTheme="minorHAnsi" w:hAnsiTheme="minorHAnsi" w:cstheme="minorHAnsi" w:ascii="Arial" w:hAnsi="Arial" w:cs="Arial"/>
          <w:szCs w:val="22"/>
          <w:sz w:val="22"/>
          <w:rPrChange w:id="9019" w:author="CopyEditor AI" w:date="2026-10-18T04:55:09+11:00">
            <w:rPr>
              <w:rFonts w:asciiTheme="minorHAnsi" w:hAnsiTheme="minorHAnsi" w:cstheme="minorHAnsi"/>
              <w:szCs w:val="22"/>
            </w:rPr>
          </w:rPrChange>
        </w:rPr>
        <w:t>R. A.</w:t>
      </w:r>
      <w:r w:rsidR="006274E0" w:rsidRPr="00FA75AB">
        <w:rPr>
          <w:rFonts w:asciiTheme="minorHAnsi" w:hAnsiTheme="minorHAnsi" w:cstheme="minorHAnsi"/>
          <w:szCs w:val="22"/>
        </w:rPr>
        <w:t xml:space="preserve"> </w:t>
      </w:r>
      <w:r w:rsidRPr="00FA75AB">
        <w:rPr>
          <w:rFonts w:asciiTheme="minorHAnsi" w:hAnsiTheme="minorHAnsi" w:cstheme="minorHAnsi" w:ascii="Arial" w:hAnsi="Arial" w:cs="Arial"/>
          <w:szCs w:val="22"/>
          <w:sz w:val="22"/>
          <w:rPrChange w:id="9020" w:author="CopyEditor AI" w:date="2026-10-18T04:55:09+11:00">
            <w:rPr>
              <w:rFonts w:asciiTheme="minorHAnsi" w:hAnsiTheme="minorHAnsi" w:cstheme="minorHAnsi"/>
              <w:szCs w:val="22"/>
            </w:rPr>
          </w:rPrChange>
        </w:rPr>
        <w:t>(2013).</w:t>
      </w:r>
      <w:r w:rsidR="006274E0" w:rsidRPr="00FA75AB">
        <w:rPr>
          <w:rFonts w:asciiTheme="minorHAnsi" w:hAnsiTheme="minorHAnsi" w:cstheme="minorHAnsi"/>
          <w:szCs w:val="22"/>
        </w:rPr>
        <w:t xml:space="preserve"> </w:t>
      </w:r>
      <w:r w:rsidRPr="00FA75AB">
        <w:rPr>
          <w:rFonts w:asciiTheme="minorHAnsi" w:hAnsiTheme="minorHAnsi" w:cstheme="minorHAnsi" w:ascii="Arial" w:hAnsi="Arial" w:cs="Arial"/>
          <w:i/>
          <w:iCs/>
          <w:szCs w:val="22"/>
          <w:sz w:val="22"/>
          <w:rPrChange w:id="9021" w:author="CopyEditor AI" w:date="2026-10-18T04:55:09+11:00">
            <w:rPr>
              <w:rFonts w:asciiTheme="minorHAnsi" w:hAnsiTheme="minorHAnsi" w:cstheme="minorHAnsi"/>
              <w:i/>
              <w:iCs/>
              <w:szCs w:val="22"/>
            </w:rPr>
          </w:rPrChange>
        </w:rPr>
        <w:t>Top 10 flashpoints in student ratings and the evaluation of teaching</w:t>
      </w:r>
      <w:r w:rsidRPr="00FA75AB">
        <w:rPr>
          <w:rFonts w:asciiTheme="minorHAnsi" w:hAnsiTheme="minorHAnsi" w:cstheme="minorHAnsi" w:ascii="Arial" w:hAnsi="Arial" w:cs="Arial"/>
          <w:szCs w:val="22"/>
          <w:sz w:val="22"/>
          <w:rPrChange w:id="9022" w:author="CopyEditor AI" w:date="2026-10-18T04:55:09+11:00">
            <w:rPr>
              <w:rFonts w:asciiTheme="minorHAnsi" w:hAnsiTheme="minorHAnsi" w:cstheme="minorHAnsi"/>
              <w:szCs w:val="22"/>
            </w:rPr>
          </w:rPrChange>
        </w:rPr>
        <w:t>. Stylus.</w:t>
      </w:r>
    </w:p>
    <w:p w14:paraId="79D41900" w14:textId="77777777" w:rsidR="00B8771A" w:rsidRPr="00FA75AB" w:rsidRDefault="00B8771A" w:rsidP="00B8771A">
      <w:pPr>
        <w:pStyle w:val="APA7ReferenceListEntry"/>
        <w:tabs>
          <w:tab w:val="clear" w:pos="3068"/>
        </w:tabs>
        <w:ind w:left="720" w:hanging="720"/>
        <w:rPr>
          <w:rFonts w:asciiTheme="minorHAnsi" w:hAnsiTheme="minorHAnsi" w:cstheme="minorHAnsi"/>
          <w:szCs w:val="22"/>
        </w:rPr>
        <w:pPrChange w:id="5004" w:author="CopyEditor AI" w:date="2026-10-18T04:55:09+11:00">
          <w:pPr>
            <w:tabs>
              <w:tab w:val="clear" w:pos="3068"/>
            </w:tabs>
            <w:ind w:left="720" w:hanging="720"/>
            <w:rPr>
              <w:rFonts w:asciiTheme="minorHAnsi" w:hAnsiTheme="minorHAnsi" w:cstheme="minorHAnsi"/>
              <w:szCs w:val="22"/>
            </w:rPr>
          </w:pPr>
        </w:pPrChange>
      </w:pPr>
      <w:del w:id="9688" w:author="CopyEditor AI" w:date="2026-10-18T04:55:09+11:00">
        <w:r>
          <w:delText xml:space="preserve">Boysen, G. A. (2015a). Preventing the overinterpretation of small mean differences in student evaluations of teaching: An evaluation of warning effectiveness. Scholarship of Teaching and Learning in Psychology, 1(4), 269–282. https://doi.org/10.1037/stl0000042</w:delText>
        </w:r>
      </w:del>
      <w:ins w:id="9689" w:author="CopyEditor AI" w:date="2026-10-18T04:55:09+11:00">
        <w:r>
          <w:rPr>
            <w:rFonts w:ascii="Arial" w:hAnsi="Arial" w:cs="Arial"/>
            <w:sz w:val="22"/>
            <w:szCs w:val="22"/>
          </w:rPr>
          <w:t xml:space="preserve">Boysen, G. A. (2015). Preventing the overinterpretation of small mean differences in student evaluations of teaching: An evaluation of warning effectiveness. Scholarship of Teaching and Learning in Psychology, 1(4), 269–282.</w:t>
        </w:r>
      </w:ins>
      <w:hyperlink r:id="rId39" w:history="1">
        <w:ins w:id="9690" w:author="CopyEditor AI" w:date="2026-10-18T04:55:09+11:00">
          <w:r>
            <w:rPr>
              <w:rStyle w:val="Hyperlink"/>
              <w:color w:val="000000"/>
              <w:rFonts w:ascii="Arial" w:hAnsi="Arial" w:cs="Arial"/>
              <w:sz w:val="22"/>
              <w:szCs w:val="22"/>
            </w:rPr>
            <w:t xml:space="preserve">https://doi.org/10.1037/stl0000042</w:t>
          </w:r>
        </w:ins>
      </w:hyperlink>
    </w:p>
    <w:p w14:paraId="58D011AE" w14:textId="77777777" w:rsidR="00EB6B08" w:rsidRPr="00FA75AB" w:rsidRDefault="00B40BBE" w:rsidP="004E6B89">
      <w:pPr>
        <w:pStyle w:val="APA7ReferenceListEntry"/>
        <w:tabs>
          <w:tab w:val="clear" w:pos="3068"/>
        </w:tabs>
        <w:ind w:left="720" w:hanging="720"/>
        <w:rPr>
          <w:rFonts w:asciiTheme="minorHAnsi" w:hAnsiTheme="minorHAnsi" w:cstheme="minorHAnsi"/>
          <w:szCs w:val="22"/>
          <w:lang w:val="en"/>
        </w:rPr>
        <w:pPrChange w:id="5005" w:author="CopyEditor AI" w:date="2026-10-18T04:55:09+11:00">
          <w:pPr>
            <w:tabs>
              <w:tab w:val="clear" w:pos="3068"/>
            </w:tabs>
            <w:ind w:left="720" w:hanging="720"/>
            <w:rPr>
              <w:rFonts w:asciiTheme="minorHAnsi" w:hAnsiTheme="minorHAnsi" w:cstheme="minorHAnsi"/>
              <w:szCs w:val="22"/>
              <w:lang w:val="en"/>
            </w:rPr>
          </w:pPr>
        </w:pPrChange>
      </w:pPr>
      <w:del w:id="9691" w:author="CopyEditor AI" w:date="2026-10-18T04:55:09+11:00">
        <w:r>
          <w:delText xml:space="preserve">Boysen, G. A. (2015b). Significant interpretation of small mean differences in student evaluations of teaching despite explicit warning to avoid overinterpretation. Scholarship of Teaching and Learning in Psychology, 1(2), 150–162. https://doi.org/10.1037/stl0000017</w:delText>
        </w:r>
      </w:del>
      <w:ins w:id="9692" w:author="CopyEditor AI" w:date="2026-10-18T04:55:09+11:00">
        <w:r>
          <w:rPr>
            <w:rFonts w:ascii="Arial" w:hAnsi="Arial" w:cs="Arial"/>
            <w:sz w:val="22"/>
            <w:szCs w:val="22"/>
          </w:rPr>
          <w:t xml:space="preserve">Boysen, G. A. (2015). Significant interpretation of small mean differences in student evaluations of teaching despite explicit warning to avoid overinterpretation. Scholarship of Teaching and Learning in Psychology, 1(2), 150–162.</w:t>
        </w:r>
      </w:ins>
      <w:hyperlink r:id="rId40" w:history="1">
        <w:ins w:id="9693" w:author="CopyEditor AI" w:date="2026-10-18T04:55:09+11:00">
          <w:r>
            <w:rPr>
              <w:rStyle w:val="Hyperlink"/>
              <w:color w:val="000000"/>
              <w:rFonts w:ascii="Arial" w:hAnsi="Arial" w:cs="Arial"/>
              <w:sz w:val="22"/>
              <w:szCs w:val="22"/>
            </w:rPr>
            <w:t xml:space="preserve">https://doi.org/10.1037/stl0000017</w:t>
          </w:r>
        </w:ins>
      </w:hyperlink>
    </w:p>
    <w:p w14:paraId="414323A4"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06" w:author="CopyEditor AI" w:date="2026-10-18T04:55:09+11:00">
          <w:pPr>
            <w:tabs>
              <w:tab w:val="clear" w:pos="3068"/>
            </w:tabs>
            <w:ind w:left="720" w:hanging="720"/>
            <w:rPr>
              <w:rFonts w:asciiTheme="minorHAnsi" w:hAnsiTheme="minorHAnsi" w:cstheme="minorHAnsi"/>
              <w:szCs w:val="22"/>
            </w:rPr>
          </w:pPr>
        </w:pPrChange>
      </w:pPr>
      <w:del w:id="9694" w:author="CopyEditor AI" w:date="2026-10-18T04:55:09+11:00">
        <w:r>
          <w:delText xml:space="preserve">Boysen, G. A., Kelly, T. J., Raesly, H. N., &amp; Casner, R. W. (2014). The (mis)interpretation of teaching evaluations by college faculty and administrators. Assessment &amp; Evaluation in Higher Education, 39(6), 641–656. https://doi.org/10.1080/02602938.2013.860950</w:delText>
        </w:r>
      </w:del>
      <w:ins w:id="9695" w:author="CopyEditor AI" w:date="2026-10-18T04:55:09+11:00">
        <w:r>
          <w:rPr>
            <w:rFonts w:ascii="Arial" w:hAnsi="Arial" w:cs="Arial"/>
            <w:sz w:val="22"/>
            <w:szCs w:val="22"/>
          </w:rPr>
          <w:t xml:space="preserve">Boysen, G. A., Kelly, T. J., Raesly, H. N., &amp; Casner, R. W. (2013). The (mis)interpretation of teaching evaluations by college faculty and administrators. Assessment &amp;Amp; Evaluation in Higher Education, 39(6), 641–656.</w:t>
        </w:r>
      </w:ins>
      <w:hyperlink r:id="rId41" w:history="1">
        <w:ins w:id="9696" w:author="CopyEditor AI" w:date="2026-10-18T04:55:09+11:00">
          <w:r>
            <w:rPr>
              <w:rStyle w:val="Hyperlink"/>
              <w:color w:val="000000"/>
              <w:rFonts w:ascii="Arial" w:hAnsi="Arial" w:cs="Arial"/>
              <w:sz w:val="22"/>
              <w:szCs w:val="22"/>
            </w:rPr>
            <w:t xml:space="preserve">https://doi.org/10.1080/02602938.2013.860950</w:t>
          </w:r>
        </w:ins>
      </w:hyperlink>
    </w:p>
    <w:p w14:paraId="47BB25D7" w14:textId="77777777" w:rsidR="00EB6B08" w:rsidRPr="00FA75AB" w:rsidRDefault="00B40BBE" w:rsidP="00EB6B08">
      <w:commentRangeStart w:id="33"/>
      <w:pPr>
        <w:pStyle w:val="APA7ReferenceListEntry"/>
        <w:tabs>
          <w:tab w:val="clear" w:pos="3068"/>
        </w:tabs>
        <w:ind w:left="720" w:hanging="720"/>
        <w:rPr>
          <w:rFonts w:asciiTheme="minorHAnsi" w:hAnsiTheme="minorHAnsi" w:cstheme="minorHAnsi"/>
          <w:szCs w:val="22"/>
        </w:rPr>
        <w:pPrChange w:id="5007" w:author="CopyEditor AI" w:date="2026-10-18T04:55:09+11:00">
          <w:pPr>
            <w:tabs>
              <w:tab w:val="clear" w:pos="3068"/>
            </w:tabs>
            <w:ind w:left="720" w:hanging="720"/>
            <w:rPr>
              <w:rFonts w:asciiTheme="minorHAnsi" w:hAnsiTheme="minorHAnsi" w:cstheme="minorHAnsi"/>
              <w:szCs w:val="22"/>
            </w:rPr>
          </w:pPr>
        </w:pPrChange>
      </w:pPr>
      <w:r w:rsidRPr="00FA75AB">
        <w:rPr>
          <w:rFonts w:asciiTheme="minorHAnsi" w:hAnsiTheme="minorHAnsi" w:cstheme="minorHAnsi" w:ascii="Arial" w:hAnsi="Arial" w:cs="Arial"/>
          <w:szCs w:val="22"/>
          <w:sz w:val="22"/>
          <w:rPrChange w:id="9055" w:author="CopyEditor AI" w:date="2026-10-18T04:55:09+11:00">
            <w:rPr>
              <w:rFonts w:asciiTheme="minorHAnsi" w:hAnsiTheme="minorHAnsi" w:cstheme="minorHAnsi"/>
              <w:szCs w:val="22"/>
            </w:rPr>
          </w:rPrChange>
        </w:rPr>
        <w:t>Buller</w:t>
      </w:r>
      <w:r w:rsidR="00CC7D0E" w:rsidRPr="00FA75AB">
        <w:rPr>
          <w:rFonts w:asciiTheme="minorHAnsi" w:hAnsiTheme="minorHAnsi" w:cstheme="minorHAnsi" w:ascii="Arial" w:hAnsi="Arial" w:cs="Arial"/>
          <w:szCs w:val="22"/>
          <w:sz w:val="22"/>
          <w:rPrChange w:id="9056" w:author="CopyEditor AI" w:date="2026-10-18T04:55:09+11:00">
            <w:rPr>
              <w:rFonts w:asciiTheme="minorHAnsi" w:hAnsiTheme="minorHAnsi" w:cstheme="minorHAnsi"/>
              <w:szCs w:val="22"/>
            </w:rPr>
          </w:rPrChange>
        </w:rPr>
        <w:t xml:space="preserve">, </w:t>
      </w:r>
      <w:r w:rsidRPr="00FA75AB">
        <w:rPr>
          <w:rFonts w:asciiTheme="minorHAnsi" w:hAnsiTheme="minorHAnsi" w:cstheme="minorHAnsi" w:ascii="Arial" w:hAnsi="Arial" w:cs="Arial"/>
          <w:szCs w:val="22"/>
          <w:sz w:val="22"/>
          <w:rPrChange w:id="9057" w:author="CopyEditor AI" w:date="2026-10-18T04:55:09+11:00">
            <w:rPr>
              <w:rFonts w:asciiTheme="minorHAnsi" w:hAnsiTheme="minorHAnsi" w:cstheme="minorHAnsi"/>
              <w:szCs w:val="22"/>
            </w:rPr>
          </w:rPrChange>
        </w:rPr>
        <w:t>J. L.</w:t>
      </w:r>
      <w:r w:rsidR="006274E0" w:rsidRPr="00FA75AB">
        <w:rPr>
          <w:rFonts w:asciiTheme="minorHAnsi" w:hAnsiTheme="minorHAnsi" w:cstheme="minorHAnsi"/>
          <w:szCs w:val="22"/>
        </w:rPr>
        <w:t xml:space="preserve"> </w:t>
      </w:r>
      <w:r w:rsidRPr="00FA75AB">
        <w:rPr>
          <w:rFonts w:asciiTheme="minorHAnsi" w:hAnsiTheme="minorHAnsi" w:cstheme="minorHAnsi" w:ascii="Arial" w:hAnsi="Arial" w:cs="Arial"/>
          <w:szCs w:val="22"/>
          <w:sz w:val="22"/>
          <w:rPrChange w:id="9058" w:author="CopyEditor AI" w:date="2026-10-18T04:55:09+11:00">
            <w:rPr>
              <w:rFonts w:asciiTheme="minorHAnsi" w:hAnsiTheme="minorHAnsi" w:cstheme="minorHAnsi"/>
              <w:szCs w:val="22"/>
            </w:rPr>
          </w:rPrChange>
        </w:rPr>
        <w:t>(2012).</w:t>
      </w:r>
      <w:r w:rsidR="006274E0" w:rsidRPr="00FA75AB">
        <w:rPr>
          <w:rFonts w:asciiTheme="minorHAnsi" w:hAnsiTheme="minorHAnsi" w:cstheme="minorHAnsi"/>
          <w:szCs w:val="22"/>
        </w:rPr>
        <w:t xml:space="preserve"> </w:t>
      </w:r>
      <w:r w:rsidRPr="00FA75AB">
        <w:rPr>
          <w:rFonts w:asciiTheme="minorHAnsi" w:hAnsiTheme="minorHAnsi" w:cstheme="minorHAnsi" w:ascii="Arial" w:hAnsi="Arial" w:cs="Arial"/>
          <w:i/>
          <w:iCs/>
          <w:szCs w:val="22"/>
          <w:sz w:val="22"/>
          <w:rPrChange w:id="9059" w:author="CopyEditor AI" w:date="2026-10-18T04:55:09+11:00">
            <w:rPr>
              <w:rFonts w:asciiTheme="minorHAnsi" w:hAnsiTheme="minorHAnsi" w:cstheme="minorHAnsi"/>
              <w:i/>
              <w:iCs/>
              <w:szCs w:val="22"/>
            </w:rPr>
          </w:rPrChange>
        </w:rPr>
        <w:t>Best practices in faculty evaluation: A practical guide for academic leaders</w:t>
      </w:r>
      <w:r w:rsidRPr="00FA75AB">
        <w:rPr>
          <w:rFonts w:asciiTheme="minorHAnsi" w:hAnsiTheme="minorHAnsi" w:cstheme="minorHAnsi" w:ascii="Arial" w:hAnsi="Arial" w:cs="Arial"/>
          <w:szCs w:val="22"/>
          <w:sz w:val="22"/>
          <w:rPrChange w:id="9060" w:author="CopyEditor AI" w:date="2026-10-18T04:55:09+11:00">
            <w:rPr>
              <w:rFonts w:asciiTheme="minorHAnsi" w:hAnsiTheme="minorHAnsi" w:cstheme="minorHAnsi"/>
              <w:szCs w:val="22"/>
            </w:rPr>
          </w:rPrChange>
        </w:rPr>
        <w:t>. Jossey-Bass.</w:t>
      </w:r>
      <w:commentRangeEnd w:id="33"/>
      <w:r>
        <w:rPr>
          <w:rStyle w:val="CommentReference"/>
        </w:rPr>
        <w:commentReference w:id="33"/>
      </w:r>
    </w:p>
    <w:p w14:paraId="71A78C15" w14:textId="77777777" w:rsidR="00B40BBE" w:rsidRPr="00FA75AB" w:rsidRDefault="00B40BBE" w:rsidP="004E6B89">
      <w:commentRangeStart w:id="34"/>
      <w:pPr>
        <w:pStyle w:val="APA7ReferenceListEntry"/>
        <w:tabs>
          <w:tab w:val="clear" w:pos="3068"/>
        </w:tabs>
        <w:ind w:left="720" w:hanging="720"/>
        <w:rPr>
          <w:rFonts w:asciiTheme="minorHAnsi" w:hAnsiTheme="minorHAnsi" w:cstheme="minorHAnsi"/>
          <w:szCs w:val="22"/>
        </w:rPr>
        <w:pPrChange w:id="5008" w:author="CopyEditor AI" w:date="2026-10-18T04:55:09+11:00">
          <w:pPr>
            <w:tabs>
              <w:tab w:val="clear" w:pos="3068"/>
            </w:tabs>
            <w:ind w:left="720" w:hanging="720"/>
            <w:rPr>
              <w:rFonts w:asciiTheme="minorHAnsi" w:hAnsiTheme="minorHAnsi" w:cstheme="minorHAnsi"/>
              <w:szCs w:val="22"/>
            </w:rPr>
          </w:pPr>
        </w:pPrChange>
      </w:pPr>
      <w:r w:rsidRPr="00FA75AB">
        <w:rPr>
          <w:rFonts w:asciiTheme="minorHAnsi" w:hAnsiTheme="minorHAnsi" w:cstheme="minorHAnsi" w:ascii="Arial" w:hAnsi="Arial" w:cs="Arial"/>
          <w:szCs w:val="22"/>
          <w:sz w:val="22"/>
          <w:rPrChange w:id="9061" w:author="CopyEditor AI" w:date="2026-10-18T04:55:09+11:00">
            <w:rPr>
              <w:rFonts w:asciiTheme="minorHAnsi" w:hAnsiTheme="minorHAnsi" w:cstheme="minorHAnsi"/>
              <w:szCs w:val="22"/>
            </w:rPr>
          </w:rPrChange>
        </w:rPr>
        <w:t>Dewar</w:t>
      </w:r>
      <w:r w:rsidR="00CC7D0E" w:rsidRPr="00FA75AB">
        <w:rPr>
          <w:rFonts w:asciiTheme="minorHAnsi" w:hAnsiTheme="minorHAnsi" w:cstheme="minorHAnsi" w:ascii="Arial" w:hAnsi="Arial" w:cs="Arial"/>
          <w:szCs w:val="22"/>
          <w:sz w:val="22"/>
          <w:rPrChange w:id="9062" w:author="CopyEditor AI" w:date="2026-10-18T04:55:09+11:00">
            <w:rPr>
              <w:rFonts w:asciiTheme="minorHAnsi" w:hAnsiTheme="minorHAnsi" w:cstheme="minorHAnsi"/>
              <w:szCs w:val="22"/>
            </w:rPr>
          </w:rPrChange>
        </w:rPr>
        <w:t xml:space="preserve">, </w:t>
      </w:r>
      <w:r w:rsidRPr="00FA75AB">
        <w:rPr>
          <w:rFonts w:asciiTheme="minorHAnsi" w:hAnsiTheme="minorHAnsi" w:cstheme="minorHAnsi" w:ascii="Arial" w:hAnsi="Arial" w:cs="Arial"/>
          <w:szCs w:val="22"/>
          <w:sz w:val="22"/>
          <w:rPrChange w:id="9063" w:author="CopyEditor AI" w:date="2026-10-18T04:55:09+11:00">
            <w:rPr>
              <w:rFonts w:asciiTheme="minorHAnsi" w:hAnsiTheme="minorHAnsi" w:cstheme="minorHAnsi"/>
              <w:szCs w:val="22"/>
            </w:rPr>
          </w:rPrChange>
        </w:rPr>
        <w:t>J. M.</w:t>
      </w:r>
      <w:r w:rsidR="006274E0" w:rsidRPr="00FA75AB">
        <w:rPr>
          <w:rFonts w:asciiTheme="minorHAnsi" w:hAnsiTheme="minorHAnsi" w:cstheme="minorHAnsi"/>
          <w:szCs w:val="22"/>
        </w:rPr>
        <w:t xml:space="preserve"> </w:t>
      </w:r>
      <w:r w:rsidRPr="00FA75AB">
        <w:rPr>
          <w:rFonts w:asciiTheme="minorHAnsi" w:hAnsiTheme="minorHAnsi" w:cstheme="minorHAnsi" w:ascii="Arial" w:hAnsi="Arial" w:cs="Arial"/>
          <w:szCs w:val="22"/>
          <w:sz w:val="22"/>
          <w:rPrChange w:id="9064" w:author="CopyEditor AI" w:date="2026-10-18T04:55:09+11:00">
            <w:rPr>
              <w:rFonts w:asciiTheme="minorHAnsi" w:hAnsiTheme="minorHAnsi" w:cstheme="minorHAnsi"/>
              <w:szCs w:val="22"/>
            </w:rPr>
          </w:rPrChange>
        </w:rPr>
        <w:t>(2011). Helping stakeholders understand the limitations of SRT data: Are we doing enough?</w:t>
      </w:r>
      <w:r w:rsidR="00DE1469" w:rsidRPr="00FA75AB">
        <w:rPr>
          <w:rFonts w:asciiTheme="minorHAnsi" w:hAnsiTheme="minorHAnsi" w:cstheme="minorHAnsi"/>
          <w:szCs w:val="22"/>
        </w:rPr>
        <w:t xml:space="preserve"> </w:t>
      </w:r>
      <w:r w:rsidRPr="00FA75AB">
        <w:rPr>
          <w:rFonts w:asciiTheme="minorHAnsi" w:hAnsiTheme="minorHAnsi" w:cstheme="minorHAnsi" w:ascii="Arial" w:hAnsi="Arial" w:cs="Arial"/>
          <w:i/>
          <w:iCs/>
          <w:szCs w:val="22"/>
          <w:sz w:val="22"/>
          <w:rPrChange w:id="9065" w:author="CopyEditor AI" w:date="2026-10-18T04:55:09+11:00">
            <w:rPr>
              <w:rFonts w:asciiTheme="minorHAnsi" w:hAnsiTheme="minorHAnsi" w:cstheme="minorHAnsi"/>
              <w:i/>
              <w:iCs/>
              <w:szCs w:val="22"/>
            </w:rPr>
          </w:rPrChange>
        </w:rPr>
        <w:t>Journal of Faculty Development</w:t>
      </w:r>
      <w:r w:rsidR="00CC7D0E" w:rsidRPr="00FA75AB">
        <w:rPr>
          <w:rFonts w:asciiTheme="minorHAnsi" w:hAnsiTheme="minorHAnsi" w:cstheme="minorHAnsi" w:ascii="Arial" w:hAnsi="Arial" w:cs="Arial"/>
          <w:szCs w:val="22"/>
          <w:sz w:val="22"/>
          <w:rPrChange w:id="9066" w:author="CopyEditor AI" w:date="2026-10-18T04:55:09+11:00">
            <w:rPr>
              <w:rFonts w:asciiTheme="minorHAnsi" w:hAnsiTheme="minorHAnsi" w:cstheme="minorHAnsi"/>
              <w:szCs w:val="22"/>
            </w:rPr>
          </w:rPrChange>
        </w:rPr>
        <w:t xml:space="preserve">, </w:t>
      </w:r>
      <w:r w:rsidRPr="00FA75AB">
        <w:rPr>
          <w:rFonts w:asciiTheme="minorHAnsi" w:hAnsiTheme="minorHAnsi" w:cstheme="minorHAnsi" w:ascii="Arial" w:hAnsi="Arial" w:cs="Arial"/>
          <w:i/>
          <w:iCs/>
          <w:szCs w:val="22"/>
          <w:sz w:val="22"/>
          <w:rPrChange w:id="9067" w:author="CopyEditor AI" w:date="2026-10-18T04:55:09+11:00">
            <w:rPr>
              <w:rFonts w:asciiTheme="minorHAnsi" w:hAnsiTheme="minorHAnsi" w:cstheme="minorHAnsi"/>
              <w:i/>
              <w:iCs/>
              <w:szCs w:val="22"/>
            </w:rPr>
          </w:rPrChange>
        </w:rPr>
        <w:t>25</w:t>
      </w:r>
      <w:r w:rsidR="00C81D35" w:rsidRPr="00FA75AB">
        <w:rPr>
          <w:rFonts w:asciiTheme="minorHAnsi" w:hAnsiTheme="minorHAnsi" w:cstheme="minorHAnsi" w:ascii="Arial" w:hAnsi="Arial" w:cs="Arial"/>
          <w:iCs/>
          <w:szCs w:val="22"/>
          <w:sz w:val="22"/>
          <w:rPrChange w:id="9068" w:author="CopyEditor AI" w:date="2026-10-18T04:55:09+11:00">
            <w:rPr>
              <w:rFonts w:asciiTheme="minorHAnsi" w:hAnsiTheme="minorHAnsi" w:cstheme="minorHAnsi"/>
              <w:iCs/>
              <w:szCs w:val="22"/>
            </w:rPr>
          </w:rPrChange>
        </w:rPr>
        <w:t>(3)</w:t>
      </w:r>
      <w:r w:rsidR="00CC7D0E" w:rsidRPr="00FA75AB">
        <w:rPr>
          <w:rFonts w:asciiTheme="minorHAnsi" w:hAnsiTheme="minorHAnsi" w:cstheme="minorHAnsi" w:ascii="Arial" w:hAnsi="Arial" w:cs="Arial"/>
          <w:szCs w:val="22"/>
          <w:sz w:val="22"/>
          <w:rPrChange w:id="9069" w:author="CopyEditor AI" w:date="2026-10-18T04:55:09+11:00">
            <w:rPr>
              <w:rFonts w:asciiTheme="minorHAnsi" w:hAnsiTheme="minorHAnsi" w:cstheme="minorHAnsi"/>
              <w:szCs w:val="22"/>
            </w:rPr>
          </w:rPrChange>
        </w:rPr>
        <w:t xml:space="preserve">, </w:t>
      </w:r>
      <w:r w:rsidRPr="00FA75AB">
        <w:rPr>
          <w:rFonts w:asciiTheme="minorHAnsi" w:hAnsiTheme="minorHAnsi" w:cstheme="minorHAnsi" w:ascii="Arial" w:hAnsi="Arial" w:cs="Arial"/>
          <w:szCs w:val="22"/>
          <w:sz w:val="22"/>
          <w:rPrChange w:id="9070" w:author="CopyEditor AI" w:date="2026-10-18T04:55:09+11:00">
            <w:rPr>
              <w:rFonts w:asciiTheme="minorHAnsi" w:hAnsiTheme="minorHAnsi" w:cstheme="minorHAnsi"/>
              <w:szCs w:val="22"/>
            </w:rPr>
          </w:rPrChange>
        </w:rPr>
        <w:t>40–44.</w:t>
      </w:r>
      <w:commentRangeEnd w:id="34"/>
      <w:r>
        <w:rPr>
          <w:rStyle w:val="CommentReference"/>
        </w:rPr>
        <w:commentReference w:id="34"/>
      </w:r>
    </w:p>
    <w:p w14:paraId="43B5FFCF" w14:textId="77777777" w:rsidR="001D7F11" w:rsidRPr="00FA75AB" w:rsidRDefault="001D7F11" w:rsidP="001D7F11">
      <w:pPr>
        <w:pStyle w:val="APA7ReferenceListEntry"/>
        <w:tabs>
          <w:tab w:val="clear" w:pos="3068"/>
        </w:tabs>
        <w:ind w:left="720" w:hanging="720"/>
        <w:rPr>
          <w:rFonts w:asciiTheme="minorHAnsi" w:hAnsiTheme="minorHAnsi" w:cstheme="minorHAnsi"/>
          <w:szCs w:val="22"/>
        </w:rPr>
        <w:pPrChange w:id="5009" w:author="CopyEditor AI" w:date="2026-10-18T04:55:09+11:00">
          <w:pPr>
            <w:tabs>
              <w:tab w:val="clear" w:pos="3068"/>
            </w:tabs>
            <w:ind w:left="720" w:hanging="720"/>
            <w:rPr>
              <w:rFonts w:asciiTheme="minorHAnsi" w:hAnsiTheme="minorHAnsi" w:cstheme="minorHAnsi"/>
              <w:szCs w:val="22"/>
            </w:rPr>
          </w:pPr>
        </w:pPrChange>
      </w:pPr>
      <w:del w:id="9697" w:author="CopyEditor AI" w:date="2026-10-18T04:55:09+11:00">
        <w:r>
          <w:delText xml:space="preserve">Dommeyer, C. J., Baum, P., &amp; Hanna, R. W. (2002). College students’ attitudes toward methods of collecting teaching evaluations: In-class versus on-line. Journal of Education for Business, 78(1), 11–15. https://doi.org/10.1080/08832320209599691</w:delText>
        </w:r>
      </w:del>
      <w:ins w:id="9698" w:author="CopyEditor AI" w:date="2026-10-18T04:55:09+11:00">
        <w:r>
          <w:rPr>
            <w:rFonts w:ascii="Arial" w:hAnsi="Arial" w:cs="Arial"/>
            <w:sz w:val="22"/>
            <w:szCs w:val="22"/>
          </w:rPr>
          <w:t xml:space="preserve">Dommeyer, C. J., Baum, P., &amp; Hanna, R. W. (2002). College Students’ Attitudes Toward Methods of Collecting Teaching Evaluations: In-Class Versus On-Line. Journal of Education for Business, 78(1), 11–15.</w:t>
        </w:r>
      </w:ins>
      <w:hyperlink r:id="rId42" w:history="1">
        <w:ins w:id="9699" w:author="CopyEditor AI" w:date="2026-10-18T04:55:09+11:00">
          <w:r>
            <w:rPr>
              <w:rStyle w:val="Hyperlink"/>
              <w:color w:val="000000"/>
              <w:rFonts w:ascii="Arial" w:hAnsi="Arial" w:cs="Arial"/>
              <w:sz w:val="22"/>
              <w:szCs w:val="22"/>
            </w:rPr>
            <w:t xml:space="preserve">https://doi.org/10.1080/08832320209599691</w:t>
          </w:r>
        </w:ins>
      </w:hyperlink>
    </w:p>
    <w:p w14:paraId="38237D8B"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10" w:author="CopyEditor AI" w:date="2026-10-18T04:55:09+11:00">
          <w:pPr>
            <w:tabs>
              <w:tab w:val="clear" w:pos="3068"/>
            </w:tabs>
            <w:ind w:left="720" w:hanging="720"/>
            <w:rPr>
              <w:rFonts w:asciiTheme="minorHAnsi" w:hAnsiTheme="minorHAnsi" w:cstheme="minorHAnsi"/>
              <w:szCs w:val="22"/>
            </w:rPr>
          </w:pPr>
        </w:pPrChange>
      </w:pPr>
      <w:del w:id="9700" w:author="CopyEditor AI" w:date="2026-10-18T04:55:09+11:00">
        <w:r>
          <w:delText xml:space="preserve">Dommeyer, C. J., Baum, P., Hanna, R. W., &amp; Chapman, K. S. (2004). Gathering faculty teaching evaluations by in-class and online surveys: Their effects on response rates and evaluations. Assessment &amp; Evaluation in Higher Education, 29(5), 611–623. https://doi.org/10.1080/02602930410001689171</w:delText>
        </w:r>
      </w:del>
      <w:ins w:id="9701" w:author="CopyEditor AI" w:date="2026-10-18T04:55:09+11:00">
        <w:r>
          <w:rPr>
            <w:rFonts w:ascii="Arial" w:hAnsi="Arial" w:cs="Arial"/>
            <w:sz w:val="22"/>
            <w:szCs w:val="22"/>
          </w:rPr>
          <w:t xml:space="preserve">Dommeyer *, C. J., Baum, P., Hanna, R. W., &amp; Chapman, K. S. (2004). Gathering faculty teaching evaluations by in‐class and online surveys: their effects on response rates and evaluations. Assessment &amp;Amp; Evaluation in Higher Education, 29(5), 611–623.</w:t>
        </w:r>
      </w:ins>
      <w:hyperlink r:id="rId43" w:history="1">
        <w:ins w:id="9702" w:author="CopyEditor AI" w:date="2026-10-18T04:55:09+11:00">
          <w:r>
            <w:rPr>
              <w:rStyle w:val="Hyperlink"/>
              <w:color w:val="000000"/>
              <w:rFonts w:ascii="Arial" w:hAnsi="Arial" w:cs="Arial"/>
              <w:sz w:val="22"/>
              <w:szCs w:val="22"/>
            </w:rPr>
            <w:t xml:space="preserve">https://doi.org/10.1080/02602930410001689171</w:t>
          </w:r>
        </w:ins>
      </w:hyperlink>
    </w:p>
    <w:p w14:paraId="44941310"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11" w:author="CopyEditor AI" w:date="2026-10-18T04:55:09+11:00">
          <w:pPr>
            <w:tabs>
              <w:tab w:val="clear" w:pos="3068"/>
            </w:tabs>
            <w:ind w:left="720" w:hanging="720"/>
            <w:rPr>
              <w:rFonts w:asciiTheme="minorHAnsi" w:hAnsiTheme="minorHAnsi" w:cstheme="minorHAnsi"/>
              <w:szCs w:val="22"/>
            </w:rPr>
          </w:pPr>
        </w:pPrChange>
      </w:pPr>
      <w:del w:id="9703" w:author="CopyEditor AI" w:date="2026-10-18T04:55:09+11:00">
        <w:r>
          <w:delText xml:space="preserve">Feistauer, D., &amp; Richter, T. (2016). How reliable are students’ evaluations of teaching quality? A variance components approach. Assessment &amp; Evaluation in Higher Education, 42(8), 1263–1279. https://doi.org/10.1080/02602938.2016.1261083</w:delText>
        </w:r>
      </w:del>
      <w:ins w:id="9704" w:author="CopyEditor AI" w:date="2026-10-18T04:55:09+11:00">
        <w:r>
          <w:rPr>
            <w:rFonts w:ascii="Arial" w:hAnsi="Arial" w:cs="Arial"/>
            <w:sz w:val="22"/>
            <w:szCs w:val="22"/>
          </w:rPr>
          <w:t xml:space="preserve">Feistauer, D., &amp; Richter, T. (2016). How reliable are students’ evaluations of teaching quality? A variance components approach. Assessment &amp;Amp; Evaluation in Higher Education, 42(8), 1263–1279.</w:t>
        </w:r>
      </w:ins>
      <w:hyperlink r:id="rId44" w:history="1">
        <w:ins w:id="9705" w:author="CopyEditor AI" w:date="2026-10-18T04:55:09+11:00">
          <w:r>
            <w:rPr>
              <w:rStyle w:val="Hyperlink"/>
              <w:color w:val="000000"/>
              <w:rFonts w:ascii="Arial" w:hAnsi="Arial" w:cs="Arial"/>
              <w:sz w:val="22"/>
              <w:szCs w:val="22"/>
            </w:rPr>
            <w:t xml:space="preserve">https://doi.org/10.1080/02602938.2016.1261083</w:t>
          </w:r>
        </w:ins>
      </w:hyperlink>
    </w:p>
    <w:p w14:paraId="7FAC3748" w14:textId="77777777" w:rsidR="00B40BBE" w:rsidRPr="00FA75AB" w:rsidRDefault="00B40BBE" w:rsidP="004E6B89">
      <w:commentRangeStart w:id="35"/>
      <w:pPr>
        <w:pStyle w:val="APA7ReferenceListEntry"/>
        <w:tabs>
          <w:tab w:val="clear" w:pos="3068"/>
        </w:tabs>
        <w:ind w:left="720" w:hanging="720"/>
        <w:rPr>
          <w:rFonts w:asciiTheme="minorHAnsi" w:hAnsiTheme="minorHAnsi" w:cstheme="minorHAnsi"/>
          <w:szCs w:val="22"/>
        </w:rPr>
        <w:pPrChange w:id="5012" w:author="CopyEditor AI" w:date="2026-10-18T04:55:09+11:00">
          <w:pPr>
            <w:tabs>
              <w:tab w:val="clear" w:pos="3068"/>
            </w:tabs>
            <w:ind w:left="720" w:hanging="720"/>
            <w:rPr>
              <w:rFonts w:asciiTheme="minorHAnsi" w:hAnsiTheme="minorHAnsi" w:cstheme="minorHAnsi"/>
              <w:szCs w:val="22"/>
            </w:rPr>
          </w:pPr>
        </w:pPrChange>
      </w:pPr>
      <w:r w:rsidRPr="00FA75AB">
        <w:rPr>
          <w:rFonts w:asciiTheme="minorHAnsi" w:hAnsiTheme="minorHAnsi" w:cstheme="minorHAnsi" w:ascii="Arial" w:hAnsi="Arial" w:cs="Arial"/>
          <w:szCs w:val="22"/>
          <w:sz w:val="22"/>
          <w:rPrChange w:id="9094" w:author="CopyEditor AI" w:date="2026-10-18T04:55:09+11:00">
            <w:rPr>
              <w:rFonts w:asciiTheme="minorHAnsi" w:hAnsiTheme="minorHAnsi" w:cstheme="minorHAnsi"/>
              <w:szCs w:val="22"/>
            </w:rPr>
          </w:rPrChange>
        </w:rPr>
        <w:t xml:space="preserve">Gilovich, T., Griffin, D., &amp; Kahneman, D. (Eds.). (2002). </w:t>
      </w:r>
      <w:r w:rsidRPr="00FA75AB">
        <w:rPr>
          <w:rFonts w:asciiTheme="minorHAnsi" w:hAnsiTheme="minorHAnsi" w:cstheme="minorHAnsi" w:ascii="Arial" w:hAnsi="Arial" w:cs="Arial"/>
          <w:i/>
          <w:iCs/>
          <w:szCs w:val="22"/>
          <w:sz w:val="22"/>
          <w:rPrChange w:id="9095" w:author="CopyEditor AI" w:date="2026-10-18T04:55:09+11:00">
            <w:rPr>
              <w:rFonts w:asciiTheme="minorHAnsi" w:hAnsiTheme="minorHAnsi" w:cstheme="minorHAnsi"/>
              <w:i/>
              <w:iCs/>
              <w:szCs w:val="22"/>
            </w:rPr>
          </w:rPrChange>
        </w:rPr>
        <w:t>Heuristics and biases: The psychology of intuitive judgment</w:t>
      </w:r>
      <w:r w:rsidRPr="00FA75AB">
        <w:rPr>
          <w:rFonts w:asciiTheme="minorHAnsi" w:hAnsiTheme="minorHAnsi" w:cstheme="minorHAnsi" w:ascii="Arial" w:hAnsi="Arial" w:cs="Arial"/>
          <w:szCs w:val="22"/>
          <w:sz w:val="22"/>
          <w:rPrChange w:id="9096" w:author="CopyEditor AI" w:date="2026-10-18T04:55:09+11:00">
            <w:rPr>
              <w:rFonts w:asciiTheme="minorHAnsi" w:hAnsiTheme="minorHAnsi" w:cstheme="minorHAnsi"/>
              <w:szCs w:val="22"/>
            </w:rPr>
          </w:rPrChange>
        </w:rPr>
        <w:t xml:space="preserve">. Cambridge University Press. </w:t>
      </w:r>
      <w:hyperlink r:id="rId15" w:history="1">
        <w:r w:rsidR="00DD132E" w:rsidRPr="00FA75AB">
          <w:rPr>
            <w:rStyle w:val="Hyperlink"/>
            <w:rFonts w:asciiTheme="minorHAnsi" w:hAnsiTheme="minorHAnsi" w:cstheme="minorHAnsi" w:ascii="Arial" w:hAnsi="Arial" w:cs="Arial"/>
            <w:szCs w:val="22"/>
            <w:sz w:val="22"/>
            <w:rPrChange w:id="9097" w:author="CopyEditor AI" w:date="2026-10-18T04:55:09+11:00">
              <w:rPr>
                <w:rStyle w:val="Hyperlink"/>
                <w:rFonts w:asciiTheme="minorHAnsi" w:hAnsiTheme="minorHAnsi" w:cstheme="minorHAnsi"/>
                <w:szCs w:val="22"/>
              </w:rPr>
            </w:rPrChange>
          </w:rPr>
          <w:t>https://doi.org/10.1017/CBO9780511808098</w:t>
        </w:r>
      </w:hyperlink>
      <w:commentRangeEnd w:id="35"/>
      <w:r>
        <w:rPr>
          <w:rStyle w:val="CommentReference"/>
        </w:rPr>
        <w:commentReference w:id="35"/>
      </w:r>
    </w:p>
    <w:p w14:paraId="0CD1C9A2"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13" w:author="CopyEditor AI" w:date="2026-10-18T04:55:09+11:00">
          <w:pPr>
            <w:tabs>
              <w:tab w:val="clear" w:pos="3068"/>
            </w:tabs>
            <w:ind w:left="720" w:hanging="720"/>
            <w:rPr>
              <w:rFonts w:asciiTheme="minorHAnsi" w:hAnsiTheme="minorHAnsi" w:cstheme="minorHAnsi"/>
              <w:szCs w:val="22"/>
            </w:rPr>
          </w:pPr>
        </w:pPrChange>
      </w:pPr>
      <w:del w:id="9706" w:author="CopyEditor AI" w:date="2026-10-18T04:55:09+11:00">
        <w:r>
          <w:delText xml:space="preserve">Griffin, T. J., Hilton, J., III, Plummer, K., &amp; Barret, D. (2014). Correlation between grade point averages and student evaluation of teaching scores: Taking a closer look. Assessment &amp; Evaluation in Higher Education, 39(3), 339–348. https://doi.org/10.1080/02602938.2013.831809</w:delText>
        </w:r>
      </w:del>
      <w:ins w:id="9707" w:author="CopyEditor AI" w:date="2026-10-18T04:55:09+11:00">
        <w:r>
          <w:rPr>
            <w:rFonts w:ascii="Arial" w:hAnsi="Arial" w:cs="Arial"/>
            <w:sz w:val="22"/>
            <w:szCs w:val="22"/>
          </w:rPr>
          <w:t xml:space="preserve">Griffin, T. J., Hilton III, J., Plummer, K., &amp; Barret, D. (2013). Correlation between grade point averages and student evaluation of teaching scores: taking a closer look. Assessment &amp;Amp; Evaluation in Higher Education, 39(3), 339–348.</w:t>
        </w:r>
      </w:ins>
      <w:hyperlink r:id="rId45" w:history="1">
        <w:ins w:id="9708" w:author="CopyEditor AI" w:date="2026-10-18T04:55:09+11:00">
          <w:r>
            <w:rPr>
              <w:rStyle w:val="Hyperlink"/>
              <w:color w:val="000000"/>
              <w:rFonts w:ascii="Arial" w:hAnsi="Arial" w:cs="Arial"/>
              <w:sz w:val="22"/>
              <w:szCs w:val="22"/>
            </w:rPr>
            <w:t xml:space="preserve">https://doi.org/10.1080/02602938.2013.831809</w:t>
          </w:r>
        </w:ins>
      </w:hyperlink>
    </w:p>
    <w:p w14:paraId="673104B8"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14" w:author="CopyEditor AI" w:date="2026-10-18T04:55:09+11:00">
          <w:pPr>
            <w:tabs>
              <w:tab w:val="clear" w:pos="3068"/>
            </w:tabs>
            <w:ind w:left="720" w:hanging="720"/>
            <w:rPr>
              <w:rFonts w:asciiTheme="minorHAnsi" w:hAnsiTheme="minorHAnsi" w:cstheme="minorHAnsi"/>
              <w:szCs w:val="22"/>
            </w:rPr>
          </w:pPr>
        </w:pPrChange>
      </w:pPr>
      <w:del w:id="9709" w:author="CopyEditor AI" w:date="2026-10-18T04:55:09+11:00">
        <w:r>
          <w:delText xml:space="preserve">Jaquett, C. M., VanMaaren, V. G., &amp; Williams, R. L. (2016). The effect of extra-credit incentives on student submission of end-of-course evaluations. Scholarship of Teaching and Learning in Psychology, 2(1), 49–61. https://doi.org/10.1037/stl0000052</w:delText>
        </w:r>
      </w:del>
      <w:ins w:id="9710" w:author="CopyEditor AI" w:date="2026-10-18T04:55:09+11:00">
        <w:r>
          <w:rPr>
            <w:rFonts w:ascii="Arial" w:hAnsi="Arial" w:cs="Arial"/>
            <w:sz w:val="22"/>
            <w:szCs w:val="22"/>
          </w:rPr>
          <w:t xml:space="preserve">Jaquett, C. M., VanMaaren, V. G., &amp; Williams, R. L. (2016). The effect of extra-credit incentives on student submission of end-of-course evaluations. Scholarship of Teaching and Learning in Psychology, 2(1), 49–61.</w:t>
        </w:r>
      </w:ins>
      <w:hyperlink r:id="rId46" w:history="1">
        <w:ins w:id="9711" w:author="CopyEditor AI" w:date="2026-10-18T04:55:09+11:00">
          <w:r>
            <w:rPr>
              <w:rStyle w:val="Hyperlink"/>
              <w:color w:val="000000"/>
              <w:rFonts w:ascii="Arial" w:hAnsi="Arial" w:cs="Arial"/>
              <w:sz w:val="22"/>
              <w:szCs w:val="22"/>
            </w:rPr>
            <w:t xml:space="preserve">https://doi.org/10.1037/stl0000052</w:t>
          </w:r>
        </w:ins>
      </w:hyperlink>
    </w:p>
    <w:p w14:paraId="5E8F01E0"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15" w:author="CopyEditor AI" w:date="2026-10-18T04:55:09+11:00">
          <w:pPr>
            <w:tabs>
              <w:tab w:val="clear" w:pos="3068"/>
            </w:tabs>
            <w:ind w:left="720" w:hanging="720"/>
            <w:rPr>
              <w:rFonts w:asciiTheme="minorHAnsi" w:hAnsiTheme="minorHAnsi" w:cstheme="minorHAnsi"/>
              <w:szCs w:val="22"/>
            </w:rPr>
          </w:pPr>
        </w:pPrChange>
      </w:pPr>
      <w:del w:id="9712" w:author="CopyEditor AI" w:date="2026-10-18T04:55:09+11:00">
        <w:r>
          <w:delText xml:space="preserve">Jaquett, C. M., VanMaaren, V. G., &amp; Williams, R. L. (2017). Course factors that motivate students to submit end-of-course evaluations. Innovative Higher Education, 42(1), 19–31. https://doi.org/10.1007/s10755-016-9368-5</w:delText>
        </w:r>
      </w:del>
      <w:ins w:id="9713" w:author="CopyEditor AI" w:date="2026-10-18T04:55:09+11:00">
        <w:r>
          <w:rPr>
            <w:rFonts w:ascii="Arial" w:hAnsi="Arial" w:cs="Arial"/>
            <w:sz w:val="22"/>
            <w:szCs w:val="22"/>
          </w:rPr>
          <w:t xml:space="preserve">Jaquett, C. M., VanMaaren, V. G., &amp; Williams, R. L. (2016). Course Factors that Motivate Students to Submit End-of-Course Evaluations. Innovative Higher Education, 42(1), 19–31.</w:t>
        </w:r>
      </w:ins>
      <w:hyperlink r:id="rId47" w:history="1">
        <w:ins w:id="9714" w:author="CopyEditor AI" w:date="2026-10-18T04:55:09+11:00">
          <w:r>
            <w:rPr>
              <w:rStyle w:val="Hyperlink"/>
              <w:color w:val="000000"/>
              <w:rFonts w:ascii="Arial" w:hAnsi="Arial" w:cs="Arial"/>
              <w:sz w:val="22"/>
              <w:szCs w:val="22"/>
            </w:rPr>
            <w:t xml:space="preserve">https://doi.org/10.1007/s10755-016-9368-5</w:t>
          </w:r>
        </w:ins>
      </w:hyperlink>
    </w:p>
    <w:p w14:paraId="2F47D1F5" w14:textId="77777777" w:rsidR="00EC63D6" w:rsidRPr="00FA75AB" w:rsidRDefault="00B40BBE" w:rsidP="004E6B89">
      <w:pPr>
        <w:pStyle w:val="APA7ReferenceListEntry"/>
        <w:tabs>
          <w:tab w:val="clear" w:pos="3068"/>
        </w:tabs>
        <w:ind w:left="720" w:hanging="720"/>
        <w:rPr>
          <w:rStyle w:val="Hyperlink"/>
          <w:rFonts w:asciiTheme="minorHAnsi" w:hAnsiTheme="minorHAnsi" w:cstheme="minorHAnsi"/>
          <w:szCs w:val="22"/>
        </w:rPr>
        <w:pPrChange w:id="5016" w:author="CopyEditor AI" w:date="2026-10-18T04:55:09+11:00">
          <w:pPr>
            <w:tabs>
              <w:tab w:val="clear" w:pos="3068"/>
            </w:tabs>
            <w:ind w:left="720" w:hanging="720"/>
            <w:rPr>
              <w:rStyle w:val="Hyperlink"/>
              <w:rFonts w:asciiTheme="minorHAnsi" w:hAnsiTheme="minorHAnsi" w:cstheme="minorHAnsi"/>
              <w:szCs w:val="22"/>
            </w:rPr>
          </w:pPr>
        </w:pPrChange>
      </w:pPr>
      <w:del w:id="9715" w:author="CopyEditor AI" w:date="2026-10-18T04:55:09+11:00">
        <w:r>
          <w:delText xml:space="preserve">Morrison, R. (2011). A comparison of online versus traditional student end-of-course critiques in resident courses. Assessment &amp; Evaluation in Higher Education, 36(6), 627–641. https://doi.org/10.1080/02602931003632399</w:delText>
        </w:r>
      </w:del>
      <w:ins w:id="9716" w:author="CopyEditor AI" w:date="2026-10-18T04:55:09+11:00">
        <w:r>
          <w:rPr>
            <w:rFonts w:ascii="Arial" w:hAnsi="Arial" w:cs="Arial"/>
            <w:sz w:val="22"/>
            <w:szCs w:val="22"/>
          </w:rPr>
          <w:t xml:space="preserve">Morrison, R. (2010). A comparison of online versus traditional student end‐of‐course critiques in resident courses. Assessment &amp;Amp; Evaluation in Higher Education, 36(6), 627–641.</w:t>
        </w:r>
      </w:ins>
      <w:hyperlink r:id="rId48" w:history="1">
        <w:ins w:id="9717" w:author="CopyEditor AI" w:date="2026-10-18T04:55:09+11:00">
          <w:r>
            <w:rPr>
              <w:rStyle w:val="Hyperlink"/>
              <w:color w:val="000000"/>
              <w:rFonts w:ascii="Arial" w:hAnsi="Arial" w:cs="Arial"/>
              <w:sz w:val="22"/>
              <w:szCs w:val="22"/>
            </w:rPr>
            <w:t xml:space="preserve">https://doi.org/10.1080/02602931003632399</w:t>
          </w:r>
        </w:ins>
      </w:hyperlink>
    </w:p>
    <w:p w14:paraId="714E66D6"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17" w:author="CopyEditor AI" w:date="2026-10-18T04:55:09+11:00">
          <w:pPr>
            <w:tabs>
              <w:tab w:val="clear" w:pos="3068"/>
            </w:tabs>
            <w:ind w:left="720" w:hanging="720"/>
            <w:rPr>
              <w:rFonts w:asciiTheme="minorHAnsi" w:hAnsiTheme="minorHAnsi" w:cstheme="minorHAnsi"/>
              <w:szCs w:val="22"/>
            </w:rPr>
          </w:pPr>
        </w:pPrChange>
      </w:pPr>
      <w:del w:id="9718" w:author="CopyEditor AI" w:date="2026-10-18T04:55:09+11:00">
        <w:r>
          <w:delText xml:space="preserve">Nowell, C., Gale, L. R., &amp; Handley, B. (2010). Assessing faculty performance using student evaluations of teaching in an uncontrolled setting. Assessment &amp; Evaluation in Higher Education, 35(4), 463–475. https://doi.org/10.1080/02602930902862875</w:delText>
        </w:r>
      </w:del>
      <w:ins w:id="9719" w:author="CopyEditor AI" w:date="2026-10-18T04:55:09+11:00">
        <w:r>
          <w:rPr>
            <w:rFonts w:ascii="Arial" w:hAnsi="Arial" w:cs="Arial"/>
            <w:sz w:val="22"/>
            <w:szCs w:val="22"/>
          </w:rPr>
          <w:t xml:space="preserve">Nowell, C., Gale, L. R., &amp; Handley, B. (2009). Assessing faculty performance using student evaluations of teaching in an uncontrolled setting. Assessment &amp;Amp; Evaluation in Higher Education, 35(4), 463–475.</w:t>
        </w:r>
      </w:ins>
      <w:hyperlink r:id="rId49" w:history="1">
        <w:ins w:id="9720" w:author="CopyEditor AI" w:date="2026-10-18T04:55:09+11:00">
          <w:r>
            <w:rPr>
              <w:rStyle w:val="Hyperlink"/>
              <w:color w:val="000000"/>
              <w:rFonts w:ascii="Arial" w:hAnsi="Arial" w:cs="Arial"/>
              <w:sz w:val="22"/>
              <w:szCs w:val="22"/>
            </w:rPr>
            <w:t xml:space="preserve">https://doi.org/10.1080/02602930902862875</w:t>
          </w:r>
        </w:ins>
      </w:hyperlink>
    </w:p>
    <w:p w14:paraId="67CC20D7"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18" w:author="CopyEditor AI" w:date="2026-10-18T04:55:09+11:00">
          <w:pPr>
            <w:tabs>
              <w:tab w:val="clear" w:pos="3068"/>
            </w:tabs>
            <w:ind w:left="720" w:hanging="720"/>
            <w:rPr>
              <w:rFonts w:asciiTheme="minorHAnsi" w:hAnsiTheme="minorHAnsi" w:cstheme="minorHAnsi"/>
              <w:szCs w:val="22"/>
            </w:rPr>
          </w:pPr>
        </w:pPrChange>
      </w:pPr>
      <w:del w:id="9721" w:author="CopyEditor AI" w:date="2026-10-18T04:55:09+11:00">
        <w:r>
          <w:delText xml:space="preserve">Nulty, D. D. (2008). The adequacy of response rates to online and paper surveys: What can be done? Assessment &amp; Evaluation in Higher Education, 33(3), 301–314. https://doi.org/10.1080/02602930701293231</w:delText>
        </w:r>
      </w:del>
      <w:ins w:id="9722" w:author="CopyEditor AI" w:date="2026-10-18T04:55:09+11:00">
        <w:r>
          <w:rPr>
            <w:rFonts w:ascii="Arial" w:hAnsi="Arial" w:cs="Arial"/>
            <w:sz w:val="22"/>
            <w:szCs w:val="22"/>
          </w:rPr>
          <w:t xml:space="preserve">Nulty, D. D. (2008). The adequacy of response rates to online and paper surveys: what can be done? Assessment &amp;Amp; Evaluation in Higher Education, 33(3), 301–314.</w:t>
        </w:r>
      </w:ins>
      <w:hyperlink r:id="rId50" w:history="1">
        <w:ins w:id="9723" w:author="CopyEditor AI" w:date="2026-10-18T04:55:09+11:00">
          <w:r>
            <w:rPr>
              <w:rStyle w:val="Hyperlink"/>
              <w:color w:val="000000"/>
              <w:rFonts w:ascii="Arial" w:hAnsi="Arial" w:cs="Arial"/>
              <w:sz w:val="22"/>
              <w:szCs w:val="22"/>
            </w:rPr>
            <w:t xml:space="preserve">https://doi.org/10.1080/02602930701293231</w:t>
          </w:r>
        </w:ins>
      </w:hyperlink>
    </w:p>
    <w:p w14:paraId="1D14D71D"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19" w:author="CopyEditor AI" w:date="2026-10-18T04:55:09+11:00">
          <w:pPr>
            <w:tabs>
              <w:tab w:val="clear" w:pos="3068"/>
            </w:tabs>
            <w:ind w:left="720" w:hanging="720"/>
            <w:rPr>
              <w:rFonts w:asciiTheme="minorHAnsi" w:hAnsiTheme="minorHAnsi" w:cstheme="minorHAnsi"/>
              <w:szCs w:val="22"/>
            </w:rPr>
          </w:pPr>
        </w:pPrChange>
      </w:pPr>
      <w:del w:id="9724" w:author="CopyEditor AI" w:date="2026-10-18T04:55:09+11:00">
        <w:r>
          <w:delText xml:space="preserve">Palmer, M. S., Bach, D. J., &amp; Streifer, A. C. (2014). Measuring the promise: A learning-focused syllabus rubric. To Improve the Academy: A Journal of Educational Development, 33(1), 14–36. https://doi.org/10.1002/tia2.20004</w:delText>
        </w:r>
      </w:del>
      <w:ins w:id="9725" w:author="CopyEditor AI" w:date="2026-10-18T04:55:09+11:00">
        <w:r>
          <w:rPr>
            <w:rFonts w:ascii="Arial" w:hAnsi="Arial" w:cs="Arial"/>
            <w:sz w:val="22"/>
            <w:szCs w:val="22"/>
          </w:rPr>
          <w:t xml:space="preserve">Palmer, M. S., Bach, D. J., &amp; Streifer, A. C. (2014). Measuring the Promise: A Learning-Focused Syllabus Rubric. To Improve the Academy, 33(1), 14–36.</w:t>
        </w:r>
      </w:ins>
      <w:hyperlink r:id="rId51" w:history="1">
        <w:ins w:id="9726" w:author="CopyEditor AI" w:date="2026-10-18T04:55:09+11:00">
          <w:r>
            <w:rPr>
              <w:rStyle w:val="Hyperlink"/>
              <w:color w:val="000000"/>
              <w:rFonts w:ascii="Arial" w:hAnsi="Arial" w:cs="Arial"/>
              <w:sz w:val="22"/>
              <w:szCs w:val="22"/>
            </w:rPr>
            <w:t xml:space="preserve">https://doi.org/10.1002/tia2.20004</w:t>
          </w:r>
        </w:ins>
      </w:hyperlink>
    </w:p>
    <w:p w14:paraId="438D2271" w14:textId="77777777" w:rsidR="00B40BBE" w:rsidRPr="00FA75AB" w:rsidRDefault="00B40BBE" w:rsidP="004E6B89">
      <w:commentRangeStart w:id="36"/>
      <w:pPr>
        <w:pStyle w:val="APA7ReferenceListEntry"/>
        <w:tabs>
          <w:tab w:val="clear" w:pos="3068"/>
        </w:tabs>
        <w:ind w:left="720" w:hanging="720"/>
        <w:rPr>
          <w:rFonts w:asciiTheme="minorHAnsi" w:hAnsiTheme="minorHAnsi" w:cstheme="minorHAnsi"/>
          <w:szCs w:val="22"/>
        </w:rPr>
        <w:pPrChange w:id="5020" w:author="CopyEditor AI" w:date="2026-10-18T04:55:09+11:00">
          <w:pPr>
            <w:tabs>
              <w:tab w:val="clear" w:pos="3068"/>
            </w:tabs>
            <w:ind w:left="720" w:hanging="720"/>
            <w:rPr>
              <w:rFonts w:asciiTheme="minorHAnsi" w:hAnsiTheme="minorHAnsi" w:cstheme="minorHAnsi"/>
              <w:szCs w:val="22"/>
            </w:rPr>
          </w:pPr>
        </w:pPrChange>
      </w:pPr>
      <w:r w:rsidRPr="00FA75AB">
        <w:rPr>
          <w:rFonts w:asciiTheme="minorHAnsi" w:hAnsiTheme="minorHAnsi" w:cstheme="minorHAnsi" w:ascii="Arial" w:hAnsi="Arial" w:cs="Arial"/>
          <w:szCs w:val="22"/>
          <w:sz w:val="22"/>
          <w:rPrChange w:id="9147" w:author="CopyEditor AI" w:date="2026-10-18T04:55:09+11:00">
            <w:rPr>
              <w:rFonts w:asciiTheme="minorHAnsi" w:hAnsiTheme="minorHAnsi" w:cstheme="minorHAnsi"/>
              <w:szCs w:val="22"/>
            </w:rPr>
          </w:rPrChange>
        </w:rPr>
        <w:t xml:space="preserve">Reiner, C. M., &amp; Arnold, K. E. (2010). Online course evaluation: Student and instructor perspectives and assessment potential. </w:t>
      </w:r>
      <w:r w:rsidRPr="00FA75AB">
        <w:rPr>
          <w:rFonts w:asciiTheme="minorHAnsi" w:hAnsiTheme="minorHAnsi" w:cstheme="minorHAnsi" w:ascii="Arial" w:hAnsi="Arial" w:cs="Arial"/>
          <w:i/>
          <w:iCs/>
          <w:szCs w:val="22"/>
          <w:sz w:val="22"/>
          <w:rPrChange w:id="9148" w:author="CopyEditor AI" w:date="2026-10-18T04:55:09+11:00">
            <w:rPr>
              <w:rFonts w:asciiTheme="minorHAnsi" w:hAnsiTheme="minorHAnsi" w:cstheme="minorHAnsi"/>
              <w:i/>
              <w:iCs/>
              <w:szCs w:val="22"/>
            </w:rPr>
          </w:rPrChange>
        </w:rPr>
        <w:t>Assessment Update</w:t>
      </w:r>
      <w:r w:rsidR="00CC7D0E" w:rsidRPr="00FA75AB">
        <w:rPr>
          <w:rFonts w:asciiTheme="minorHAnsi" w:hAnsiTheme="minorHAnsi" w:cstheme="minorHAnsi" w:ascii="Arial" w:hAnsi="Arial" w:cs="Arial"/>
          <w:szCs w:val="22"/>
          <w:sz w:val="22"/>
          <w:rPrChange w:id="9149" w:author="CopyEditor AI" w:date="2026-10-18T04:55:09+11:00">
            <w:rPr>
              <w:rFonts w:asciiTheme="minorHAnsi" w:hAnsiTheme="minorHAnsi" w:cstheme="minorHAnsi"/>
              <w:szCs w:val="22"/>
            </w:rPr>
          </w:rPrChange>
        </w:rPr>
        <w:t xml:space="preserve">, </w:t>
      </w:r>
      <w:r w:rsidRPr="00FA75AB">
        <w:rPr>
          <w:rFonts w:asciiTheme="minorHAnsi" w:hAnsiTheme="minorHAnsi" w:cstheme="minorHAnsi" w:ascii="Arial" w:hAnsi="Arial" w:cs="Arial"/>
          <w:i/>
          <w:iCs/>
          <w:szCs w:val="22"/>
          <w:sz w:val="22"/>
          <w:rPrChange w:id="9150" w:author="CopyEditor AI" w:date="2026-10-18T04:55:09+11:00">
            <w:rPr>
              <w:rFonts w:asciiTheme="minorHAnsi" w:hAnsiTheme="minorHAnsi" w:cstheme="minorHAnsi"/>
              <w:i/>
              <w:iCs/>
              <w:szCs w:val="22"/>
            </w:rPr>
          </w:rPrChange>
        </w:rPr>
        <w:t>22</w:t>
      </w:r>
      <w:r w:rsidR="00A25CAE" w:rsidRPr="00FA75AB">
        <w:rPr>
          <w:rFonts w:asciiTheme="minorHAnsi" w:hAnsiTheme="minorHAnsi" w:cstheme="minorHAnsi" w:ascii="Arial" w:hAnsi="Arial" w:cs="Arial"/>
          <w:iCs/>
          <w:szCs w:val="22"/>
          <w:sz w:val="22"/>
          <w:rPrChange w:id="9151" w:author="CopyEditor AI" w:date="2026-10-18T04:55:09+11:00">
            <w:rPr>
              <w:rFonts w:asciiTheme="minorHAnsi" w:hAnsiTheme="minorHAnsi" w:cstheme="minorHAnsi"/>
              <w:iCs/>
              <w:szCs w:val="22"/>
            </w:rPr>
          </w:rPrChange>
        </w:rPr>
        <w:t>(2)</w:t>
      </w:r>
      <w:r w:rsidR="00CC7D0E" w:rsidRPr="00FA75AB">
        <w:rPr>
          <w:rFonts w:asciiTheme="minorHAnsi" w:hAnsiTheme="minorHAnsi" w:cstheme="minorHAnsi" w:ascii="Arial" w:hAnsi="Arial" w:cs="Arial"/>
          <w:szCs w:val="22"/>
          <w:sz w:val="22"/>
          <w:rPrChange w:id="9152" w:author="CopyEditor AI" w:date="2026-10-18T04:55:09+11:00">
            <w:rPr>
              <w:rFonts w:asciiTheme="minorHAnsi" w:hAnsiTheme="minorHAnsi" w:cstheme="minorHAnsi"/>
              <w:szCs w:val="22"/>
            </w:rPr>
          </w:rPrChange>
        </w:rPr>
        <w:t xml:space="preserve">, 8–10. </w:t>
      </w:r>
      <w:hyperlink r:id="rId23" w:history="1">
        <w:r w:rsidR="003C5C48" w:rsidRPr="00FA75AB">
          <w:rPr>
            <w:rStyle w:val="Hyperlink"/>
            <w:rFonts w:asciiTheme="minorHAnsi" w:hAnsiTheme="minorHAnsi" w:cstheme="minorHAnsi" w:ascii="Arial" w:hAnsi="Arial" w:cs="Arial"/>
            <w:szCs w:val="22"/>
            <w:sz w:val="22"/>
            <w:rPrChange w:id="9153" w:author="CopyEditor AI" w:date="2026-10-18T04:55:09+11:00">
              <w:rPr>
                <w:rStyle w:val="Hyperlink"/>
                <w:rFonts w:asciiTheme="minorHAnsi" w:hAnsiTheme="minorHAnsi" w:cstheme="minorHAnsi"/>
                <w:szCs w:val="22"/>
              </w:rPr>
            </w:rPrChange>
          </w:rPr>
          <w:t>https://doi.org/10.1002/au.222</w:t>
        </w:r>
      </w:hyperlink>
      <w:commentRangeEnd w:id="36"/>
      <w:r>
        <w:rPr>
          <w:rStyle w:val="CommentReference"/>
        </w:rPr>
        <w:commentReference w:id="36"/>
      </w:r>
    </w:p>
    <w:p w14:paraId="186F17A7"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21" w:author="CopyEditor AI" w:date="2026-10-18T04:55:09+11:00">
          <w:pPr>
            <w:tabs>
              <w:tab w:val="clear" w:pos="3068"/>
            </w:tabs>
            <w:ind w:left="720" w:hanging="720"/>
            <w:rPr>
              <w:rFonts w:asciiTheme="minorHAnsi" w:hAnsiTheme="minorHAnsi" w:cstheme="minorHAnsi"/>
              <w:szCs w:val="22"/>
            </w:rPr>
          </w:pPr>
        </w:pPrChange>
      </w:pPr>
      <w:del w:id="9727" w:author="CopyEditor AI" w:date="2026-10-18T04:55:09+11:00">
        <w:r>
          <w:delText xml:space="preserve">Risquez, A., Vaughan, E., &amp; Murphy, M. (2015). Online student evaluations of teaching: What are we sacrificing for the affordances of technology? Assessment &amp; Evaluation in Higher Education, 40(1), 210–234. https://doi.org/10.1080/02602938.2014.890695</w:delText>
        </w:r>
      </w:del>
      <w:ins w:id="9728" w:author="CopyEditor AI" w:date="2026-10-18T04:55:09+11:00">
        <w:r>
          <w:rPr>
            <w:rFonts w:ascii="Arial" w:hAnsi="Arial" w:cs="Arial"/>
            <w:sz w:val="22"/>
            <w:szCs w:val="22"/>
          </w:rPr>
          <w:t xml:space="preserve">Risquez, A., Vaughan, E., &amp; Murphy, M. (2014). Online student evaluations of teaching: what are we sacrificing for the affordances of technology? Assessment &amp;Amp; Evaluation in Higher Education, 40(1), 120–134.</w:t>
        </w:r>
      </w:ins>
      <w:hyperlink r:id="rId52" w:history="1">
        <w:ins w:id="9729" w:author="CopyEditor AI" w:date="2026-10-18T04:55:09+11:00">
          <w:r>
            <w:rPr>
              <w:rStyle w:val="Hyperlink"/>
              <w:color w:val="000000"/>
              <w:rFonts w:ascii="Arial" w:hAnsi="Arial" w:cs="Arial"/>
              <w:sz w:val="22"/>
              <w:szCs w:val="22"/>
            </w:rPr>
            <w:t xml:space="preserve">https://doi.org/10.1080/02602938.2014.890695</w:t>
          </w:r>
        </w:ins>
      </w:hyperlink>
    </w:p>
    <w:p w14:paraId="78EB29E5"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22" w:author="CopyEditor AI" w:date="2026-10-18T04:55:09+11:00">
          <w:pPr>
            <w:tabs>
              <w:tab w:val="clear" w:pos="3068"/>
            </w:tabs>
            <w:ind w:left="720" w:hanging="720"/>
            <w:rPr>
              <w:rFonts w:asciiTheme="minorHAnsi" w:hAnsiTheme="minorHAnsi" w:cstheme="minorHAnsi"/>
              <w:szCs w:val="22"/>
            </w:rPr>
          </w:pPr>
        </w:pPrChange>
      </w:pPr>
      <w:del w:id="9730" w:author="CopyEditor AI" w:date="2026-10-18T04:55:09+11:00">
        <w:r>
          <w:delText xml:space="preserve">Spooren, P., Brockx, B., &amp; Mortelmans, D. (2013). On the validity of student evaluation of teaching: The state of the art. Review of Educational Research, 83(4), 598–642. https://doi.org/10.3102/0034654313496870</w:delText>
        </w:r>
      </w:del>
      <w:ins w:id="9731" w:author="CopyEditor AI" w:date="2026-10-18T04:55:09+11:00">
        <w:r>
          <w:rPr>
            <w:rFonts w:ascii="Arial" w:hAnsi="Arial" w:cs="Arial"/>
            <w:sz w:val="22"/>
            <w:szCs w:val="22"/>
          </w:rPr>
          <w:t xml:space="preserve">Spooren, P., Brockx, B., &amp; Mortelmans, D. (2013). On the Validity of Student Evaluation of Teaching. Review of Educational Research, 83(4), 598–642.</w:t>
        </w:r>
      </w:ins>
      <w:hyperlink r:id="rId53" w:history="1">
        <w:ins w:id="9732" w:author="CopyEditor AI" w:date="2026-10-18T04:55:09+11:00">
          <w:r>
            <w:rPr>
              <w:rStyle w:val="Hyperlink"/>
              <w:color w:val="000000"/>
              <w:rFonts w:ascii="Arial" w:hAnsi="Arial" w:cs="Arial"/>
              <w:sz w:val="22"/>
              <w:szCs w:val="22"/>
            </w:rPr>
            <w:t xml:space="preserve">https://doi.org/10.3102/0034654313496870</w:t>
          </w:r>
        </w:ins>
      </w:hyperlink>
    </w:p>
    <w:p w14:paraId="70B33A4A"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23" w:author="CopyEditor AI" w:date="2026-10-18T04:55:09+11:00">
          <w:pPr>
            <w:tabs>
              <w:tab w:val="clear" w:pos="3068"/>
            </w:tabs>
            <w:ind w:left="720" w:hanging="720"/>
            <w:rPr>
              <w:rFonts w:asciiTheme="minorHAnsi" w:hAnsiTheme="minorHAnsi" w:cstheme="minorHAnsi"/>
              <w:szCs w:val="22"/>
            </w:rPr>
          </w:pPr>
        </w:pPrChange>
      </w:pPr>
      <w:del w:id="9733" w:author="CopyEditor AI" w:date="2026-10-18T04:55:09+11:00">
        <w:r>
          <w:delText xml:space="preserve">Stanny, C. J., Gonzalez, M., &amp; McGowan, B. (2015). Assessing the culture of teaching and learning through a syllabus review. Assessment &amp; Evaluation in Higher Education, 40(7), 898–913. https://doi.org/10.1080/02602938.2014.956684</w:delText>
        </w:r>
      </w:del>
      <w:ins w:id="9734" w:author="CopyEditor AI" w:date="2026-10-18T04:55:09+11:00">
        <w:r>
          <w:rPr>
            <w:rFonts w:ascii="Arial" w:hAnsi="Arial" w:cs="Arial"/>
            <w:sz w:val="22"/>
            <w:szCs w:val="22"/>
          </w:rPr>
          <w:t xml:space="preserve">Stanny, C., Gonzalez, M., &amp; McGowan, B. (2014). Assessing the culture of teaching and learning through a syllabus review. Assessment &amp;Amp; Evaluation in Higher Education, 40(7), 898–913.</w:t>
        </w:r>
      </w:ins>
      <w:hyperlink r:id="rId54" w:history="1">
        <w:ins w:id="9735" w:author="CopyEditor AI" w:date="2026-10-18T04:55:09+11:00">
          <w:r>
            <w:rPr>
              <w:rStyle w:val="Hyperlink"/>
              <w:color w:val="000000"/>
              <w:rFonts w:ascii="Arial" w:hAnsi="Arial" w:cs="Arial"/>
              <w:sz w:val="22"/>
              <w:szCs w:val="22"/>
            </w:rPr>
            <w:t xml:space="preserve">https://doi.org/10.1080/02602938.2014.956684</w:t>
          </w:r>
        </w:ins>
      </w:hyperlink>
    </w:p>
    <w:p w14:paraId="26D00BB7"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24" w:author="CopyEditor AI" w:date="2026-10-18T04:55:09+11:00">
          <w:pPr>
            <w:tabs>
              <w:tab w:val="clear" w:pos="3068"/>
            </w:tabs>
            <w:ind w:left="720" w:hanging="720"/>
            <w:rPr>
              <w:rFonts w:asciiTheme="minorHAnsi" w:hAnsiTheme="minorHAnsi" w:cstheme="minorHAnsi"/>
              <w:szCs w:val="22"/>
            </w:rPr>
          </w:pPr>
        </w:pPrChange>
      </w:pPr>
      <w:del w:id="9736" w:author="CopyEditor AI" w:date="2026-10-18T04:55:09+11:00">
        <w:r>
          <w:delText xml:space="preserve">Stark, P. B., &amp; Freishtat, R. (2014). An evaluation of course evaluations. ScienceOpen Research. https://doi.org/10.14293/S2199-1006.1.SOR-EDU.AOFRQA.v1</w:delText>
        </w:r>
      </w:del>
      <w:ins w:id="9737" w:author="CopyEditor AI" w:date="2026-10-18T04:55:09+11:00">
        <w:r>
          <w:rPr>
            <w:rFonts w:ascii="Arial" w:hAnsi="Arial" w:cs="Arial"/>
            <w:sz w:val="22"/>
            <w:szCs w:val="22"/>
          </w:rPr>
          <w:t xml:space="preserve">Stark, P. B., &amp; Freishtat, R. (2014). An evaluation of course evaluations. ScienceOpen Research, 0(0).</w:t>
        </w:r>
      </w:ins>
      <w:hyperlink r:id="rId55" w:history="1">
        <w:ins w:id="9738" w:author="CopyEditor AI" w:date="2026-10-18T04:55:09+11:00">
          <w:r>
            <w:rPr>
              <w:rStyle w:val="Hyperlink"/>
              <w:color w:val="000000"/>
              <w:rFonts w:ascii="Arial" w:hAnsi="Arial" w:cs="Arial"/>
              <w:sz w:val="22"/>
              <w:szCs w:val="22"/>
            </w:rPr>
            <w:t xml:space="preserve">https://doi.org/10.14293/s2199-1006.1.sor-edu.aofrqa.v1</w:t>
          </w:r>
        </w:ins>
      </w:hyperlink>
    </w:p>
    <w:p w14:paraId="165E3570"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25" w:author="CopyEditor AI" w:date="2026-10-18T04:55:09+11:00">
          <w:pPr>
            <w:tabs>
              <w:tab w:val="clear" w:pos="3068"/>
            </w:tabs>
            <w:ind w:left="720" w:hanging="720"/>
            <w:rPr>
              <w:rFonts w:asciiTheme="minorHAnsi" w:hAnsiTheme="minorHAnsi" w:cstheme="minorHAnsi"/>
              <w:szCs w:val="22"/>
            </w:rPr>
          </w:pPr>
        </w:pPrChange>
      </w:pPr>
      <w:del w:id="9739" w:author="CopyEditor AI" w:date="2026-10-18T04:55:09+11:00">
        <w:r>
          <w:delText xml:space="preserve">Stowell, J. R., Addison, W. E., &amp; Smith, J. L. (2012). Comparison of online and classroom-based student evaluations of instruction. Assessment &amp; Evaluation in Higher Education, 37(4), 465–473. https://doi.org/10.1080/02602938.2010.545869</w:delText>
        </w:r>
      </w:del>
      <w:ins w:id="9740" w:author="CopyEditor AI" w:date="2026-10-18T04:55:09+11:00">
        <w:r>
          <w:rPr>
            <w:rFonts w:ascii="Arial" w:hAnsi="Arial" w:cs="Arial"/>
            <w:sz w:val="22"/>
            <w:szCs w:val="22"/>
          </w:rPr>
          <w:t xml:space="preserve">Stowell, J. R., Addison, W. E., &amp; Smith, J. L. (2012). Comparison of online and classroom-based student evaluations of instruction. Assessment &amp;Amp; Evaluation in Higher Education, 37(4), 465–473.</w:t>
        </w:r>
      </w:ins>
      <w:hyperlink r:id="rId56" w:history="1">
        <w:ins w:id="9741" w:author="CopyEditor AI" w:date="2026-10-18T04:55:09+11:00">
          <w:r>
            <w:rPr>
              <w:rStyle w:val="Hyperlink"/>
              <w:color w:val="000000"/>
              <w:rFonts w:ascii="Arial" w:hAnsi="Arial" w:cs="Arial"/>
              <w:sz w:val="22"/>
              <w:szCs w:val="22"/>
            </w:rPr>
            <w:t xml:space="preserve">https://doi.org/10.1080/02602938.2010.545869</w:t>
          </w:r>
        </w:ins>
      </w:hyperlink>
    </w:p>
    <w:p w14:paraId="3734C7E1"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26" w:author="CopyEditor AI" w:date="2026-10-18T04:55:09+11:00">
          <w:pPr>
            <w:tabs>
              <w:tab w:val="clear" w:pos="3068"/>
            </w:tabs>
            <w:ind w:left="720" w:hanging="720"/>
            <w:rPr>
              <w:rFonts w:asciiTheme="minorHAnsi" w:hAnsiTheme="minorHAnsi" w:cstheme="minorHAnsi"/>
              <w:szCs w:val="22"/>
            </w:rPr>
          </w:pPr>
        </w:pPrChange>
      </w:pPr>
      <w:del w:id="9742" w:author="CopyEditor AI" w:date="2026-10-18T04:55:09+11:00">
        <w:r>
          <w:delText xml:space="preserve">Tversky, A., &amp; Kahneman, D. (1971). Belief in the law of small numbers. Psychological Bulletin, 76(2), 105–110. https://doi.org/10.1037/h0031322</w:delText>
        </w:r>
      </w:del>
      <w:ins w:id="9743" w:author="CopyEditor AI" w:date="2026-10-18T04:55:09+11:00">
        <w:r>
          <w:rPr>
            <w:rFonts w:ascii="Arial" w:hAnsi="Arial" w:cs="Arial"/>
            <w:sz w:val="22"/>
            <w:szCs w:val="22"/>
          </w:rPr>
          <w:t xml:space="preserve">Tversky, A., &amp; Kahneman, D. (1971). Belief in the law of small numbers. Psychological Bulletin, 76(2), 105–110.</w:t>
        </w:r>
      </w:ins>
      <w:hyperlink r:id="rId57" w:history="1">
        <w:ins w:id="9744" w:author="CopyEditor AI" w:date="2026-10-18T04:55:09+11:00">
          <w:r>
            <w:rPr>
              <w:rStyle w:val="Hyperlink"/>
              <w:color w:val="000000"/>
              <w:rFonts w:ascii="Arial" w:hAnsi="Arial" w:cs="Arial"/>
              <w:sz w:val="22"/>
              <w:szCs w:val="22"/>
            </w:rPr>
            <w:t xml:space="preserve">https://doi.org/10.1037/h0031322</w:t>
          </w:r>
        </w:ins>
      </w:hyperlink>
    </w:p>
    <w:p w14:paraId="7EE4D36F"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27" w:author="CopyEditor AI" w:date="2026-10-18T04:55:09+11:00">
          <w:pPr>
            <w:tabs>
              <w:tab w:val="clear" w:pos="3068"/>
            </w:tabs>
            <w:ind w:left="720" w:hanging="720"/>
            <w:rPr>
              <w:rFonts w:asciiTheme="minorHAnsi" w:hAnsiTheme="minorHAnsi" w:cstheme="minorHAnsi"/>
              <w:szCs w:val="22"/>
            </w:rPr>
          </w:pPr>
        </w:pPrChange>
      </w:pPr>
      <w:del w:id="9745" w:author="CopyEditor AI" w:date="2026-10-18T04:55:09+11:00">
        <w:r>
          <w:delText xml:space="preserve">Uttl, B., White, C. A., &amp; Gonzalez, D. W. (2017). Meta-analysis of faculty’s teaching effectiveness: Student evaluation of teaching ratings and student learning are not related. Studies in Educational Evaluation, 54, 22–42. https://doi.org/10.1016/j.stueduc.2016.08.007</w:delText>
        </w:r>
      </w:del>
      <w:ins w:id="9746" w:author="CopyEditor AI" w:date="2026-10-18T04:55:09+11:00">
        <w:r>
          <w:rPr>
            <w:rFonts w:ascii="Arial" w:hAnsi="Arial" w:cs="Arial"/>
            <w:sz w:val="22"/>
            <w:szCs w:val="22"/>
          </w:rPr>
          <w:t xml:space="preserve">Uttl, B., White, C. A., &amp; Gonzalez, D. W. (2017). Meta-analysis of faculty’s teaching effectiveness: Student evaluation of teaching ratings and student learning are not related. Studies in Educational Evaluation, 54, 22–42.</w:t>
        </w:r>
      </w:ins>
      <w:hyperlink r:id="rId58" w:history="1">
        <w:ins w:id="9747" w:author="CopyEditor AI" w:date="2026-10-18T04:55:09+11:00">
          <w:r>
            <w:rPr>
              <w:rStyle w:val="Hyperlink"/>
              <w:color w:val="000000"/>
              <w:rFonts w:ascii="Arial" w:hAnsi="Arial" w:cs="Arial"/>
              <w:sz w:val="22"/>
              <w:szCs w:val="22"/>
            </w:rPr>
            <w:t xml:space="preserve">https://doi.org/10.1016/j.stueduc.2016.08.007</w:t>
          </w:r>
        </w:ins>
      </w:hyperlink>
      <w:commentRangeStart w:id="13"/>
      <w:commentRangeEnd w:id="13"/>
      <w:r>
        <w:rPr>
          <w:rStyle w:val="CommentReference"/>
        </w:rPr>
        <w:commentReference w:id="13"/>
      </w:r>
    </w:p>
    <w:p w14:paraId="2B903B37" w14:textId="77777777" w:rsidR="00B40BBE" w:rsidRPr="00FA75AB" w:rsidRDefault="00B40BBE" w:rsidP="004E6B89">
      <w:pPr>
        <w:pStyle w:val="APA7ReferenceListEntry"/>
        <w:tabs>
          <w:tab w:val="clear" w:pos="3068"/>
        </w:tabs>
        <w:ind w:left="720" w:hanging="720"/>
        <w:rPr>
          <w:rFonts w:asciiTheme="minorHAnsi" w:hAnsiTheme="minorHAnsi" w:cstheme="minorHAnsi"/>
          <w:szCs w:val="22"/>
        </w:rPr>
        <w:pPrChange w:id="5028" w:author="CopyEditor AI" w:date="2026-10-18T04:55:09+11:00">
          <w:pPr>
            <w:tabs>
              <w:tab w:val="clear" w:pos="3068"/>
            </w:tabs>
            <w:ind w:left="720" w:hanging="720"/>
            <w:rPr>
              <w:rFonts w:asciiTheme="minorHAnsi" w:hAnsiTheme="minorHAnsi" w:cstheme="minorHAnsi"/>
              <w:szCs w:val="22"/>
            </w:rPr>
          </w:pPr>
        </w:pPrChange>
      </w:pPr>
      <w:del w:id="9748" w:author="CopyEditor AI" w:date="2026-10-18T04:55:09+11:00">
        <w:r>
          <w:delText xml:space="preserve">Venette, S., Sellnow, D., &amp; McIntyre, K. (2010). Charting new territory: Assessing the online frontier of student ratings of instruction. Assessment &amp; Evaluation in Higher Education, 35(1), 101–115. https://doi.org/10.1080/02602930802618336</w:delText>
        </w:r>
      </w:del>
      <w:ins w:id="9749" w:author="CopyEditor AI" w:date="2026-10-18T04:55:09+11:00">
        <w:r>
          <w:rPr>
            <w:rFonts w:ascii="Arial" w:hAnsi="Arial" w:cs="Arial"/>
            <w:sz w:val="22"/>
            <w:szCs w:val="22"/>
          </w:rPr>
          <w:t xml:space="preserve">Venette, S., Sellnow, D., &amp; McIntyre, K. (2009). Charting new territory: assessing the online frontier of student ratings of instruction. Assessment &amp;Amp; Evaluation in Higher Education, 35(1), 97–111.</w:t>
        </w:r>
      </w:ins>
      <w:hyperlink r:id="rId59" w:history="1">
        <w:ins w:id="9750" w:author="CopyEditor AI" w:date="2026-10-18T04:55:09+11:00">
          <w:r>
            <w:rPr>
              <w:rStyle w:val="Hyperlink"/>
              <w:color w:val="000000"/>
              <w:rFonts w:ascii="Arial" w:hAnsi="Arial" w:cs="Arial"/>
              <w:sz w:val="22"/>
              <w:szCs w:val="22"/>
            </w:rPr>
            <w:t xml:space="preserve">https://doi.org/10.1080/02602930802618336</w:t>
          </w:r>
        </w:ins>
      </w:hyperlink>
    </w:p>
    <w:p w14:paraId="573C8A6A" w14:textId="77777777" w:rsidR="00B40BBE" w:rsidRPr="00FA75AB" w:rsidRDefault="00B40BBE" w:rsidP="00C50B51">
      <w:commentRangeStart w:id="37"/>
      <w:pPr>
        <w:pStyle w:val="APA7ReferenceListEntry"/>
        <w:tabs>
          <w:tab w:val="clear" w:pos="3068"/>
        </w:tabs>
        <w:ind w:left="720" w:hanging="720"/>
        <w:rPr>
          <w:rFonts w:asciiTheme="minorHAnsi" w:hAnsiTheme="minorHAnsi" w:cstheme="minorHAnsi"/>
          <w:szCs w:val="22"/>
        </w:rPr>
        <w:pPrChange w:id="5029" w:author="CopyEditor AI" w:date="2026-10-18T04:55:09+11:00">
          <w:pPr>
            <w:tabs>
              <w:tab w:val="clear" w:pos="3068"/>
            </w:tabs>
            <w:ind w:left="720" w:hanging="720"/>
            <w:rPr>
              <w:rFonts w:asciiTheme="minorHAnsi" w:hAnsiTheme="minorHAnsi" w:cstheme="minorHAnsi"/>
              <w:szCs w:val="22"/>
            </w:rPr>
          </w:pPr>
        </w:pPrChange>
      </w:pPr>
      <w:r w:rsidRPr="00FA75AB">
        <w:rPr>
          <w:rFonts w:asciiTheme="minorHAnsi" w:hAnsiTheme="minorHAnsi" w:cstheme="minorHAnsi" w:ascii="Arial" w:hAnsi="Arial" w:cs="Arial"/>
          <w:szCs w:val="22"/>
          <w:sz w:val="22"/>
          <w:rPrChange w:id="9207" w:author="CopyEditor AI" w:date="2026-10-18T04:55:09+11:00">
            <w:rPr>
              <w:rFonts w:asciiTheme="minorHAnsi" w:hAnsiTheme="minorHAnsi" w:cstheme="minorHAnsi"/>
              <w:szCs w:val="22"/>
            </w:rPr>
          </w:rPrChange>
        </w:rPr>
        <w:t xml:space="preserve">Webb, E. J., Campbell, D. T., Schwartz, R. D., &amp; Sechrest, L. (1966). </w:t>
      </w:r>
      <w:r w:rsidRPr="00FA75AB">
        <w:rPr>
          <w:rFonts w:asciiTheme="minorHAnsi" w:hAnsiTheme="minorHAnsi" w:cstheme="minorHAnsi" w:ascii="Arial" w:hAnsi="Arial" w:cs="Arial"/>
          <w:i/>
          <w:iCs/>
          <w:szCs w:val="22"/>
          <w:sz w:val="22"/>
          <w:rPrChange w:id="9208" w:author="CopyEditor AI" w:date="2026-10-18T04:55:09+11:00">
            <w:rPr>
              <w:rFonts w:asciiTheme="minorHAnsi" w:hAnsiTheme="minorHAnsi" w:cstheme="minorHAnsi"/>
              <w:i/>
              <w:iCs/>
              <w:szCs w:val="22"/>
            </w:rPr>
          </w:rPrChange>
        </w:rPr>
        <w:t>Unobtrusive measures: Nonreactive research in the social sciences</w:t>
      </w:r>
      <w:r w:rsidRPr="00FA75AB">
        <w:rPr>
          <w:rFonts w:asciiTheme="minorHAnsi" w:hAnsiTheme="minorHAnsi" w:cstheme="minorHAnsi" w:ascii="Arial" w:hAnsi="Arial" w:cs="Arial"/>
          <w:szCs w:val="22"/>
          <w:sz w:val="22"/>
          <w:rPrChange w:id="9209" w:author="CopyEditor AI" w:date="2026-10-18T04:55:09+11:00">
            <w:rPr>
              <w:rFonts w:asciiTheme="minorHAnsi" w:hAnsiTheme="minorHAnsi" w:cstheme="minorHAnsi"/>
              <w:szCs w:val="22"/>
            </w:rPr>
          </w:rPrChange>
        </w:rPr>
        <w:t>. Rand McNally.</w:t>
      </w:r>
      <w:r w:rsidRPr="00FA75AB">
        <w:rPr>
          <w:rFonts w:asciiTheme="minorHAnsi" w:hAnsiTheme="minorHAnsi" w:cstheme="minorHAnsi"/>
          <w:szCs w:val="22"/>
        </w:rPr>
        <w:br w:type="page"/>
      </w:r>
      <w:commentRangeEnd w:id="37"/>
      <w:r>
        <w:rPr>
          <w:rStyle w:val="CommentReference"/>
        </w:rPr>
        <w:commentReference w:id="37"/>
      </w:r>
    </w:p>
    <w:p w14:paraId="4896F1C1" w14:textId="77777777" w:rsidR="00A25CAE" w:rsidRPr="00FA75AB" w:rsidRDefault="00A25CAE" w:rsidP="0017154C">
      <w:pPr>
        <w:pStyle w:val="TableNumber"/>
        <w:keepNext/>
        <w:tabs>
          <w:tab w:val="clear" w:pos="3068"/>
        </w:tabs>
        <w:ind w:left="720" w:hanging="720"/>
        <w:contextualSpacing/>
        <w:rPr>
          <w:rFonts w:asciiTheme="minorHAnsi" w:hAnsiTheme="minorHAnsi" w:cstheme="minorHAnsi"/>
          <w:b/>
          <w:szCs w:val="22"/>
        </w:rPr>
      </w:pPr>
      <w:r w:rsidRPr="00FA75AB">
        <w:rPr>
          <w:rFonts w:asciiTheme="minorHAnsi" w:hAnsiTheme="minorHAnsi" w:cstheme="minorHAnsi"/>
          <w:b/>
          <w:szCs w:val="22"/>
        </w:rPr>
        <w:lastRenderedPageBreak/>
        <w:t>Table 1</w:t>
      </w:r>
    </w:p>
    <w:p w14:paraId="61C54C82" w14:textId="77777777" w:rsidR="00A25CAE" w:rsidRPr="00FA75AB" w:rsidRDefault="00A25CAE" w:rsidP="0017154C">
      <w:pPr>
        <w:pStyle w:val="TableTitle"/>
        <w:keepNext/>
        <w:tabs>
          <w:tab w:val="clear" w:pos="3068"/>
        </w:tabs>
        <w:contextualSpacing/>
        <w:rPr>
          <w:rFonts w:asciiTheme="minorHAnsi" w:hAnsiTheme="minorHAnsi" w:cstheme="minorHAnsi"/>
          <w:i/>
          <w:szCs w:val="22"/>
        </w:rPr>
        <w:ind w:left="720" w:hanging="720"/>
        <w:pPrChange w:id="9751" w:author="CopyEditor AI" w:date="2026-10-18T04:55:09+11:00">
          <w:pPr>
            <w:pStyle w:val="TableTitle"/>
            <w:keepNext/>
            <w:tabs>
              <w:tab w:val="clear" w:pos="3068"/>
            </w:tabs>
            <w:ind w:firstLine="0"/>
            <w:contextualSpacing/>
            <w:rPr>
              <w:rFonts w:asciiTheme="minorHAnsi" w:hAnsiTheme="minorHAnsi" w:cstheme="minorHAnsi"/>
              <w:i/>
              <w:szCs w:val="22"/>
            </w:rPr>
          </w:pPr>
        </w:pPrChange>
      </w:pPr>
      <w:r w:rsidRPr="00FA75AB">
        <w:rPr>
          <w:rFonts w:asciiTheme="minorHAnsi" w:hAnsiTheme="minorHAnsi" w:cstheme="minorHAnsi"/>
          <w:i/>
          <w:szCs w:val="22"/>
        </w:rPr>
        <w:t xml:space="preserve">Means and Standard Deviations for </w:t>
      </w:r>
      <w:r w:rsidR="00EB6B08" w:rsidRPr="00FA75AB">
        <w:rPr>
          <w:rFonts w:asciiTheme="minorHAnsi" w:hAnsiTheme="minorHAnsi" w:cstheme="minorHAnsi"/>
          <w:i/>
          <w:szCs w:val="22"/>
        </w:rPr>
        <w:t xml:space="preserve">Response Rates </w:t>
      </w:r>
      <w:r w:rsidRPr="00FA75AB">
        <w:rPr>
          <w:rFonts w:asciiTheme="minorHAnsi" w:hAnsiTheme="minorHAnsi" w:cstheme="minorHAnsi"/>
          <w:i/>
          <w:szCs w:val="22"/>
        </w:rPr>
        <w:t>(Course Delivery Method by Evaluation Year)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1798"/>
        <w:gridCol w:w="1799"/>
        <w:gridCol w:w="1799"/>
        <w:gridCol w:w="1799"/>
      </w:tblGrid>
      <w:tr w:rsidR="00643113" w:rsidRPr="00FA75AB" w14:paraId="5544DA2B" w14:textId="77777777" w:rsidTr="00643113">
        <w:trPr>
          <w:cantSplit/>
          <w:tblHeader/>
        </w:trPr>
        <w:tc>
          <w:tcPr>
            <w:tcW w:w="2155" w:type="dxa"/>
            <w:vMerge w:val="restart"/>
            <w:tcBorders>
              <w:top w:val="single" w:sz="8" w:space="0" w:color="auto"/>
            </w:tcBorders>
          </w:tcPr>
          <w:p w14:paraId="6914F76F" w14:textId="77777777" w:rsidR="00643113" w:rsidRPr="00FA75AB" w:rsidRDefault="00643113" w:rsidP="0017154C">
            <w:pPr>
              <w:pStyle w:val="TableEmphasis"/>
              <w:tabs>
                <w:tab w:val="clear" w:pos="3068"/>
              </w:tabs>
              <w:rPr>
                <w:rFonts w:asciiTheme="minorHAnsi" w:hAnsiTheme="minorHAnsi" w:cstheme="minorHAnsi"/>
                <w:szCs w:val="22"/>
              </w:rPr>
              <w:ind w:left="720" w:hanging="720"/>
              <w:pPrChange w:id="9752" w:author="CopyEditor AI" w:date="2026-10-18T04:55:09+11:00">
                <w:pPr>
                  <w:pStyle w:val="TableEmphasis"/>
                  <w:tabs>
                    <w:tab w:val="clear" w:pos="3068"/>
                  </w:tabs>
                  <w:ind w:firstLine="0"/>
                  <w:rPr>
                    <w:rFonts w:asciiTheme="minorHAnsi" w:hAnsiTheme="minorHAnsi" w:cstheme="minorHAnsi"/>
                    <w:szCs w:val="22"/>
                  </w:rPr>
                </w:pPr>
              </w:pPrChange>
            </w:pPr>
            <w:r w:rsidRPr="00FA75AB">
              <w:rPr/>
              <w:t>Administration year</w:t>
            </w:r>
          </w:p>
        </w:tc>
        <w:tc>
          <w:tcPr>
            <w:tcW w:w="3597" w:type="dxa"/>
            <w:gridSpan w:val="2"/>
            <w:tcBorders>
              <w:top w:val="single" w:sz="8" w:space="0" w:color="auto"/>
              <w:bottom w:val="single" w:sz="8" w:space="0" w:color="auto"/>
            </w:tcBorders>
          </w:tcPr>
          <w:p w14:paraId="64653FDA" w14:textId="77777777" w:rsidR="00643113" w:rsidRPr="00FA75AB" w:rsidRDefault="00643113" w:rsidP="00972136">
            <w:pPr>
              <w:pStyle w:val="TableEmphasis"/>
              <w:tabs>
                <w:tab w:val="clear" w:pos="3068"/>
              </w:tabs>
              <w:rPr>
                <w:rFonts w:asciiTheme="minorHAnsi" w:hAnsiTheme="minorHAnsi" w:cstheme="minorHAnsi"/>
                <w:szCs w:val="22"/>
              </w:rPr>
              <w:ind w:left="720" w:hanging="720"/>
              <w:pPrChange w:id="9753" w:author="CopyEditor AI" w:date="2026-10-18T04:55:09+11:00">
                <w:pPr>
                  <w:pStyle w:val="TableEmphasis"/>
                  <w:tabs>
                    <w:tab w:val="clear" w:pos="3068"/>
                  </w:tabs>
                  <w:ind w:firstLine="0"/>
                  <w:rPr>
                    <w:rFonts w:asciiTheme="minorHAnsi" w:hAnsiTheme="minorHAnsi" w:cstheme="minorHAnsi"/>
                    <w:szCs w:val="22"/>
                  </w:rPr>
                </w:pPr>
              </w:pPrChange>
            </w:pPr>
            <w:r w:rsidRPr="00FA75AB">
              <w:rPr/>
              <w:t>Face-to-face</w:t>
            </w:r>
            <w:r w:rsidR="001D7F11" w:rsidRPr="00FA75AB">
              <w:rPr/>
              <w:t xml:space="preserve"> course</w:t>
            </w:r>
          </w:p>
        </w:tc>
        <w:tc>
          <w:tcPr>
            <w:tcW w:w="3598" w:type="dxa"/>
            <w:gridSpan w:val="2"/>
            <w:tcBorders>
              <w:top w:val="single" w:sz="8" w:space="0" w:color="auto"/>
              <w:bottom w:val="single" w:sz="8" w:space="0" w:color="auto"/>
            </w:tcBorders>
          </w:tcPr>
          <w:p w14:paraId="1B4F88EE" w14:textId="77777777" w:rsidR="00643113" w:rsidRPr="00FA75AB" w:rsidRDefault="00643113" w:rsidP="0017154C">
            <w:pPr>
              <w:pStyle w:val="TableEmphasis"/>
              <w:tabs>
                <w:tab w:val="clear" w:pos="3068"/>
              </w:tabs>
              <w:rPr>
                <w:rFonts w:asciiTheme="minorHAnsi" w:hAnsiTheme="minorHAnsi" w:cstheme="minorHAnsi"/>
                <w:szCs w:val="22"/>
              </w:rPr>
              <w:ind w:left="720" w:hanging="720"/>
              <w:pPrChange w:id="9754" w:author="CopyEditor AI" w:date="2026-10-18T04:55:09+11:00">
                <w:pPr>
                  <w:pStyle w:val="TableEmphasis"/>
                  <w:tabs>
                    <w:tab w:val="clear" w:pos="3068"/>
                  </w:tabs>
                  <w:ind w:firstLine="0"/>
                  <w:rPr>
                    <w:rFonts w:asciiTheme="minorHAnsi" w:hAnsiTheme="minorHAnsi" w:cstheme="minorHAnsi"/>
                    <w:szCs w:val="22"/>
                  </w:rPr>
                </w:pPr>
              </w:pPrChange>
            </w:pPr>
            <w:r w:rsidRPr="00FA75AB">
              <w:rPr/>
              <w:t>Online</w:t>
            </w:r>
            <w:r w:rsidR="001D7F11" w:rsidRPr="00FA75AB">
              <w:rPr/>
              <w:t xml:space="preserve"> course</w:t>
            </w:r>
          </w:p>
        </w:tc>
      </w:tr>
      <w:tr w:rsidR="00643113" w:rsidRPr="00FA75AB" w14:paraId="45F00663" w14:textId="77777777" w:rsidTr="00643113">
        <w:trPr>
          <w:cantSplit/>
        </w:trPr>
        <w:tc>
          <w:tcPr>
            <w:tcW w:w="2155" w:type="dxa"/>
            <w:vMerge/>
            <w:tcBorders>
              <w:bottom w:val="single" w:sz="8" w:space="0" w:color="auto"/>
            </w:tcBorders>
          </w:tcPr>
          <w:p w14:paraId="4D7276F1" w14:textId="77777777" w:rsidR="00643113" w:rsidRPr="00FA75AB" w:rsidRDefault="00643113">
            <w:pPr>
              <w:tabs>
                <w:tab w:val="clear" w:pos="3068"/>
              </w:tabs>
              <w:spacing w:after="160" w:line="259" w:lineRule="auto"/>
              <w:ind w:firstLine="0"/>
              <w:rPr>
                <w:rFonts w:asciiTheme="minorHAnsi" w:hAnsiTheme="minorHAnsi" w:cstheme="minorHAnsi"/>
                <w:szCs w:val="22"/>
              </w:rPr>
            </w:pPr>
          </w:p>
        </w:tc>
        <w:tc>
          <w:tcPr>
            <w:tcW w:w="1798" w:type="dxa"/>
            <w:tcBorders>
              <w:top w:val="single" w:sz="8" w:space="0" w:color="auto"/>
              <w:bottom w:val="single" w:sz="8" w:space="0" w:color="auto"/>
            </w:tcBorders>
          </w:tcPr>
          <w:p w14:paraId="3B49D4CA" w14:textId="77777777" w:rsidR="00643113" w:rsidRPr="00FA75AB" w:rsidRDefault="00643113" w:rsidP="00984E61">
            <w:pPr>
              <w:pStyle w:val="TableText"/>
              <w:tabs>
                <w:tab w:val="clear" w:pos="3068"/>
              </w:tabs>
              <w:rPr>
                <w:rFonts w:asciiTheme="minorHAnsi" w:hAnsiTheme="minorHAnsi" w:cstheme="minorHAnsi"/>
                <w:i/>
                <w:szCs w:val="22"/>
              </w:rPr>
              <w:ind w:left="720" w:hanging="720"/>
              <w:pPrChange w:id="9755" w:author="CopyEditor AI" w:date="2026-10-18T04:55:09+11:00">
                <w:pPr>
                  <w:pStyle w:val="TableText"/>
                  <w:tabs>
                    <w:tab w:val="clear" w:pos="3068"/>
                  </w:tabs>
                  <w:ind w:firstLine="0"/>
                  <w:rPr>
                    <w:rFonts w:asciiTheme="minorHAnsi" w:hAnsiTheme="minorHAnsi" w:cstheme="minorHAnsi"/>
                    <w:i/>
                    <w:szCs w:val="22"/>
                  </w:rPr>
                </w:pPr>
              </w:pPrChange>
            </w:pPr>
            <w:r w:rsidRPr="00FA75AB">
              <w:rPr/>
              <w:t>M</w:t>
            </w:r>
          </w:p>
        </w:tc>
        <w:tc>
          <w:tcPr>
            <w:tcW w:w="1799" w:type="dxa"/>
            <w:tcBorders>
              <w:top w:val="single" w:sz="8" w:space="0" w:color="auto"/>
              <w:bottom w:val="single" w:sz="8" w:space="0" w:color="auto"/>
            </w:tcBorders>
          </w:tcPr>
          <w:p w14:paraId="1A75300A" w14:textId="77777777" w:rsidR="00643113" w:rsidRPr="00FA75AB" w:rsidRDefault="00643113" w:rsidP="00984E61">
            <w:pPr>
              <w:pStyle w:val="TableText"/>
              <w:tabs>
                <w:tab w:val="clear" w:pos="3068"/>
              </w:tabs>
              <w:rPr>
                <w:rFonts w:asciiTheme="minorHAnsi" w:hAnsiTheme="minorHAnsi" w:cstheme="minorHAnsi"/>
                <w:i/>
                <w:szCs w:val="22"/>
              </w:rPr>
              <w:ind w:left="720" w:hanging="720"/>
              <w:pPrChange w:id="9756" w:author="CopyEditor AI" w:date="2026-10-18T04:55:09+11:00">
                <w:pPr>
                  <w:pStyle w:val="TableText"/>
                  <w:tabs>
                    <w:tab w:val="clear" w:pos="3068"/>
                  </w:tabs>
                  <w:ind w:firstLine="0"/>
                  <w:rPr>
                    <w:rFonts w:asciiTheme="minorHAnsi" w:hAnsiTheme="minorHAnsi" w:cstheme="minorHAnsi"/>
                    <w:i/>
                    <w:szCs w:val="22"/>
                  </w:rPr>
                </w:pPr>
              </w:pPrChange>
            </w:pPr>
            <w:r w:rsidRPr="00FA75AB">
              <w:rPr/>
              <w:t>SD</w:t>
            </w:r>
          </w:p>
        </w:tc>
        <w:tc>
          <w:tcPr>
            <w:tcW w:w="1799" w:type="dxa"/>
            <w:tcBorders>
              <w:top w:val="single" w:sz="8" w:space="0" w:color="auto"/>
              <w:bottom w:val="single" w:sz="8" w:space="0" w:color="auto"/>
            </w:tcBorders>
          </w:tcPr>
          <w:p w14:paraId="1CC09D44" w14:textId="77777777" w:rsidR="00643113" w:rsidRPr="00FA75AB" w:rsidRDefault="00643113" w:rsidP="00984E61">
            <w:pPr>
              <w:pStyle w:val="TableText"/>
              <w:tabs>
                <w:tab w:val="clear" w:pos="3068"/>
              </w:tabs>
              <w:rPr>
                <w:rFonts w:asciiTheme="minorHAnsi" w:hAnsiTheme="minorHAnsi" w:cstheme="minorHAnsi"/>
                <w:i/>
                <w:szCs w:val="22"/>
              </w:rPr>
              <w:ind w:left="720" w:hanging="720"/>
              <w:pPrChange w:id="9757" w:author="CopyEditor AI" w:date="2026-10-18T04:55:09+11:00">
                <w:pPr>
                  <w:pStyle w:val="TableText"/>
                  <w:tabs>
                    <w:tab w:val="clear" w:pos="3068"/>
                  </w:tabs>
                  <w:ind w:firstLine="0"/>
                  <w:rPr>
                    <w:rFonts w:asciiTheme="minorHAnsi" w:hAnsiTheme="minorHAnsi" w:cstheme="minorHAnsi"/>
                    <w:i/>
                    <w:szCs w:val="22"/>
                  </w:rPr>
                </w:pPr>
              </w:pPrChange>
            </w:pPr>
            <w:r w:rsidRPr="00FA75AB">
              <w:rPr/>
              <w:t>M</w:t>
            </w:r>
          </w:p>
        </w:tc>
        <w:tc>
          <w:tcPr>
            <w:tcW w:w="1799" w:type="dxa"/>
            <w:tcBorders>
              <w:top w:val="single" w:sz="8" w:space="0" w:color="auto"/>
              <w:bottom w:val="single" w:sz="8" w:space="0" w:color="auto"/>
            </w:tcBorders>
          </w:tcPr>
          <w:p w14:paraId="245E04EF" w14:textId="77777777" w:rsidR="00643113" w:rsidRPr="00FA75AB" w:rsidRDefault="00643113" w:rsidP="00984E61">
            <w:pPr>
              <w:pStyle w:val="TableText"/>
              <w:tabs>
                <w:tab w:val="clear" w:pos="3068"/>
              </w:tabs>
              <w:rPr>
                <w:rFonts w:asciiTheme="minorHAnsi" w:hAnsiTheme="minorHAnsi" w:cstheme="minorHAnsi"/>
                <w:i/>
                <w:szCs w:val="22"/>
              </w:rPr>
              <w:ind w:left="720" w:hanging="720"/>
              <w:pPrChange w:id="9758" w:author="CopyEditor AI" w:date="2026-10-18T04:55:09+11:00">
                <w:pPr>
                  <w:pStyle w:val="TableText"/>
                  <w:tabs>
                    <w:tab w:val="clear" w:pos="3068"/>
                  </w:tabs>
                  <w:ind w:firstLine="0"/>
                  <w:rPr>
                    <w:rFonts w:asciiTheme="minorHAnsi" w:hAnsiTheme="minorHAnsi" w:cstheme="minorHAnsi"/>
                    <w:i/>
                    <w:szCs w:val="22"/>
                  </w:rPr>
                </w:pPr>
              </w:pPrChange>
            </w:pPr>
            <w:r w:rsidRPr="00FA75AB">
              <w:rPr/>
              <w:t>SD</w:t>
            </w:r>
          </w:p>
        </w:tc>
      </w:tr>
      <w:tr w:rsidR="004E6B89" w:rsidRPr="00FA75AB" w14:paraId="393EF4CE" w14:textId="77777777" w:rsidTr="00643113">
        <w:trPr>
          <w:cantSplit/>
        </w:trPr>
        <w:tc>
          <w:tcPr>
            <w:tcW w:w="2155" w:type="dxa"/>
            <w:tcBorders>
              <w:top w:val="single" w:sz="8" w:space="0" w:color="auto"/>
            </w:tcBorders>
          </w:tcPr>
          <w:p w14:paraId="2431DB55" w14:textId="77777777" w:rsidR="00A25CAE" w:rsidRPr="00FA75AB" w:rsidRDefault="00A25CAE">
            <w:pPr>
              <w:pStyle w:val="TableText"/>
              <w:tabs>
                <w:tab w:val="clear" w:pos="3068"/>
              </w:tabs>
              <w:rPr>
                <w:rFonts w:asciiTheme="minorHAnsi" w:hAnsiTheme="minorHAnsi" w:cstheme="minorHAnsi"/>
                <w:szCs w:val="22"/>
              </w:rPr>
              <w:ind w:left="720" w:hanging="720"/>
              <w:pPrChange w:id="9759" w:author="CopyEditor AI" w:date="2026-10-18T04:55:09+11:00">
                <w:pPr>
                  <w:pStyle w:val="TableText"/>
                  <w:tabs>
                    <w:tab w:val="clear" w:pos="3068"/>
                  </w:tabs>
                  <w:ind w:firstLine="0"/>
                  <w:rPr>
                    <w:rFonts w:asciiTheme="minorHAnsi" w:hAnsiTheme="minorHAnsi" w:cstheme="minorHAnsi"/>
                    <w:szCs w:val="22"/>
                  </w:rPr>
                </w:pPr>
              </w:pPrChange>
            </w:pPr>
            <w:r w:rsidRPr="00FA75AB">
              <w:rPr/>
              <w:t>Year 1</w:t>
            </w:r>
            <w:r w:rsidR="00643113" w:rsidRPr="00FA75AB">
              <w:rPr/>
              <w:t xml:space="preserve">: </w:t>
            </w:r>
            <w:r w:rsidRPr="00FA75AB">
              <w:rPr/>
              <w:t>2012</w:t>
            </w:r>
          </w:p>
        </w:tc>
        <w:tc>
          <w:tcPr>
            <w:tcW w:w="1798" w:type="dxa"/>
            <w:tcBorders>
              <w:top w:val="single" w:sz="8" w:space="0" w:color="auto"/>
            </w:tcBorders>
          </w:tcPr>
          <w:p w14:paraId="27B81DC7" w14:textId="77777777" w:rsidR="00A25CAE" w:rsidRPr="00FA75AB" w:rsidRDefault="00A25CAE" w:rsidP="00984E61">
            <w:pPr>
              <w:pStyle w:val="TableText"/>
              <w:tabs>
                <w:tab w:val="clear" w:pos="3068"/>
              </w:tabs>
              <w:rPr>
                <w:rFonts w:asciiTheme="minorHAnsi" w:hAnsiTheme="minorHAnsi" w:cstheme="minorHAnsi"/>
                <w:szCs w:val="22"/>
              </w:rPr>
              <w:ind w:left="720" w:hanging="720"/>
              <w:pPrChange w:id="9760" w:author="CopyEditor AI" w:date="2026-10-18T04:55:09+11:00">
                <w:pPr>
                  <w:pStyle w:val="TableText"/>
                  <w:tabs>
                    <w:tab w:val="clear" w:pos="3068"/>
                  </w:tabs>
                  <w:ind w:firstLine="0"/>
                  <w:rPr>
                    <w:rFonts w:asciiTheme="minorHAnsi" w:hAnsiTheme="minorHAnsi" w:cstheme="minorHAnsi"/>
                    <w:szCs w:val="22"/>
                  </w:rPr>
                </w:pPr>
              </w:pPrChange>
            </w:pPr>
            <w:r w:rsidRPr="00FA75AB">
              <w:rPr/>
              <w:t>71.72</w:t>
            </w:r>
          </w:p>
        </w:tc>
        <w:tc>
          <w:tcPr>
            <w:tcW w:w="1799" w:type="dxa"/>
            <w:tcBorders>
              <w:top w:val="single" w:sz="8" w:space="0" w:color="auto"/>
            </w:tcBorders>
          </w:tcPr>
          <w:p w14:paraId="5D5B2339" w14:textId="77777777" w:rsidR="00A25CAE" w:rsidRPr="00FA75AB" w:rsidRDefault="00A25CAE" w:rsidP="00984E61">
            <w:pPr>
              <w:pStyle w:val="TableText"/>
              <w:tabs>
                <w:tab w:val="clear" w:pos="3068"/>
              </w:tabs>
              <w:rPr>
                <w:rFonts w:asciiTheme="minorHAnsi" w:hAnsiTheme="minorHAnsi" w:cstheme="minorHAnsi"/>
                <w:szCs w:val="22"/>
              </w:rPr>
              <w:ind w:left="720" w:hanging="720"/>
              <w:pPrChange w:id="9761" w:author="CopyEditor AI" w:date="2026-10-18T04:55:09+11:00">
                <w:pPr>
                  <w:pStyle w:val="TableText"/>
                  <w:tabs>
                    <w:tab w:val="clear" w:pos="3068"/>
                  </w:tabs>
                  <w:ind w:firstLine="0"/>
                  <w:rPr>
                    <w:rFonts w:asciiTheme="minorHAnsi" w:hAnsiTheme="minorHAnsi" w:cstheme="minorHAnsi"/>
                    <w:szCs w:val="22"/>
                  </w:rPr>
                </w:pPr>
              </w:pPrChange>
            </w:pPr>
            <w:r w:rsidRPr="00FA75AB">
              <w:rPr/>
              <w:t>16.42</w:t>
            </w:r>
          </w:p>
        </w:tc>
        <w:tc>
          <w:tcPr>
            <w:tcW w:w="1799" w:type="dxa"/>
            <w:tcBorders>
              <w:top w:val="single" w:sz="8" w:space="0" w:color="auto"/>
            </w:tcBorders>
          </w:tcPr>
          <w:p w14:paraId="0C6329F0" w14:textId="77777777" w:rsidR="00A25CAE" w:rsidRPr="00FA75AB" w:rsidRDefault="00A25CAE" w:rsidP="00984E61">
            <w:pPr>
              <w:pStyle w:val="TableText"/>
              <w:tabs>
                <w:tab w:val="clear" w:pos="3068"/>
              </w:tabs>
              <w:rPr>
                <w:rFonts w:asciiTheme="minorHAnsi" w:hAnsiTheme="minorHAnsi" w:cstheme="minorHAnsi"/>
                <w:szCs w:val="22"/>
              </w:rPr>
              <w:ind w:left="720" w:hanging="720"/>
              <w:pPrChange w:id="9762" w:author="CopyEditor AI" w:date="2026-10-18T04:55:09+11:00">
                <w:pPr>
                  <w:pStyle w:val="TableText"/>
                  <w:tabs>
                    <w:tab w:val="clear" w:pos="3068"/>
                  </w:tabs>
                  <w:ind w:firstLine="0"/>
                  <w:rPr>
                    <w:rFonts w:asciiTheme="minorHAnsi" w:hAnsiTheme="minorHAnsi" w:cstheme="minorHAnsi"/>
                    <w:szCs w:val="22"/>
                  </w:rPr>
                </w:pPr>
              </w:pPrChange>
            </w:pPr>
            <w:r w:rsidRPr="00FA75AB">
              <w:rPr/>
              <w:t>32.93</w:t>
            </w:r>
          </w:p>
        </w:tc>
        <w:tc>
          <w:tcPr>
            <w:tcW w:w="1799" w:type="dxa"/>
            <w:tcBorders>
              <w:top w:val="single" w:sz="8" w:space="0" w:color="auto"/>
            </w:tcBorders>
          </w:tcPr>
          <w:p w14:paraId="534C82B3" w14:textId="77777777" w:rsidR="00A25CAE" w:rsidRPr="00FA75AB" w:rsidRDefault="00A25CAE" w:rsidP="00984E61">
            <w:pPr>
              <w:pStyle w:val="TableText"/>
              <w:tabs>
                <w:tab w:val="clear" w:pos="3068"/>
              </w:tabs>
              <w:rPr>
                <w:rFonts w:asciiTheme="minorHAnsi" w:hAnsiTheme="minorHAnsi" w:cstheme="minorHAnsi"/>
                <w:szCs w:val="22"/>
              </w:rPr>
              <w:ind w:left="720" w:hanging="720"/>
              <w:pPrChange w:id="9763" w:author="CopyEditor AI" w:date="2026-10-18T04:55:09+11:00">
                <w:pPr>
                  <w:pStyle w:val="TableText"/>
                  <w:tabs>
                    <w:tab w:val="clear" w:pos="3068"/>
                  </w:tabs>
                  <w:ind w:firstLine="0"/>
                  <w:rPr>
                    <w:rFonts w:asciiTheme="minorHAnsi" w:hAnsiTheme="minorHAnsi" w:cstheme="minorHAnsi"/>
                    <w:szCs w:val="22"/>
                  </w:rPr>
                </w:pPr>
              </w:pPrChange>
            </w:pPr>
            <w:r w:rsidRPr="00FA75AB">
              <w:rPr/>
              <w:t>15.73</w:t>
            </w:r>
          </w:p>
        </w:tc>
      </w:tr>
      <w:tr w:rsidR="004E6B89" w:rsidRPr="00FA75AB" w14:paraId="01826471" w14:textId="77777777" w:rsidTr="00643113">
        <w:trPr>
          <w:cantSplit/>
        </w:trPr>
        <w:tc>
          <w:tcPr>
            <w:tcW w:w="2155" w:type="dxa"/>
          </w:tcPr>
          <w:p w14:paraId="3F424C44" w14:textId="77777777" w:rsidR="00A25CAE" w:rsidRPr="00FA75AB" w:rsidRDefault="00A25CAE">
            <w:pPr>
              <w:pStyle w:val="TableText"/>
              <w:tabs>
                <w:tab w:val="clear" w:pos="3068"/>
              </w:tabs>
              <w:rPr>
                <w:rFonts w:asciiTheme="minorHAnsi" w:hAnsiTheme="minorHAnsi" w:cstheme="minorHAnsi"/>
                <w:szCs w:val="22"/>
              </w:rPr>
              <w:ind w:left="720" w:hanging="720"/>
              <w:pPrChange w:id="9764" w:author="CopyEditor AI" w:date="2026-10-18T04:55:09+11:00">
                <w:pPr>
                  <w:pStyle w:val="TableText"/>
                  <w:tabs>
                    <w:tab w:val="clear" w:pos="3068"/>
                  </w:tabs>
                  <w:ind w:firstLine="0"/>
                  <w:rPr>
                    <w:rFonts w:asciiTheme="minorHAnsi" w:hAnsiTheme="minorHAnsi" w:cstheme="minorHAnsi"/>
                    <w:szCs w:val="22"/>
                  </w:rPr>
                </w:pPr>
              </w:pPrChange>
            </w:pPr>
            <w:r w:rsidRPr="00FA75AB">
              <w:rPr/>
              <w:t>Year 2</w:t>
            </w:r>
            <w:r w:rsidR="00643113" w:rsidRPr="00FA75AB">
              <w:rPr/>
              <w:t xml:space="preserve">: </w:t>
            </w:r>
            <w:r w:rsidRPr="00FA75AB">
              <w:rPr/>
              <w:t>2013</w:t>
            </w:r>
          </w:p>
        </w:tc>
        <w:tc>
          <w:tcPr>
            <w:tcW w:w="1798" w:type="dxa"/>
          </w:tcPr>
          <w:p w14:paraId="6D74A6D7" w14:textId="77777777" w:rsidR="00A25CAE" w:rsidRPr="00FA75AB" w:rsidRDefault="00A25CAE" w:rsidP="00984E61">
            <w:pPr>
              <w:pStyle w:val="TableText"/>
              <w:tabs>
                <w:tab w:val="clear" w:pos="3068"/>
              </w:tabs>
              <w:rPr>
                <w:rFonts w:asciiTheme="minorHAnsi" w:hAnsiTheme="minorHAnsi" w:cstheme="minorHAnsi"/>
                <w:szCs w:val="22"/>
              </w:rPr>
              <w:ind w:left="720" w:hanging="720"/>
              <w:pPrChange w:id="9765" w:author="CopyEditor AI" w:date="2026-10-18T04:55:09+11:00">
                <w:pPr>
                  <w:pStyle w:val="TableText"/>
                  <w:tabs>
                    <w:tab w:val="clear" w:pos="3068"/>
                  </w:tabs>
                  <w:ind w:firstLine="0"/>
                  <w:rPr>
                    <w:rFonts w:asciiTheme="minorHAnsi" w:hAnsiTheme="minorHAnsi" w:cstheme="minorHAnsi"/>
                    <w:szCs w:val="22"/>
                  </w:rPr>
                </w:pPr>
              </w:pPrChange>
            </w:pPr>
            <w:r w:rsidRPr="00FA75AB">
              <w:rPr/>
              <w:t>72.31</w:t>
            </w:r>
          </w:p>
        </w:tc>
        <w:tc>
          <w:tcPr>
            <w:tcW w:w="1799" w:type="dxa"/>
          </w:tcPr>
          <w:p w14:paraId="2F3173A7" w14:textId="77777777" w:rsidR="00A25CAE" w:rsidRPr="00FA75AB" w:rsidRDefault="00A25CAE" w:rsidP="00984E61">
            <w:pPr>
              <w:pStyle w:val="TableText"/>
              <w:tabs>
                <w:tab w:val="clear" w:pos="3068"/>
              </w:tabs>
              <w:rPr>
                <w:rFonts w:asciiTheme="minorHAnsi" w:hAnsiTheme="minorHAnsi" w:cstheme="minorHAnsi"/>
                <w:szCs w:val="22"/>
              </w:rPr>
              <w:ind w:left="720" w:hanging="720"/>
              <w:pPrChange w:id="9766" w:author="CopyEditor AI" w:date="2026-10-18T04:55:09+11:00">
                <w:pPr>
                  <w:pStyle w:val="TableText"/>
                  <w:tabs>
                    <w:tab w:val="clear" w:pos="3068"/>
                  </w:tabs>
                  <w:ind w:firstLine="0"/>
                  <w:rPr>
                    <w:rFonts w:asciiTheme="minorHAnsi" w:hAnsiTheme="minorHAnsi" w:cstheme="minorHAnsi"/>
                    <w:szCs w:val="22"/>
                  </w:rPr>
                </w:pPr>
              </w:pPrChange>
            </w:pPr>
            <w:r w:rsidRPr="00FA75AB">
              <w:rPr/>
              <w:t>14.93</w:t>
            </w:r>
          </w:p>
        </w:tc>
        <w:tc>
          <w:tcPr>
            <w:tcW w:w="1799" w:type="dxa"/>
          </w:tcPr>
          <w:p w14:paraId="172E96BA" w14:textId="77777777" w:rsidR="00A25CAE" w:rsidRPr="00FA75AB" w:rsidRDefault="00A25CAE" w:rsidP="00984E61">
            <w:pPr>
              <w:pStyle w:val="TableText"/>
              <w:tabs>
                <w:tab w:val="clear" w:pos="3068"/>
              </w:tabs>
              <w:rPr>
                <w:rFonts w:asciiTheme="minorHAnsi" w:hAnsiTheme="minorHAnsi" w:cstheme="minorHAnsi"/>
                <w:szCs w:val="22"/>
              </w:rPr>
              <w:ind w:left="720" w:hanging="720"/>
              <w:pPrChange w:id="9767" w:author="CopyEditor AI" w:date="2026-10-18T04:55:09+11:00">
                <w:pPr>
                  <w:pStyle w:val="TableText"/>
                  <w:tabs>
                    <w:tab w:val="clear" w:pos="3068"/>
                  </w:tabs>
                  <w:ind w:firstLine="0"/>
                  <w:rPr>
                    <w:rFonts w:asciiTheme="minorHAnsi" w:hAnsiTheme="minorHAnsi" w:cstheme="minorHAnsi"/>
                    <w:szCs w:val="22"/>
                  </w:rPr>
                </w:pPr>
              </w:pPrChange>
            </w:pPr>
            <w:r w:rsidRPr="00FA75AB">
              <w:rPr/>
              <w:t>32.55</w:t>
            </w:r>
          </w:p>
        </w:tc>
        <w:tc>
          <w:tcPr>
            <w:tcW w:w="1799" w:type="dxa"/>
          </w:tcPr>
          <w:p w14:paraId="715914DD" w14:textId="77777777" w:rsidR="00A25CAE" w:rsidRPr="00FA75AB" w:rsidRDefault="00A25CAE" w:rsidP="00984E61">
            <w:pPr>
              <w:pStyle w:val="TableText"/>
              <w:tabs>
                <w:tab w:val="clear" w:pos="3068"/>
              </w:tabs>
              <w:rPr>
                <w:rFonts w:asciiTheme="minorHAnsi" w:hAnsiTheme="minorHAnsi" w:cstheme="minorHAnsi"/>
                <w:szCs w:val="22"/>
              </w:rPr>
              <w:ind w:left="720" w:hanging="720"/>
              <w:pPrChange w:id="9768" w:author="CopyEditor AI" w:date="2026-10-18T04:55:09+11:00">
                <w:pPr>
                  <w:pStyle w:val="TableText"/>
                  <w:tabs>
                    <w:tab w:val="clear" w:pos="3068"/>
                  </w:tabs>
                  <w:ind w:firstLine="0"/>
                  <w:rPr>
                    <w:rFonts w:asciiTheme="minorHAnsi" w:hAnsiTheme="minorHAnsi" w:cstheme="minorHAnsi"/>
                    <w:szCs w:val="22"/>
                  </w:rPr>
                </w:pPr>
              </w:pPrChange>
            </w:pPr>
            <w:r w:rsidRPr="00FA75AB">
              <w:rPr/>
              <w:t>15.96</w:t>
            </w:r>
          </w:p>
        </w:tc>
      </w:tr>
      <w:tr w:rsidR="004E6B89" w:rsidRPr="00FA75AB" w14:paraId="03FB4D04" w14:textId="77777777" w:rsidTr="00643113">
        <w:trPr>
          <w:cantSplit/>
        </w:trPr>
        <w:tc>
          <w:tcPr>
            <w:tcW w:w="2155" w:type="dxa"/>
            <w:tcBorders>
              <w:bottom w:val="single" w:sz="8" w:space="0" w:color="auto"/>
            </w:tcBorders>
          </w:tcPr>
          <w:p w14:paraId="0253E3CC" w14:textId="77777777" w:rsidR="00A25CAE" w:rsidRPr="00FA75AB" w:rsidRDefault="00A25CAE">
            <w:pPr>
              <w:pStyle w:val="TableText"/>
              <w:tabs>
                <w:tab w:val="clear" w:pos="3068"/>
              </w:tabs>
              <w:rPr>
                <w:rFonts w:asciiTheme="minorHAnsi" w:hAnsiTheme="minorHAnsi" w:cstheme="minorHAnsi"/>
                <w:szCs w:val="22"/>
              </w:rPr>
              <w:ind w:left="720" w:hanging="720"/>
              <w:pPrChange w:id="9769" w:author="CopyEditor AI" w:date="2026-10-18T04:55:09+11:00">
                <w:pPr>
                  <w:pStyle w:val="TableText"/>
                  <w:tabs>
                    <w:tab w:val="clear" w:pos="3068"/>
                  </w:tabs>
                  <w:ind w:firstLine="0"/>
                  <w:rPr>
                    <w:rFonts w:asciiTheme="minorHAnsi" w:hAnsiTheme="minorHAnsi" w:cstheme="minorHAnsi"/>
                    <w:szCs w:val="22"/>
                  </w:rPr>
                </w:pPr>
              </w:pPrChange>
            </w:pPr>
            <w:r w:rsidRPr="00FA75AB">
              <w:rPr/>
              <w:t>Year 3</w:t>
            </w:r>
            <w:r w:rsidR="00643113" w:rsidRPr="00FA75AB">
              <w:rPr/>
              <w:t xml:space="preserve">: </w:t>
            </w:r>
            <w:r w:rsidRPr="00FA75AB">
              <w:rPr/>
              <w:t>2014</w:t>
            </w:r>
          </w:p>
        </w:tc>
        <w:tc>
          <w:tcPr>
            <w:tcW w:w="1798" w:type="dxa"/>
            <w:tcBorders>
              <w:bottom w:val="single" w:sz="8" w:space="0" w:color="auto"/>
            </w:tcBorders>
          </w:tcPr>
          <w:p w14:paraId="6756CB0C" w14:textId="77777777" w:rsidR="00A25CAE" w:rsidRPr="00FA75AB" w:rsidRDefault="00A25CAE" w:rsidP="00984E61">
            <w:pPr>
              <w:pStyle w:val="TableText"/>
              <w:tabs>
                <w:tab w:val="clear" w:pos="3068"/>
              </w:tabs>
              <w:rPr>
                <w:rFonts w:asciiTheme="minorHAnsi" w:hAnsiTheme="minorHAnsi" w:cstheme="minorHAnsi"/>
                <w:szCs w:val="22"/>
              </w:rPr>
              <w:ind w:left="720" w:hanging="720"/>
              <w:pPrChange w:id="9770" w:author="CopyEditor AI" w:date="2026-10-18T04:55:09+11:00">
                <w:pPr>
                  <w:pStyle w:val="TableText"/>
                  <w:tabs>
                    <w:tab w:val="clear" w:pos="3068"/>
                  </w:tabs>
                  <w:ind w:firstLine="0"/>
                  <w:rPr>
                    <w:rFonts w:asciiTheme="minorHAnsi" w:hAnsiTheme="minorHAnsi" w:cstheme="minorHAnsi"/>
                    <w:szCs w:val="22"/>
                  </w:rPr>
                </w:pPr>
              </w:pPrChange>
            </w:pPr>
            <w:r w:rsidRPr="00FA75AB">
              <w:rPr/>
              <w:t>47.18</w:t>
            </w:r>
          </w:p>
        </w:tc>
        <w:tc>
          <w:tcPr>
            <w:tcW w:w="1799" w:type="dxa"/>
            <w:tcBorders>
              <w:bottom w:val="single" w:sz="8" w:space="0" w:color="auto"/>
            </w:tcBorders>
          </w:tcPr>
          <w:p w14:paraId="07B86AB5" w14:textId="77777777" w:rsidR="00A25CAE" w:rsidRPr="00FA75AB" w:rsidRDefault="00A25CAE" w:rsidP="00984E61">
            <w:pPr>
              <w:pStyle w:val="TableText"/>
              <w:tabs>
                <w:tab w:val="clear" w:pos="3068"/>
              </w:tabs>
              <w:rPr>
                <w:rFonts w:asciiTheme="minorHAnsi" w:hAnsiTheme="minorHAnsi" w:cstheme="minorHAnsi"/>
                <w:szCs w:val="22"/>
              </w:rPr>
              <w:ind w:left="720" w:hanging="720"/>
              <w:pPrChange w:id="9771" w:author="CopyEditor AI" w:date="2026-10-18T04:55:09+11:00">
                <w:pPr>
                  <w:pStyle w:val="TableText"/>
                  <w:tabs>
                    <w:tab w:val="clear" w:pos="3068"/>
                  </w:tabs>
                  <w:ind w:firstLine="0"/>
                  <w:rPr>
                    <w:rFonts w:asciiTheme="minorHAnsi" w:hAnsiTheme="minorHAnsi" w:cstheme="minorHAnsi"/>
                    <w:szCs w:val="22"/>
                  </w:rPr>
                </w:pPr>
              </w:pPrChange>
            </w:pPr>
            <w:r w:rsidRPr="00FA75AB">
              <w:rPr/>
              <w:t>20.11</w:t>
            </w:r>
          </w:p>
        </w:tc>
        <w:tc>
          <w:tcPr>
            <w:tcW w:w="1799" w:type="dxa"/>
            <w:tcBorders>
              <w:bottom w:val="single" w:sz="8" w:space="0" w:color="auto"/>
            </w:tcBorders>
          </w:tcPr>
          <w:p w14:paraId="48E256BA" w14:textId="77777777" w:rsidR="00A25CAE" w:rsidRPr="00FA75AB" w:rsidRDefault="00A25CAE" w:rsidP="00984E61">
            <w:pPr>
              <w:pStyle w:val="TableText"/>
              <w:tabs>
                <w:tab w:val="clear" w:pos="3068"/>
              </w:tabs>
              <w:rPr>
                <w:rFonts w:asciiTheme="minorHAnsi" w:hAnsiTheme="minorHAnsi" w:cstheme="minorHAnsi"/>
                <w:szCs w:val="22"/>
              </w:rPr>
              <w:ind w:left="720" w:hanging="720"/>
              <w:pPrChange w:id="9772" w:author="CopyEditor AI" w:date="2026-10-18T04:55:09+11:00">
                <w:pPr>
                  <w:pStyle w:val="TableText"/>
                  <w:tabs>
                    <w:tab w:val="clear" w:pos="3068"/>
                  </w:tabs>
                  <w:ind w:firstLine="0"/>
                  <w:rPr>
                    <w:rFonts w:asciiTheme="minorHAnsi" w:hAnsiTheme="minorHAnsi" w:cstheme="minorHAnsi"/>
                    <w:szCs w:val="22"/>
                  </w:rPr>
                </w:pPr>
              </w:pPrChange>
            </w:pPr>
            <w:r w:rsidRPr="00FA75AB">
              <w:rPr/>
              <w:t>41.60</w:t>
            </w:r>
          </w:p>
        </w:tc>
        <w:tc>
          <w:tcPr>
            <w:tcW w:w="1799" w:type="dxa"/>
            <w:tcBorders>
              <w:bottom w:val="single" w:sz="8" w:space="0" w:color="auto"/>
            </w:tcBorders>
          </w:tcPr>
          <w:p w14:paraId="2E260785" w14:textId="77777777" w:rsidR="00A25CAE" w:rsidRPr="00FA75AB" w:rsidRDefault="00A25CAE" w:rsidP="00984E61">
            <w:pPr>
              <w:pStyle w:val="TableText"/>
              <w:tabs>
                <w:tab w:val="clear" w:pos="3068"/>
              </w:tabs>
              <w:rPr>
                <w:rFonts w:asciiTheme="minorHAnsi" w:hAnsiTheme="minorHAnsi" w:cstheme="minorHAnsi"/>
                <w:szCs w:val="22"/>
              </w:rPr>
              <w:ind w:left="720" w:hanging="720"/>
              <w:pPrChange w:id="9773" w:author="CopyEditor AI" w:date="2026-10-18T04:55:09+11:00">
                <w:pPr>
                  <w:pStyle w:val="TableText"/>
                  <w:tabs>
                    <w:tab w:val="clear" w:pos="3068"/>
                  </w:tabs>
                  <w:ind w:firstLine="0"/>
                  <w:rPr>
                    <w:rFonts w:asciiTheme="minorHAnsi" w:hAnsiTheme="minorHAnsi" w:cstheme="minorHAnsi"/>
                    <w:szCs w:val="22"/>
                  </w:rPr>
                </w:pPr>
              </w:pPrChange>
            </w:pPr>
            <w:r w:rsidRPr="00FA75AB">
              <w:rPr/>
              <w:t>18.23</w:t>
            </w:r>
          </w:p>
        </w:tc>
      </w:tr>
    </w:tbl>
    <w:p w14:paraId="5AC641CE" w14:textId="77777777" w:rsidR="00B40BBE" w:rsidRPr="00FA75AB" w:rsidRDefault="00A25CAE" w:rsidP="00236E04">
      <w:pPr>
        <w:pStyle w:val="TableNote"/>
        <w:tabs>
          <w:tab w:val="clear" w:pos="3068"/>
        </w:tabs>
        <w:rPr>
          <w:rFonts w:asciiTheme="minorHAnsi" w:hAnsiTheme="minorHAnsi" w:cstheme="minorHAnsi"/>
          <w:szCs w:val="22"/>
        </w:rPr>
        <w:ind w:left="720" w:hanging="720"/>
        <w:pPrChange w:id="9774" w:author="CopyEditor AI" w:date="2026-10-18T04:55:09+11:00">
          <w:pPr>
            <w:pStyle w:val="TableNote"/>
            <w:tabs>
              <w:tab w:val="clear" w:pos="3068"/>
            </w:tabs>
            <w:ind w:firstLine="0"/>
            <w:rPr>
              <w:rFonts w:asciiTheme="minorHAnsi" w:hAnsiTheme="minorHAnsi" w:cstheme="minorHAnsi"/>
              <w:szCs w:val="22"/>
            </w:rPr>
          </w:pPr>
        </w:pPrChange>
      </w:pPr>
      <w:r w:rsidRPr="00FA75AB">
        <w:rPr>
          <w:rFonts w:asciiTheme="minorHAnsi" w:hAnsiTheme="minorHAnsi" w:cstheme="minorHAnsi"/>
          <w:i/>
          <w:szCs w:val="22"/>
        </w:rPr>
        <w:t>Note.</w:t>
      </w:r>
      <w:r w:rsidRPr="00FA75AB">
        <w:rPr>
          <w:rFonts w:asciiTheme="minorHAnsi" w:hAnsiTheme="minorHAnsi" w:cstheme="minorHAnsi"/>
          <w:szCs w:val="22"/>
        </w:rPr>
        <w:t xml:space="preserve"> </w:t>
      </w:r>
      <w:r w:rsidR="007F2410" w:rsidRPr="00FA75AB">
        <w:rPr>
          <w:rFonts w:asciiTheme="minorHAnsi" w:hAnsiTheme="minorHAnsi" w:cstheme="minorHAnsi"/>
          <w:szCs w:val="22"/>
        </w:rPr>
        <w:t xml:space="preserve">Student evaluations of teaching (SETs) </w:t>
      </w:r>
      <w:r w:rsidRPr="00FA75AB">
        <w:rPr>
          <w:rFonts w:asciiTheme="minorHAnsi" w:hAnsiTheme="minorHAnsi" w:cstheme="minorHAnsi"/>
          <w:szCs w:val="22"/>
        </w:rPr>
        <w:t>were administered in two modalities in Years 1 and 2</w:t>
      </w:r>
      <w:r w:rsidR="006274E0" w:rsidRPr="00FA75AB">
        <w:rPr>
          <w:rFonts w:asciiTheme="minorHAnsi" w:hAnsiTheme="minorHAnsi" w:cstheme="minorHAnsi"/>
          <w:szCs w:val="22"/>
        </w:rPr>
        <w:t>:</w:t>
      </w:r>
      <w:r w:rsidRPr="00FA75AB">
        <w:rPr>
          <w:rFonts w:asciiTheme="minorHAnsi" w:hAnsiTheme="minorHAnsi" w:cstheme="minorHAnsi"/>
          <w:szCs w:val="22"/>
        </w:rPr>
        <w:t xml:space="preserve"> paper</w:t>
      </w:r>
      <w:r w:rsidR="006274E0" w:rsidRPr="00FA75AB">
        <w:rPr>
          <w:rFonts w:asciiTheme="minorHAnsi" w:hAnsiTheme="minorHAnsi" w:cstheme="minorHAnsi"/>
          <w:szCs w:val="22"/>
        </w:rPr>
        <w:t xml:space="preserve"> </w:t>
      </w:r>
      <w:r w:rsidRPr="00FA75AB">
        <w:rPr>
          <w:rFonts w:asciiTheme="minorHAnsi" w:hAnsiTheme="minorHAnsi" w:cstheme="minorHAnsi"/>
          <w:szCs w:val="22"/>
        </w:rPr>
        <w:t xml:space="preserve">based </w:t>
      </w:r>
      <w:r w:rsidR="00EB785F" w:rsidRPr="00FA75AB">
        <w:rPr>
          <w:rFonts w:asciiTheme="minorHAnsi" w:hAnsiTheme="minorHAnsi" w:cstheme="minorHAnsi"/>
          <w:szCs w:val="22"/>
        </w:rPr>
        <w:t>f</w:t>
      </w:r>
      <w:r w:rsidRPr="00FA75AB">
        <w:rPr>
          <w:rFonts w:asciiTheme="minorHAnsi" w:hAnsiTheme="minorHAnsi" w:cstheme="minorHAnsi"/>
          <w:szCs w:val="22"/>
        </w:rPr>
        <w:t>or face-to-face courses and online for online courses. SETs were administered on</w:t>
      </w:r>
      <w:r w:rsidR="006274E0" w:rsidRPr="00FA75AB">
        <w:rPr>
          <w:rFonts w:asciiTheme="minorHAnsi" w:hAnsiTheme="minorHAnsi" w:cstheme="minorHAnsi"/>
          <w:szCs w:val="22"/>
        </w:rPr>
        <w:t>line for all courses in Year 3.</w:t>
      </w:r>
      <w:r w:rsidR="00B40BBE" w:rsidRPr="00FA75AB">
        <w:rPr>
          <w:rFonts w:asciiTheme="minorHAnsi" w:hAnsiTheme="minorHAnsi" w:cstheme="minorHAnsi"/>
          <w:szCs w:val="22"/>
        </w:rPr>
        <w:br w:type="page"/>
      </w:r>
    </w:p>
    <w:p w14:paraId="02D77440" w14:textId="77777777" w:rsidR="00B40BBE" w:rsidRPr="00FA75AB" w:rsidRDefault="00B40BBE" w:rsidP="00B40BBE">
      <w:pPr>
        <w:pStyle w:val="APA7ReferenceListEntry"/>
        <w:tabs>
          <w:tab w:val="clear" w:pos="3068"/>
        </w:tabs>
        <w:ind w:left="720" w:hanging="720"/>
        <w:rPr>
          <w:rFonts w:asciiTheme="minorHAnsi" w:hAnsiTheme="minorHAnsi" w:cstheme="minorHAnsi"/>
          <w:b/>
          <w:szCs w:val="22"/>
        </w:rPr>
        <w:pPrChange w:id="5033" w:author="CopyEditor AI" w:date="2026-10-18T04:55:09+11:00">
          <w:pPr>
            <w:tabs>
              <w:tab w:val="clear" w:pos="3068"/>
            </w:tabs>
            <w:ind w:left="720" w:hanging="720"/>
            <w:rPr>
              <w:rFonts w:asciiTheme="minorHAnsi" w:hAnsiTheme="minorHAnsi" w:cstheme="minorHAnsi"/>
              <w:b/>
              <w:szCs w:val="22"/>
            </w:rPr>
          </w:pPr>
        </w:pPrChange>
      </w:pPr>
      <w:r w:rsidRPr="00FA75AB">
        <w:rPr>
          <w:rFonts w:asciiTheme="minorHAnsi" w:hAnsiTheme="minorHAnsi" w:cstheme="minorHAnsi" w:ascii="Arial" w:hAnsi="Arial" w:cs="Arial"/>
          <w:b/>
          <w:szCs w:val="22"/>
          <w:sz w:val="22"/>
          <w:rPrChange w:id="9210" w:author="CopyEditor AI" w:date="2026-10-18T04:55:09+11:00">
            <w:rPr>
              <w:rFonts w:asciiTheme="minorHAnsi" w:hAnsiTheme="minorHAnsi" w:cstheme="minorHAnsi"/>
              <w:b/>
              <w:szCs w:val="22"/>
            </w:rPr>
          </w:rPrChange>
        </w:rPr>
        <w:lastRenderedPageBreak/>
        <w:t>Figure 1</w:t>
      </w:r>
    </w:p>
    <w:p w14:paraId="1E936AC2" w14:textId="77777777" w:rsidR="00B40BBE" w:rsidRPr="00FA75AB" w:rsidRDefault="00B40BBE" w:rsidP="00B40BBE">
      <w:pPr>
        <w:pStyle w:val="APA7ReferenceListEntry"/>
        <w:rPr>
          <w:rFonts w:asciiTheme="minorHAnsi" w:hAnsiTheme="minorHAnsi" w:cstheme="minorHAnsi"/>
          <w:i/>
          <w:szCs w:val="22"/>
        </w:rPr>
        <w:ind w:left="720" w:hanging="720"/>
        <w:pPrChange w:id="5034" w:author="CopyEditor AI" w:date="2026-10-18T04:55:09+11:00">
          <w:pPr>
            <w:ind w:firstLine="0"/>
            <w:rPr>
              <w:rFonts w:asciiTheme="minorHAnsi" w:hAnsiTheme="minorHAnsi" w:cstheme="minorHAnsi"/>
              <w:i/>
              <w:szCs w:val="22"/>
            </w:rPr>
          </w:pPr>
        </w:pPrChange>
      </w:pPr>
      <w:r w:rsidRPr="00FA75AB">
        <w:rPr>
          <w:rFonts w:asciiTheme="minorHAnsi" w:hAnsiTheme="minorHAnsi" w:cstheme="minorHAnsi" w:ascii="Arial" w:hAnsi="Arial" w:cs="Arial"/>
          <w:i/>
          <w:szCs w:val="22"/>
          <w:sz w:val="22"/>
          <w:rPrChange w:id="9211" w:author="CopyEditor AI" w:date="2026-10-18T04:55:09+11:00">
            <w:rPr>
              <w:rFonts w:asciiTheme="minorHAnsi" w:hAnsiTheme="minorHAnsi" w:cstheme="minorHAnsi"/>
              <w:i/>
              <w:szCs w:val="22"/>
            </w:rPr>
          </w:rPrChange>
        </w:rPr>
        <w:t>Scatterplot Depicting the Correlation Between Response Rate</w:t>
      </w:r>
      <w:r w:rsidR="001D7F11" w:rsidRPr="00FA75AB">
        <w:rPr>
          <w:rFonts w:asciiTheme="minorHAnsi" w:hAnsiTheme="minorHAnsi" w:cstheme="minorHAnsi" w:ascii="Arial" w:hAnsi="Arial" w:cs="Arial"/>
          <w:i/>
          <w:szCs w:val="22"/>
          <w:sz w:val="22"/>
          <w:rPrChange w:id="9212" w:author="CopyEditor AI" w:date="2026-10-18T04:55:09+11:00">
            <w:rPr>
              <w:rFonts w:asciiTheme="minorHAnsi" w:hAnsiTheme="minorHAnsi" w:cstheme="minorHAnsi"/>
              <w:i/>
              <w:szCs w:val="22"/>
            </w:rPr>
          </w:rPrChange>
        </w:rPr>
        <w:t>s</w:t>
      </w:r>
      <w:r w:rsidRPr="00FA75AB">
        <w:rPr>
          <w:rFonts w:asciiTheme="minorHAnsi" w:hAnsiTheme="minorHAnsi" w:cstheme="minorHAnsi" w:ascii="Arial" w:hAnsi="Arial" w:cs="Arial"/>
          <w:i/>
          <w:szCs w:val="22"/>
          <w:sz w:val="22"/>
          <w:rPrChange w:id="9213" w:author="CopyEditor AI" w:date="2026-10-18T04:55:09+11:00">
            <w:rPr>
              <w:rFonts w:asciiTheme="minorHAnsi" w:hAnsiTheme="minorHAnsi" w:cstheme="minorHAnsi"/>
              <w:i/>
              <w:szCs w:val="22"/>
            </w:rPr>
          </w:rPrChange>
        </w:rPr>
        <w:t xml:space="preserve"> and Evaluation Ratings </w:t>
      </w:r>
    </w:p>
    <w:p w14:paraId="18734E1A" w14:textId="77777777" w:rsidR="00E102C3" w:rsidRPr="00FA75AB" w:rsidRDefault="00B40BBE" w:rsidP="00B40BBE">
      <w:pPr>
        <w:ind w:left="720" w:hanging="720"/>
        <w:rPr>
          <w:rFonts w:asciiTheme="minorHAnsi" w:hAnsiTheme="minorHAnsi" w:cstheme="minorHAnsi"/>
          <w:szCs w:val="22"/>
        </w:rPr>
      </w:pPr>
      <w:commentRangeStart w:id="29"/>
      <w:r w:rsidRPr="00FA75AB">
        <w:rPr>
          <w:rFonts w:asciiTheme="minorHAnsi" w:hAnsiTheme="minorHAnsi" w:cstheme="minorHAnsi"/>
          <w:noProof/>
          <w:szCs w:val="22"/>
        </w:rPr>
        <w:drawing>
          <wp:inline distT="0" distB="0" distL="0" distR="0" wp14:anchorId="6D8392C8" wp14:editId="6BA2F06D">
            <wp:extent cx="5255895" cy="3140710"/>
            <wp:effectExtent l="0" t="0" r="1905" b="2540"/>
            <wp:docPr id="2" name="Picture 2" descr="Figure 1. A scatterplot depicting the correlation between response rate and evaluation ratings during the 2014 Fall academic 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A scatterplot depicting the correlation between response rate and evaluation ratings during the 2014 Fall academic term."/>
                    <pic:cNvPicPr>
                      <a:picLocks noChangeAspect="1" noChangeArrowheads="1"/>
                    </pic:cNvPicPr>
                  </pic:nvPicPr>
                  <pic:blipFill>
                    <a:blip r:embed="rId32">
                      <a:extLst>
                        <a:ext uri="{BEBA8EAE-BF5A-486C-A8C5-ECC9F3942E4B}">
                          <a14:imgProps xmlns:a14="http://schemas.microsoft.com/office/drawing/2010/main">
                            <a14:imgLayer r:embed="rId33">
                              <a14:imgEffect>
                                <a14:saturation sat="40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55895" cy="3140710"/>
                    </a:xfrm>
                    <a:prstGeom prst="rect">
                      <a:avLst/>
                    </a:prstGeom>
                    <a:noFill/>
                    <a:ln>
                      <a:noFill/>
                    </a:ln>
                  </pic:spPr>
                </pic:pic>
              </a:graphicData>
            </a:graphic>
          </wp:inline>
        </w:drawing>
      </w:r>
      <w:commentRangeEnd w:id="29"/>
      <w:r>
        <w:rPr>
          <w:rStyle w:val="CommentReference"/>
        </w:rPr>
        <w:commentReference w:id="29"/>
      </w:r>
    </w:p>
    <w:p w14:paraId="1A87F9B7" w14:textId="77777777" w:rsidR="00E102C3" w:rsidRPr="00FA75AB" w:rsidRDefault="00955FD6" w:rsidP="00F129E3">
      <w:pPr>
        <w:pStyle w:val="APA7ReferenceListEntry"/>
        <w:ind w:left="720" w:hanging="720"/>
        <w:rPr>
          <w:rFonts w:asciiTheme="minorHAnsi" w:hAnsiTheme="minorHAnsi" w:cstheme="minorHAnsi"/>
          <w:szCs w:val="22"/>
        </w:rPr>
        <w:pPrChange w:id="5035" w:author="CopyEditor AI" w:date="2026-10-18T04:55:09+11:00">
          <w:pPr>
            <w:ind w:left="720" w:hanging="720"/>
            <w:rPr>
              <w:rFonts w:asciiTheme="minorHAnsi" w:hAnsiTheme="minorHAnsi" w:cstheme="minorHAnsi"/>
              <w:szCs w:val="22"/>
            </w:rPr>
          </w:pPr>
        </w:pPrChange>
      </w:pPr>
      <w:commentRangeStart w:id="14"/>
      <w:r w:rsidRPr="00FA75AB">
        <w:rPr>
          <w:rFonts w:asciiTheme="minorHAnsi" w:hAnsiTheme="minorHAnsi" w:cstheme="minorHAnsi" w:ascii="Arial" w:hAnsi="Arial" w:cs="Arial"/>
          <w:i/>
          <w:szCs w:val="22"/>
          <w:sz w:val="22"/>
          <w:rPrChange w:id="9214" w:author="CopyEditor AI" w:date="2026-10-18T04:55:09+11:00">
            <w:rPr>
              <w:rFonts w:asciiTheme="minorHAnsi" w:hAnsiTheme="minorHAnsi" w:cstheme="minorHAnsi"/>
              <w:i/>
              <w:szCs w:val="22"/>
            </w:rPr>
          </w:rPrChange>
        </w:rPr>
        <w:t>Note.</w:t>
      </w:r>
      <w:commentRangeEnd w:id="14"/>
      <w:r>
        <w:rPr>
          <w:rStyle w:val="CommentReference"/>
        </w:rPr>
        <w:commentReference w:id="14"/>
      </w:r>
      <w:r>
        <w:rPr>
          <w:rFonts w:asciiTheme="minorHAnsi" w:hAnsiTheme="minorHAnsi" w:cstheme="minorHAnsi"/>
          <w:i/>
          <w:szCs w:val="22"/>
        </w:rPr>
        <w:t xml:space="preserve"> </w:t>
      </w:r>
      <w:r w:rsidRPr="00FA75AB">
        <w:rPr>
          <w:rFonts w:asciiTheme="minorHAnsi" w:hAnsiTheme="minorHAnsi" w:cstheme="minorHAnsi" w:ascii="Arial" w:hAnsi="Arial" w:cs="Arial"/>
          <w:szCs w:val="22"/>
          <w:sz w:val="22"/>
          <w:rPrChange w:id="9215" w:author="CopyEditor AI" w:date="2026-10-18T04:55:09+11:00">
            <w:rPr>
              <w:rFonts w:asciiTheme="minorHAnsi" w:hAnsiTheme="minorHAnsi" w:cstheme="minorHAnsi"/>
              <w:szCs w:val="22"/>
            </w:rPr>
          </w:rPrChange>
        </w:rPr>
        <w:t>Evaluation ratings were made during the 2014 fall academic term.</w:t>
      </w:r>
    </w:p>
    <w:sectPr w:rsidR="00E102C3" w:rsidRPr="00FA75AB">
      <w:headerReference w:type="first" r:id="rId37"/>
      <w:headerReference w:type="default" r:id="rId34"/>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6" w:author="CopyEditor AI" w:date="2026-10-18T04:55:09+11:00" w:initials="AI">
    <w:p>
      <w:pPr>
        <w:pStyle w:val="CommentText"/>
      </w:pPr>
      <w:r>
        <w:rPr>
          <w:b/>
        </w:rPr>
        <w:t xml:space="preserve">Author Query 1. </w:t>
      </w:r>
      <w:r>
        <w:t xml:space="preserve">Please check use of acronyms. Each acronym should be introduced on first use as “full term (ACRO)”, with later uses as the acronym only. The abstract and body are checked separately — the body needs its own introduction even if the acronym was introduced in the abstract.</w:t>
      </w:r>
    </w:p>
    <w:p>
      <w:pPr>
        <w:pStyle w:val="CommentText"/>
      </w:pPr>
      <w:r>
        <w:t xml:space="preserve">• FL (abstract) — not recognised in the approved list and not introduced in the document. Please verify and expand on first use.</w:t>
      </w:r>
    </w:p>
    <w:p>
      <w:pPr>
        <w:pStyle w:val="CommentText"/>
      </w:pPr>
      <w:r>
        <w:t xml:space="preserve">• SET (abstract) — not recognised in the approved list and not introduced in the document. Please verify and expand on first use.</w:t>
      </w:r>
    </w:p>
    <w:p>
      <w:pPr>
        <w:pStyle w:val="CommentText"/>
      </w:pPr>
      <w:r>
        <w:t xml:space="preserve">• SETs (abstract) — not recognised in the approved list and not introduced in the document. Please verify and expand on first use.</w:t>
      </w:r>
    </w:p>
    <w:p>
      <w:pPr>
        <w:pStyle w:val="CommentText"/>
      </w:pPr>
      <w:r>
        <w:t xml:space="preserve">• SET (body, first use) — not recognised in the approved list and not introduced in the document. Please verify and expand on first use.</w:t>
      </w:r>
    </w:p>
    <w:p>
      <w:pPr>
        <w:pStyle w:val="CommentText"/>
      </w:pPr>
      <w:r>
        <w:t xml:space="preserve">• MSE (body, first use) — not recognised in the approved list and not introduced in the document. Please verify and expand on first use.</w:t>
      </w:r>
    </w:p>
    <w:p>
      <w:pPr>
        <w:pStyle w:val="CommentText"/>
      </w:pPr>
      <w:r>
        <w:t xml:space="preserve">• SETs (body, first use) — not recognised in the approved list and not introduced in the document. Please verify and expand on first use.</w:t>
      </w:r>
    </w:p>
  </w:comment>
  <w:comment w:id="17" w:author="CopyEditor AI" w:date="2026-10-18T04:55:09+11:00" w:initials="AI">
    <w:p>
      <w:pPr>
        <w:pStyle w:val="CommentText"/>
      </w:pPr>
      <w:r>
        <w:rPr>
          <w:rStyle w:val="CommentReference"/>
        </w:rPr>
        <w:annotationRef/>
      </w:r>
      <w:r>
        <w:rPr>
          <w:b/>
        </w:rPr>
        <w:t xml:space="preserve">Author Query 2. </w:t>
      </w:r>
      <w:r>
        <w:t xml:space="preserve">Tracked style change applied: Abstract paragraph changed to style 'Front Page Text'.</w:t>
      </w:r>
    </w:p>
  </w:comment>
  <w:comment w:id="23" w:author="CopyEditor AI" w:date="2026-10-18T04:55:09+11:00" w:initials="AI">
    <w:p>
      <w:pPr>
        <w:pStyle w:val="CommentText"/>
      </w:pPr>
      <w:r>
        <w:rPr>
          <w:rStyle w:val="CommentReference"/>
        </w:rPr>
        <w:annotationRef/>
      </w:r>
      <w:r>
        <w:rPr>
          <w:b/>
        </w:rPr>
        <w:t xml:space="preserve">Author Query 3. </w:t>
      </w:r>
      <w:r>
        <w:t xml:space="preserve">5 US spellings were changed to Australian English with tracked changes: recognize → recognise (1 occurrence); favorable → favourable (1 occurrence); generalizability → generalisability (1 occurrence); organization → organisation (1 occurrence); emphasizing → emphasising (1 occurrence).</w:t>
      </w:r>
    </w:p>
  </w:comment>
  <w:comment w:id="24" w:author="CopyEditor AI" w:date="2026-10-18T04:55:09+11:00" w:initials="AI">
    <w:p>
      <w:pPr>
        <w:pStyle w:val="CommentText"/>
      </w:pPr>
      <w:r>
        <w:rPr>
          <w:b/>
        </w:rPr>
        <w:t xml:space="preserve">Author Query 4. </w:t>
      </w:r>
      <w:r>
        <w:t xml:space="preserve">Possible typo: 'nonattending'. Did you mean 'nonfattening'? Please verify.</w:t>
      </w:r>
    </w:p>
  </w:comment>
  <w:comment w:id="19" w:author="CopyEditor AI" w:date="2026-10-18T04:55:09+11:00" w:initials="AI">
    <w:p>
      <w:pPr>
        <w:pStyle w:val="CommentText"/>
      </w:pPr>
      <w:r>
        <w:rPr>
          <w:rStyle w:val="CommentReference"/>
        </w:rPr>
        <w:annotationRef/>
      </w:r>
      <w:r>
        <w:rPr>
          <w:b/>
        </w:rPr>
        <w:t xml:space="preserve">Author Query 5. </w:t>
      </w:r>
      <w:r>
        <w:t xml:space="preserve">This paragraph has only 2 sentences (65 words) and is too short. Consider merging it with an adjacent paragraph or expanding it.</w:t>
      </w:r>
    </w:p>
  </w:comment>
  <w:comment w:id="1" w:author="CopyEditor AI" w:date="2026-10-18T04:55:09+11:00" w:initials="AI">
    <w:p>
      <w:pPr>
        <w:pStyle w:val="CommentText"/>
      </w:pPr>
      <w:r>
        <w:rPr>
          <w:rStyle w:val="CommentReference"/>
        </w:rPr>
        <w:annotationRef/>
      </w:r>
      <w:r>
        <w:rPr>
          <w:b/>
        </w:rPr>
        <w:t xml:space="preserve">Author Query 6. </w:t>
      </w:r>
      <w:r>
        <w:t xml:space="preserve">Required section 'Introduction' not found</w:t>
      </w:r>
    </w:p>
  </w:comment>
  <w:comment w:id="2" w:author="CopyEditor AI" w:date="2026-10-18T04:55:09+11:00" w:initials="AI">
    <w:p>
      <w:pPr>
        <w:pStyle w:val="CommentText"/>
      </w:pPr>
      <w:r>
        <w:rPr>
          <w:rStyle w:val="CommentReference"/>
        </w:rPr>
        <w:annotationRef/>
      </w:r>
      <w:r>
        <w:rPr>
          <w:b/>
        </w:rPr>
        <w:t xml:space="preserve">Author Query 7. </w:t>
      </w:r>
      <w:r>
        <w:t xml:space="preserve">Required section 'Literature' not found</w:t>
      </w:r>
    </w:p>
  </w:comment>
  <w:comment w:id="3" w:author="CopyEditor AI" w:date="2026-10-18T04:55:09+11:00" w:initials="AI">
    <w:p>
      <w:pPr>
        <w:pStyle w:val="CommentText"/>
      </w:pPr>
      <w:r>
        <w:rPr>
          <w:rStyle w:val="CommentReference"/>
        </w:rPr>
        <w:annotationRef/>
      </w:r>
      <w:r>
        <w:rPr>
          <w:b/>
        </w:rPr>
        <w:t xml:space="preserve">Author Query 8. </w:t>
      </w:r>
      <w:r>
        <w:t xml:space="preserve">Required Method subsection 'Research Design' missing</w:t>
      </w:r>
    </w:p>
  </w:comment>
  <w:comment w:id="4" w:author="CopyEditor AI" w:date="2026-10-18T04:55:09+11:00" w:initials="AI">
    <w:p>
      <w:pPr>
        <w:pStyle w:val="CommentText"/>
      </w:pPr>
      <w:r>
        <w:rPr>
          <w:rStyle w:val="CommentReference"/>
        </w:rPr>
        <w:annotationRef/>
      </w:r>
      <w:r>
        <w:rPr>
          <w:b/>
        </w:rPr>
        <w:t xml:space="preserve">Author Query 9. </w:t>
      </w:r>
      <w:r>
        <w:t xml:space="preserve">Required Method subsection 'Participants' missing</w:t>
      </w:r>
    </w:p>
  </w:comment>
  <w:comment w:id="5" w:author="CopyEditor AI" w:date="2026-10-18T04:55:09+11:00" w:initials="AI">
    <w:p>
      <w:pPr>
        <w:pStyle w:val="CommentText"/>
      </w:pPr>
      <w:r>
        <w:rPr>
          <w:rStyle w:val="CommentReference"/>
        </w:rPr>
        <w:annotationRef/>
      </w:r>
      <w:r>
        <w:rPr>
          <w:b/>
        </w:rPr>
        <w:t xml:space="preserve">Author Query 10. </w:t>
      </w:r>
      <w:r>
        <w:t xml:space="preserve">Required Method subsection 'Measures' missing</w:t>
      </w:r>
    </w:p>
  </w:comment>
  <w:comment w:id="6" w:author="CopyEditor AI" w:date="2026-10-18T04:55:09+11:00" w:initials="AI">
    <w:p>
      <w:pPr>
        <w:pStyle w:val="CommentText"/>
      </w:pPr>
      <w:r>
        <w:rPr>
          <w:rStyle w:val="CommentReference"/>
        </w:rPr>
        <w:annotationRef/>
      </w:r>
      <w:r>
        <w:rPr>
          <w:b/>
        </w:rPr>
        <w:t xml:space="preserve">Author Query 11. </w:t>
      </w:r>
      <w:r>
        <w:t xml:space="preserve">Required Method subsection 'Procedure' missing</w:t>
      </w:r>
    </w:p>
  </w:comment>
  <w:comment w:id="7" w:author="CopyEditor AI" w:date="2026-10-18T04:55:09+11:00" w:initials="AI">
    <w:p>
      <w:pPr>
        <w:pStyle w:val="CommentText"/>
      </w:pPr>
      <w:r>
        <w:rPr>
          <w:rStyle w:val="CommentReference"/>
        </w:rPr>
        <w:annotationRef/>
      </w:r>
      <w:r>
        <w:rPr>
          <w:b/>
        </w:rPr>
        <w:t xml:space="preserve">Author Query 12. </w:t>
      </w:r>
      <w:r>
        <w:t xml:space="preserve">Required Method subsection 'Analysis' missing</w:t>
      </w:r>
    </w:p>
  </w:comment>
  <w:comment w:id="27" w:author="CopyEditor AI" w:date="2026-10-18T04:55:09+11:00" w:initials="AI">
    <w:p>
      <w:pPr>
        <w:pStyle w:val="CommentText"/>
      </w:pPr>
      <w:r>
        <w:rPr>
          <w:b/>
        </w:rPr>
        <w:t xml:space="preserve">Author Query 13. </w:t>
      </w:r>
      <w:r>
        <w:t xml:space="preserve">Please check the subject-verb agreement here. The subject phrase 'the analysis' appears to be singular, so 'were' may need to be revised to 'was'.</w:t>
      </w:r>
    </w:p>
  </w:comment>
  <w:comment w:id="28" w:author="CopyEditor AI" w:date="2026-10-18T04:55:09+11:00" w:initials="AI">
    <w:p>
      <w:pPr>
        <w:pStyle w:val="CommentText"/>
      </w:pPr>
      <w:r>
        <w:rPr>
          <w:b/>
        </w:rPr>
        <w:t xml:space="preserve">Author Query 14. </w:t>
      </w:r>
      <w:r>
        <w:t xml:space="preserve">Please check the subject-verb agreement here. The subject phrase 'the analysis' appears to be singular, so 'were' may need to be revised to 'was'.</w:t>
      </w:r>
    </w:p>
  </w:comment>
  <w:comment w:id="25" w:author="CopyEditor AI" w:date="2026-10-18T04:55:09+11:00" w:initials="AI">
    <w:p>
      <w:pPr>
        <w:pStyle w:val="CommentText"/>
      </w:pPr>
      <w:r>
        <w:rPr>
          <w:b/>
        </w:rPr>
        <w:t xml:space="preserve">Author Query 15. </w:t>
      </w:r>
      <w:r>
        <w:t xml:space="preserve">Possible typo: 'scatterplot'. Did you mean 'scattershot'? Please verify.</w:t>
      </w:r>
    </w:p>
  </w:comment>
  <w:comment w:id="8" w:author="CopyEditor AI" w:date="2026-10-18T04:55:09+11:00" w:initials="AI">
    <w:p>
      <w:pPr>
        <w:pStyle w:val="CommentText"/>
      </w:pPr>
      <w:r>
        <w:rPr>
          <w:rStyle w:val="CommentReference"/>
        </w:rPr>
        <w:annotationRef/>
      </w:r>
      <w:r>
        <w:rPr>
          <w:b/>
        </w:rPr>
        <w:t xml:space="preserve">Author Query 16. </w:t>
      </w:r>
      <w:r>
        <w:t xml:space="preserve">Required Discussion subsection 'Practical Implications' missing</w:t>
      </w:r>
    </w:p>
  </w:comment>
  <w:comment w:id="9" w:author="CopyEditor AI" w:date="2026-10-18T04:55:09+11:00" w:initials="AI">
    <w:p>
      <w:pPr>
        <w:pStyle w:val="CommentText"/>
      </w:pPr>
      <w:r>
        <w:rPr>
          <w:rStyle w:val="CommentReference"/>
        </w:rPr>
        <w:annotationRef/>
      </w:r>
      <w:r>
        <w:rPr>
          <w:b/>
        </w:rPr>
        <w:t xml:space="preserve">Author Query 17. </w:t>
      </w:r>
      <w:r>
        <w:t xml:space="preserve">Required Discussion subsection 'Theoretical Implications' missing</w:t>
      </w:r>
    </w:p>
  </w:comment>
  <w:comment w:id="10" w:author="CopyEditor AI" w:date="2026-10-18T04:55:09+11:00" w:initials="AI">
    <w:p>
      <w:pPr>
        <w:pStyle w:val="CommentText"/>
      </w:pPr>
      <w:r>
        <w:rPr>
          <w:rStyle w:val="CommentReference"/>
        </w:rPr>
        <w:annotationRef/>
      </w:r>
      <w:r>
        <w:rPr>
          <w:b/>
        </w:rPr>
        <w:t xml:space="preserve">Author Query 18. </w:t>
      </w:r>
      <w:r>
        <w:t xml:space="preserve">Required Discussion subsection 'Limitations and Future Research' missing</w:t>
      </w:r>
    </w:p>
  </w:comment>
  <w:comment w:id="22" w:author="CopyEditor AI" w:date="2026-10-18T04:55:09+11:00" w:initials="AI">
    <w:p>
      <w:pPr>
        <w:pStyle w:val="CommentText"/>
      </w:pPr>
      <w:r>
        <w:rPr>
          <w:rStyle w:val="CommentReference"/>
        </w:rPr>
        <w:annotationRef/>
      </w:r>
      <w:r>
        <w:rPr>
          <w:b/>
        </w:rPr>
        <w:t xml:space="preserve">Author Query 19. </w:t>
      </w:r>
      <w:r>
        <w:t xml:space="preserve">This paragraph has only 2 sentences (87 words) and is too short. Consider merging it with an adjacent paragraph or expanding it.</w:t>
      </w:r>
    </w:p>
  </w:comment>
  <w:comment w:id="31" w:author="CopyEditor AI" w:date="2026-10-18T04:55:09+11:00" w:initials="AI">
    <w:p>
      <w:pPr>
        <w:pStyle w:val="CommentText"/>
      </w:pPr>
      <w:r>
        <w:rPr>
          <w:b/>
        </w:rPr>
        <w:t xml:space="preserve">Author Query 20. </w:t>
      </w:r>
      <w:r>
        <w:t xml:space="preserve">This paragraph has 2 sentence(s). Please expand it to at least three sentences where appropriate.</w:t>
      </w:r>
    </w:p>
  </w:comment>
  <w:comment w:id="11" w:author="CopyEditor AI" w:date="2026-10-18T04:55:09+11:00" w:initials="AI">
    <w:p>
      <w:pPr>
        <w:pStyle w:val="CommentText"/>
      </w:pPr>
      <w:r>
        <w:rPr>
          <w:rStyle w:val="CommentReference"/>
        </w:rPr>
        <w:annotationRef/>
      </w:r>
      <w:r>
        <w:rPr>
          <w:b/>
        </w:rPr>
        <w:t xml:space="preserve">Author Query 21. </w:t>
      </w:r>
      <w:r>
        <w:t xml:space="preserve">Required section 'Acknowledgements' not found</w:t>
      </w:r>
    </w:p>
  </w:comment>
  <w:comment w:id="30" w:author="CopyEditor AI" w:date="2026-10-18T04:55:09+11:00" w:initials="AI">
    <w:p>
      <w:pPr>
        <w:pStyle w:val="CommentText"/>
      </w:pPr>
      <w:r>
        <w:rPr>
          <w:b/>
        </w:rPr>
        <w:t xml:space="preserve">Author Query 22. </w:t>
      </w:r>
      <w:r>
        <w:t xml:space="preserve">The reference list does not appear to be in alphabetical order. APA 7 (JUTLP house style) requires entries to be ordered alphabetically by the first author's surname. For example, “Figure 1” appears after “Webb” but should come before it. Please reorder the reference list alphabetically by first-author surname.</w:t>
      </w:r>
    </w:p>
  </w:comment>
  <w:comment w:id="12" w:author="CopyEditor AI" w:date="2026-10-18T04:55:09+11:00" w:initials="AI">
    <w:p>
      <w:pPr>
        <w:pStyle w:val="CommentText"/>
      </w:pPr>
      <w:r>
        <w:rPr>
          <w:rStyle w:val="CommentReference"/>
        </w:rPr>
        <w:annotationRef/>
      </w:r>
      <w:r>
        <w:rPr>
          <w:b/>
        </w:rPr>
        <w:t xml:space="preserve">Author Query 23. </w:t>
      </w:r>
      <w:r>
        <w:t xml:space="preserve">Reference list issue summary: 3 reference-format issues. Please review the reference list before publication.</w:t>
      </w:r>
    </w:p>
  </w:comment>
  <w:comment w:id="32" w:author="CopyEditor AI" w:date="2026-10-18T04:55:09+11:00" w:initials="AI">
    <w:p>
      <w:pPr>
        <w:pStyle w:val="CommentText"/>
      </w:pPr>
      <w:r>
        <w:rPr>
          <w:rStyle w:val="CommentReference"/>
        </w:rPr>
        <w:annotationRef/>
      </w:r>
      <w:r>
        <w:rPr>
          <w:b/>
        </w:rPr>
        <w:t xml:space="preserve">Author Query 24. </w:t>
      </w:r>
      <w:r>
        <w:t xml:space="preserve">Entry 2: we could not confirm this reference automatically — please check it against CrossRef: Berk, R. A. (2012). Top 20 strategies to increase the online response rates of s</w:t>
      </w:r>
    </w:p>
  </w:comment>
  <w:comment w:id="33" w:author="CopyEditor AI" w:date="2026-10-18T04:55:09+11:00" w:initials="AI">
    <w:p>
      <w:pPr>
        <w:pStyle w:val="CommentText"/>
      </w:pPr>
      <w:r>
        <w:rPr>
          <w:rStyle w:val="CommentReference"/>
        </w:rPr>
        <w:annotationRef/>
      </w:r>
      <w:r>
        <w:rPr>
          <w:b/>
        </w:rPr>
        <w:t xml:space="preserve">Author Query 25. </w:t>
      </w:r>
      <w:r>
        <w:t xml:space="preserve">Entry 7: we could not confirm this reference automatically — please check it against CrossRef: Buller, J. L. (2012). Best practices in faculty evaluation: A practical guide fo</w:t>
      </w:r>
    </w:p>
  </w:comment>
  <w:comment w:id="34" w:author="CopyEditor AI" w:date="2026-10-18T04:55:09+11:00" w:initials="AI">
    <w:p>
      <w:pPr>
        <w:pStyle w:val="CommentText"/>
      </w:pPr>
      <w:r>
        <w:rPr>
          <w:rStyle w:val="CommentReference"/>
        </w:rPr>
        <w:annotationRef/>
      </w:r>
      <w:r>
        <w:rPr>
          <w:b/>
        </w:rPr>
        <w:t xml:space="preserve">Author Query 26. </w:t>
      </w:r>
      <w:r>
        <w:t xml:space="preserve">Entry 8: we could not confirm this reference automatically — please check it against CrossRef: Dewar, J. M. (2011). Helping stakeholders understand the limitations of SRT data</w:t>
      </w:r>
    </w:p>
  </w:comment>
  <w:comment w:id="35" w:author="CopyEditor AI" w:date="2026-10-18T04:55:09+11:00" w:initials="AI">
    <w:p>
      <w:pPr>
        <w:pStyle w:val="CommentText"/>
      </w:pPr>
      <w:r>
        <w:rPr>
          <w:rStyle w:val="CommentReference"/>
        </w:rPr>
        <w:annotationRef/>
      </w:r>
      <w:r>
        <w:rPr>
          <w:b/>
        </w:rPr>
        <w:t xml:space="preserve">Author Query 27. </w:t>
      </w:r>
      <w:r>
        <w:t xml:space="preserve">Entry 12: DOI may not match this reference (CrossRef returned different content) — please verify the DOI is correct</w:t>
      </w:r>
    </w:p>
  </w:comment>
  <w:comment w:id="36" w:author="CopyEditor AI" w:date="2026-10-18T04:55:09+11:00" w:initials="AI">
    <w:p>
      <w:pPr>
        <w:pStyle w:val="CommentText"/>
      </w:pPr>
      <w:r>
        <w:rPr>
          <w:rStyle w:val="CommentReference"/>
        </w:rPr>
        <w:annotationRef/>
      </w:r>
      <w:r>
        <w:rPr>
          <w:b/>
        </w:rPr>
        <w:t xml:space="preserve">Author Query 28. </w:t>
      </w:r>
      <w:r>
        <w:t xml:space="preserve">Entry 20: CrossRef returned malformed APA output — please verify the DOI manually (10.1002/au.222)</w:t>
      </w:r>
    </w:p>
  </w:comment>
  <w:comment w:id="13" w:author="CopyEditor AI" w:date="2026-10-18T04:55:09+11:00" w:initials="AI">
    <w:p>
      <w:pPr>
        <w:pStyle w:val="CommentText"/>
      </w:pPr>
      <w:r>
        <w:rPr>
          <w:rStyle w:val="CommentReference"/>
        </w:rPr>
        <w:annotationRef/>
      </w:r>
      <w:r>
        <w:rPr>
          <w:b/>
        </w:rPr>
        <w:t xml:space="preserve">Author Query 29. </w:t>
      </w:r>
      <w:r>
        <w:t xml:space="preserve">Entry 27 [Journal article]: volume number found but issue number appears to be missing — add the issue number in parentheses after the volume if the journal uses one. APA 7 format: Author, A. A., &amp; Author, B. B. (Year). Title of article. Journal Name, Volume(Issue), pp. X–Y. https://doi.org/...</w:t>
      </w:r>
    </w:p>
  </w:comment>
  <w:comment w:id="37" w:author="CopyEditor AI" w:date="2026-10-18T04:55:09+11:00" w:initials="AI">
    <w:p>
      <w:pPr>
        <w:pStyle w:val="CommentText"/>
      </w:pPr>
      <w:r>
        <w:rPr>
          <w:rStyle w:val="CommentReference"/>
        </w:rPr>
        <w:annotationRef/>
      </w:r>
      <w:r>
        <w:rPr>
          <w:b/>
        </w:rPr>
        <w:t xml:space="preserve">Author Query 30. </w:t>
      </w:r>
      <w:r>
        <w:t xml:space="preserve">Entry 29: DOI may not match this reference (CrossRef returned different content) — please verify the DOI is correct</w:t>
      </w:r>
    </w:p>
  </w:comment>
  <w:comment w:id="29" w:author="CopyEditor AI" w:date="2026-10-18T04:55:09+11:00" w:initials="AI">
    <w:p>
      <w:pPr>
        <w:pStyle w:val="CommentText"/>
      </w:pPr>
      <w:r>
        <w:rPr>
          <w:b/>
        </w:rPr>
        <w:t xml:space="preserve">Author Query 31. </w:t>
      </w:r>
      <w:r>
        <w:t xml:space="preserve">JUTLP does not accept appendices — the manuscript must end with the References section. This content appears after the reference list. Please integrate any essential material into the body of the paper and remove it from here.</w:t>
      </w:r>
    </w:p>
  </w:comment>
  <w:comment w:id="14" w:author="CopyEditor AI" w:date="2026-10-18T04:55:09+11:00" w:initials="AI">
    <w:p>
      <w:pPr>
        <w:pStyle w:val="CommentText"/>
      </w:pPr>
      <w:r>
        <w:rPr>
          <w:rStyle w:val="CommentReference"/>
        </w:rPr>
        <w:annotationRef/>
      </w:r>
      <w:r>
        <w:rPr>
          <w:b/>
        </w:rPr>
        <w:t xml:space="preserve">Author Query 32. </w:t>
      </w:r>
      <w:r>
        <w:t xml:space="preserve">No keywords found</w:t>
      </w:r>
    </w:p>
  </w:comment>
  <w:comment w:id="15" w:author="CopyEditor AI" w:date="2026-10-18T04:55:09+11:00" w:initials="AI">
    <w:p>
      <w:pPr>
        <w:pStyle w:val="CommentText"/>
      </w:pPr>
      <w:r>
        <w:rPr>
          <w:rStyle w:val="CommentReference"/>
        </w:rPr>
        <w:annotationRef/>
      </w:r>
      <w:r>
        <w:rPr>
          <w:b/>
        </w:rPr>
        <w:t xml:space="preserve">Author Query 33. </w:t>
      </w:r>
      <w:r>
        <w:t xml:space="preserve">Normalised author formatting: removed colour from 2 run(s); removed highlighting from 1 run(s); removed 15 blank paragraph(s).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9C2581" w14:textId="77777777" w:rsidR="00A66E09" w:rsidRDefault="00A66E09" w:rsidP="00E102C3">
      <w:r>
        <w:separator/>
      </w:r>
    </w:p>
    <w:p w14:paraId="2957AB8B" w14:textId="77777777" w:rsidR="00A66E09" w:rsidRDefault="00A66E09" w:rsidP="00E102C3"/>
  </w:endnote>
  <w:endnote w:type="continuationSeparator" w:id="0">
    <w:p w14:paraId="374A2FED" w14:textId="77777777" w:rsidR="00A66E09" w:rsidRDefault="00A66E09" w:rsidP="00E102C3">
      <w:r>
        <w:continuationSeparator/>
      </w:r>
    </w:p>
    <w:p w14:paraId="341D7A27" w14:textId="77777777" w:rsidR="00A66E09" w:rsidRDefault="00A66E09" w:rsidP="00E10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EE637B" w14:textId="77777777" w:rsidR="00A66E09" w:rsidRDefault="00A66E09" w:rsidP="00E102C3">
      <w:r>
        <w:separator/>
      </w:r>
    </w:p>
    <w:p w14:paraId="286B5674" w14:textId="77777777" w:rsidR="00A66E09" w:rsidRDefault="00A66E09" w:rsidP="00E102C3"/>
  </w:footnote>
  <w:footnote w:type="continuationSeparator" w:id="0">
    <w:p w14:paraId="1313EDA1" w14:textId="77777777" w:rsidR="00A66E09" w:rsidRDefault="00A66E09" w:rsidP="00E102C3">
      <w:r>
        <w:continuationSeparator/>
      </w:r>
    </w:p>
    <w:p w14:paraId="7E900743" w14:textId="77777777" w:rsidR="00A66E09" w:rsidRDefault="00A66E09" w:rsidP="00E102C3"/>
  </w:footnote>
  <w:footnote w:id="1">
    <w:p w14:paraId="2C64CC93" w14:textId="77777777" w:rsidR="00EC63D6" w:rsidRPr="00FA75AB" w:rsidRDefault="00EC63D6">
      <w:pPr>
        <w:pStyle w:val="FootnoteText"/>
        <w:rPr>
          <w:rFonts w:asciiTheme="minorHAnsi" w:hAnsiTheme="minorHAnsi" w:cstheme="minorHAnsi"/>
        </w:rPr>
      </w:pPr>
      <w:r w:rsidRPr="00FA75AB">
        <w:rPr>
          <w:rStyle w:val="FootnoteReference"/>
          <w:rFonts w:asciiTheme="minorHAnsi" w:hAnsiTheme="minorHAnsi" w:cstheme="minorHAnsi"/>
        </w:rPr>
        <w:footnoteRef/>
      </w:r>
      <w:r w:rsidRPr="00FA75AB">
        <w:rPr>
          <w:rFonts w:asciiTheme="minorHAnsi" w:hAnsiTheme="minorHAnsi" w:cstheme="minorHAnsi"/>
        </w:rPr>
        <w:t xml:space="preserve"> A Greenhouse</w:t>
      </w:r>
      <w:r w:rsidR="006274E0" w:rsidRPr="00FA75AB">
        <w:rPr>
          <w:rFonts w:asciiTheme="minorHAnsi" w:hAnsiTheme="minorHAnsi" w:cstheme="minorHAnsi"/>
        </w:rPr>
        <w:t>–</w:t>
      </w:r>
      <w:r w:rsidRPr="00FA75AB">
        <w:rPr>
          <w:rFonts w:asciiTheme="minorHAnsi" w:hAnsiTheme="minorHAnsi" w:cstheme="minorHAnsi"/>
        </w:rPr>
        <w:t>Geisser adjustment of the degrees of freedom was performed in anticipation of a sphericity assumption violation.</w:t>
      </w:r>
    </w:p>
  </w:footnote>
  <w:footnote w:id="2">
    <w:p w14:paraId="3208E6D7" w14:textId="77777777" w:rsidR="00EC63D6" w:rsidRPr="006274E0" w:rsidRDefault="00EC63D6">
      <w:pPr>
        <w:pStyle w:val="FootnoteText"/>
        <w:rPr>
          <w:rFonts w:ascii="Times New Roman" w:hAnsi="Times New Roman" w:cs="Times New Roman"/>
        </w:rPr>
      </w:pPr>
      <w:r w:rsidRPr="00FA75AB">
        <w:rPr>
          <w:rStyle w:val="FootnoteReference"/>
          <w:rFonts w:asciiTheme="minorHAnsi" w:hAnsiTheme="minorHAnsi" w:cstheme="minorHAnsi"/>
        </w:rPr>
        <w:footnoteRef/>
      </w:r>
      <w:r w:rsidRPr="00FA75AB">
        <w:rPr>
          <w:rFonts w:asciiTheme="minorHAnsi" w:hAnsiTheme="minorHAnsi" w:cstheme="minorHAnsi"/>
        </w:rPr>
        <w:t xml:space="preserve"> A test of the homogeneity of variance assumption revealed no statistically significant difference in response rate variance between the two delivery modes for the 1st, 2nd, and 3rd years.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cs="Calibri"/>
        <w:szCs w:val="22"/>
      </w:rPr>
      <w:id w:val="824625240"/>
      <w:docPartObj>
        <w:docPartGallery w:val="Page Numbers (Top of Page)"/>
        <w:docPartUnique/>
      </w:docPartObj>
    </w:sdtPr>
    <w:sdtEndPr>
      <w:rPr>
        <w:noProof/>
      </w:rPr>
    </w:sdtEndPr>
    <w:sdtContent>
      <w:p w14:paraId="6C3849DC" w14:textId="44631D68" w:rsidR="00EC63D6" w:rsidRPr="00222A35" w:rsidRDefault="005D4500" w:rsidP="00E102C3">
        <w:pPr>
          <w:pStyle w:val="Header"/>
          <w:ind w:firstLine="0"/>
          <w:rPr>
            <w:rFonts w:cs="Calibri"/>
            <w:szCs w:val="22"/>
          </w:rPr>
        </w:pPr>
        <w:r>
          <w:rPr>
            <w:rFonts w:cs="Calibri"/>
            <w:szCs w:val="22"/>
          </w:rPr>
          <w:t xml:space="preserve">COMPARISON OF </w:t>
        </w:r>
        <w:r w:rsidR="00DC0F42" w:rsidRPr="00222A35">
          <w:rPr>
            <w:rFonts w:cs="Calibri"/>
            <w:szCs w:val="22"/>
          </w:rPr>
          <w:t>STUDENT EVALUATION</w:t>
        </w:r>
        <w:r>
          <w:rPr>
            <w:rFonts w:cs="Calibri"/>
            <w:szCs w:val="22"/>
          </w:rPr>
          <w:t>S</w:t>
        </w:r>
        <w:r w:rsidR="00DC0F42" w:rsidRPr="00222A35">
          <w:rPr>
            <w:rFonts w:cs="Calibri"/>
            <w:szCs w:val="22"/>
          </w:rPr>
          <w:t xml:space="preserve"> OF TEACHING</w:t>
        </w:r>
        <w:r w:rsidR="00EC63D6" w:rsidRPr="00222A35">
          <w:rPr>
            <w:rFonts w:cs="Calibri"/>
            <w:szCs w:val="22"/>
          </w:rPr>
          <w:tab/>
        </w:r>
        <w:r w:rsidR="00EC63D6" w:rsidRPr="00222A35">
          <w:rPr>
            <w:rFonts w:cs="Calibri"/>
            <w:szCs w:val="22"/>
          </w:rPr>
          <w:fldChar w:fldCharType="begin"/>
        </w:r>
        <w:r w:rsidR="00EC63D6" w:rsidRPr="00222A35">
          <w:rPr>
            <w:rFonts w:cs="Calibri"/>
            <w:szCs w:val="22"/>
          </w:rPr>
          <w:instrText xml:space="preserve"> PAGE   \* MERGEFORMAT </w:instrText>
        </w:r>
        <w:r w:rsidR="00EC63D6" w:rsidRPr="00222A35">
          <w:rPr>
            <w:rFonts w:cs="Calibri"/>
            <w:szCs w:val="22"/>
          </w:rPr>
          <w:fldChar w:fldCharType="separate"/>
        </w:r>
        <w:r w:rsidR="003649CB" w:rsidRPr="00222A35">
          <w:rPr>
            <w:rFonts w:cs="Calibri"/>
            <w:noProof/>
            <w:szCs w:val="22"/>
          </w:rPr>
          <w:t>19</w:t>
        </w:r>
        <w:r w:rsidR="00EC63D6" w:rsidRPr="00222A35">
          <w:rPr>
            <w:rFonts w:cs="Calibri"/>
            <w:noProof/>
            <w:szCs w:val="22"/>
          </w:rPr>
          <w:fldChar w:fldCharType="end"/>
        </w:r>
      </w:p>
    </w:sdtContent>
  </w:sdt>
  <w:p w14:paraId="4676793A" w14:textId="77777777" w:rsidR="00EC63D6" w:rsidRPr="00222A35" w:rsidRDefault="00EC63D6" w:rsidP="00E102C3">
    <w:pPr>
      <w:pStyle w:val="Header"/>
      <w:rPr>
        <w:rFonts w:cs="Calibri"/>
        <w:szCs w:val="22"/>
      </w:rPr>
    </w:pPr>
  </w:p>
  <w:p>
    <w:pPr>
      <w:jc w:val="left"/>
      <w:pStyle w:val="Header"/>
      <w:tabs>
        <w:tab w:val="right" w:pos="9360"/>
      </w:tabs>
    </w:pPr>
    <w:r>
      <w:t>COMPARISON OF STUDENT EVALUATIONS OF TEACHING</w:t>
    </w:r>
    <w:r>
      <w:tab/>
    </w:r>
    <w:fldSimple w:instr=" PAGE ">
      <w:r>
        <w:rPr>
          <w:rFonts w:ascii="Calibri" w:hAnsi="Calibri" w:cs="Calibri"/>
          <w:sz w:val="22"/>
        </w:rPr>
        <w:t>1</w:t>
      </w:r>
    </w:fldSimple>
  </w:p>
</w:hdr>
</file>

<file path=word/header2.xml><?xml version="1.0" encoding="utf-8"?>
<w:hdr xmlns:w="http://schemas.openxmlformats.org/wordprocessingml/2006/main">
  <w:p>
    <w:pPr>
      <w:jc w:val="left"/>
      <w:pStyle w:val="Header"/>
      <w:tabs>
        <w:tab w:val="right" w:pos="9360"/>
      </w:tabs>
    </w:pPr>
    <w:r>
      <w:t>COMPARISON OF STUDENT EVALUATIONS OF TEACHING</w:t>
    </w:r>
    <w:r>
      <w:tab/>
    </w:r>
    <w:fldSimple w:instr=" PAGE ">
      <w:r>
        <w:rPr>
          <w:rFonts w:ascii="Calibri" w:hAnsi="Calibri" w:cs="Calibri"/>
          <w:sz w:val="22"/>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A564A0"/>
    <w:multiLevelType w:val="multilevel"/>
    <w:tmpl w:val="244C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doNotTrackFormatting/>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showDel/>
  <w:showInsMarkup/>
  <w:revisionView w:markup="1" w:comments="1" w:displayXMLNames="0" w:showDel="1" w:showInsMarkup="1" w:formatting="1" w:inkAnnotations="1"/>
  <w:rsids>
    <w:rsidRoot w:val="00E102C3"/>
    <w:rsid w:val="00023F33"/>
    <w:rsid w:val="000251D5"/>
    <w:rsid w:val="00073180"/>
    <w:rsid w:val="00076281"/>
    <w:rsid w:val="0008031E"/>
    <w:rsid w:val="0009623B"/>
    <w:rsid w:val="000A5A29"/>
    <w:rsid w:val="000A7152"/>
    <w:rsid w:val="000E0616"/>
    <w:rsid w:val="00103A39"/>
    <w:rsid w:val="00120A65"/>
    <w:rsid w:val="001263C3"/>
    <w:rsid w:val="00132939"/>
    <w:rsid w:val="00167F5B"/>
    <w:rsid w:val="0017154C"/>
    <w:rsid w:val="001A6792"/>
    <w:rsid w:val="001C2344"/>
    <w:rsid w:val="001D7F11"/>
    <w:rsid w:val="001F4777"/>
    <w:rsid w:val="00203AA4"/>
    <w:rsid w:val="00213D88"/>
    <w:rsid w:val="0021772D"/>
    <w:rsid w:val="00222A35"/>
    <w:rsid w:val="00223F0B"/>
    <w:rsid w:val="002272D2"/>
    <w:rsid w:val="00236E04"/>
    <w:rsid w:val="002443EB"/>
    <w:rsid w:val="00290C63"/>
    <w:rsid w:val="0029125E"/>
    <w:rsid w:val="002C18D1"/>
    <w:rsid w:val="002E4FFA"/>
    <w:rsid w:val="002F5057"/>
    <w:rsid w:val="00304AE7"/>
    <w:rsid w:val="00322A54"/>
    <w:rsid w:val="00340295"/>
    <w:rsid w:val="00342C89"/>
    <w:rsid w:val="00357698"/>
    <w:rsid w:val="003649CB"/>
    <w:rsid w:val="00365ACF"/>
    <w:rsid w:val="00374868"/>
    <w:rsid w:val="003A71C8"/>
    <w:rsid w:val="003C5C48"/>
    <w:rsid w:val="003F1DC5"/>
    <w:rsid w:val="00416392"/>
    <w:rsid w:val="004172EC"/>
    <w:rsid w:val="00477945"/>
    <w:rsid w:val="00486B99"/>
    <w:rsid w:val="004B20CE"/>
    <w:rsid w:val="004B274A"/>
    <w:rsid w:val="004D01F1"/>
    <w:rsid w:val="004E6B89"/>
    <w:rsid w:val="004F63CE"/>
    <w:rsid w:val="0051642E"/>
    <w:rsid w:val="00520B4B"/>
    <w:rsid w:val="00582191"/>
    <w:rsid w:val="005922A9"/>
    <w:rsid w:val="005C4840"/>
    <w:rsid w:val="005D4500"/>
    <w:rsid w:val="005D5F0F"/>
    <w:rsid w:val="00605E2C"/>
    <w:rsid w:val="006102E6"/>
    <w:rsid w:val="006110AB"/>
    <w:rsid w:val="006117B0"/>
    <w:rsid w:val="00611E10"/>
    <w:rsid w:val="00616377"/>
    <w:rsid w:val="006274E0"/>
    <w:rsid w:val="00643113"/>
    <w:rsid w:val="00666591"/>
    <w:rsid w:val="006A474F"/>
    <w:rsid w:val="006B657A"/>
    <w:rsid w:val="006D475F"/>
    <w:rsid w:val="006E2EC8"/>
    <w:rsid w:val="00700473"/>
    <w:rsid w:val="00714A71"/>
    <w:rsid w:val="00736896"/>
    <w:rsid w:val="00750D4C"/>
    <w:rsid w:val="007617BF"/>
    <w:rsid w:val="00795729"/>
    <w:rsid w:val="007B4C07"/>
    <w:rsid w:val="007C0A3E"/>
    <w:rsid w:val="007C3AF9"/>
    <w:rsid w:val="007D042B"/>
    <w:rsid w:val="007F2410"/>
    <w:rsid w:val="00856ABA"/>
    <w:rsid w:val="00860780"/>
    <w:rsid w:val="00873A2C"/>
    <w:rsid w:val="00874378"/>
    <w:rsid w:val="008A49D2"/>
    <w:rsid w:val="008B549F"/>
    <w:rsid w:val="008F5999"/>
    <w:rsid w:val="00901150"/>
    <w:rsid w:val="00914AEC"/>
    <w:rsid w:val="00955FD6"/>
    <w:rsid w:val="00966505"/>
    <w:rsid w:val="00972136"/>
    <w:rsid w:val="00984E61"/>
    <w:rsid w:val="0098563F"/>
    <w:rsid w:val="009E6D26"/>
    <w:rsid w:val="009E7A57"/>
    <w:rsid w:val="00A22C7D"/>
    <w:rsid w:val="00A25CAE"/>
    <w:rsid w:val="00A36D61"/>
    <w:rsid w:val="00A376D9"/>
    <w:rsid w:val="00A66E09"/>
    <w:rsid w:val="00A80790"/>
    <w:rsid w:val="00AA4A24"/>
    <w:rsid w:val="00AA5283"/>
    <w:rsid w:val="00AB3F29"/>
    <w:rsid w:val="00AC6ADA"/>
    <w:rsid w:val="00AE2151"/>
    <w:rsid w:val="00B13488"/>
    <w:rsid w:val="00B15BD1"/>
    <w:rsid w:val="00B330BC"/>
    <w:rsid w:val="00B40BBE"/>
    <w:rsid w:val="00B42005"/>
    <w:rsid w:val="00B708D8"/>
    <w:rsid w:val="00B75A7C"/>
    <w:rsid w:val="00B8771A"/>
    <w:rsid w:val="00B941B1"/>
    <w:rsid w:val="00B95776"/>
    <w:rsid w:val="00B97476"/>
    <w:rsid w:val="00BA3199"/>
    <w:rsid w:val="00BB2D3E"/>
    <w:rsid w:val="00BB41EE"/>
    <w:rsid w:val="00BB76BE"/>
    <w:rsid w:val="00BC1D76"/>
    <w:rsid w:val="00BE3F16"/>
    <w:rsid w:val="00C044E2"/>
    <w:rsid w:val="00C048E0"/>
    <w:rsid w:val="00C47B69"/>
    <w:rsid w:val="00C50B51"/>
    <w:rsid w:val="00C61A70"/>
    <w:rsid w:val="00C73377"/>
    <w:rsid w:val="00C76EAD"/>
    <w:rsid w:val="00C81D35"/>
    <w:rsid w:val="00CA1D68"/>
    <w:rsid w:val="00CA25BD"/>
    <w:rsid w:val="00CB32C3"/>
    <w:rsid w:val="00CC186E"/>
    <w:rsid w:val="00CC1F36"/>
    <w:rsid w:val="00CC7D0E"/>
    <w:rsid w:val="00CE40A4"/>
    <w:rsid w:val="00D23A8D"/>
    <w:rsid w:val="00D6354D"/>
    <w:rsid w:val="00D92B9C"/>
    <w:rsid w:val="00D93AC3"/>
    <w:rsid w:val="00DA462A"/>
    <w:rsid w:val="00DB2A40"/>
    <w:rsid w:val="00DC0F42"/>
    <w:rsid w:val="00DD132E"/>
    <w:rsid w:val="00DD6423"/>
    <w:rsid w:val="00DE1469"/>
    <w:rsid w:val="00DF03CD"/>
    <w:rsid w:val="00DF7926"/>
    <w:rsid w:val="00E01445"/>
    <w:rsid w:val="00E102C3"/>
    <w:rsid w:val="00E104D5"/>
    <w:rsid w:val="00E4496B"/>
    <w:rsid w:val="00E64A41"/>
    <w:rsid w:val="00E96D00"/>
    <w:rsid w:val="00E978CD"/>
    <w:rsid w:val="00EA0278"/>
    <w:rsid w:val="00EB6B08"/>
    <w:rsid w:val="00EB785F"/>
    <w:rsid w:val="00EC63D6"/>
    <w:rsid w:val="00ED4E5F"/>
    <w:rsid w:val="00F129E3"/>
    <w:rsid w:val="00F64D47"/>
    <w:rsid w:val="00F84B01"/>
    <w:rsid w:val="00F91590"/>
    <w:rsid w:val="00FA3A11"/>
    <w:rsid w:val="00FA5BF7"/>
    <w:rsid w:val="00FA75AB"/>
    <w:rsid w:val="00FB5E42"/>
    <w:rsid w:val="00FD2F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E2AF1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ind w:left="0" w:firstLine="720"/>
      <w:spacing w:line="480" w:lineRule="auto" w:after="0"/>
      <w:jc w:val="left"/>
    </w:pPr>
    <w:rPr>
      <w:rFonts w:ascii="Calibri" w:hAnsi="Calibri" w:cs="Calibri"/>
      <w:sz w:val="22"/>
      <w:szCs w:val="22"/>
    </w:rPr>
  </w:style>
  <w:style w:type="paragraph" w:styleId="Heading1">
    <w:name w:val="heading 1"/>
    <w:basedOn w:val="Normal"/>
    <w:next w:val="Normal"/>
    <w:link w:val="Heading1Char"/>
    <w:uiPriority w:val="9"/>
    <w:qFormat/>
    <w:rsid w:val="00FC693F"/>
    <w:pPr>
      <w:ind w:left="0"/>
      <w:spacing w:line="480" w:lineRule="auto" w:after="0"/>
      <w:keepNext/>
      <w:keepLines/>
      <w:jc w:val="center"/>
      <w:outlineLvl w:val="0"/>
    </w:pPr>
    <w:rPr>
      <w:rFonts w:ascii="Calibri" w:hAnsi="Calibri" w:cs="Calibri"/>
      <w:b/>
      <w:bCs/>
      <w:i w:val="0"/>
      <w:sz w:val="22"/>
      <w:szCs w:val="22"/>
    </w:rPr>
  </w:style>
  <w:style w:type="paragraph" w:styleId="Heading2">
    <w:name w:val="heading 2"/>
    <w:basedOn w:val="Normal"/>
    <w:next w:val="Normal"/>
    <w:link w:val="Heading2Char"/>
    <w:uiPriority w:val="9"/>
    <w:unhideWhenUsed/>
    <w:qFormat/>
    <w:rsid w:val="00FC693F"/>
    <w:pPr>
      <w:ind w:left="0"/>
      <w:spacing w:line="480" w:lineRule="auto" w:after="0"/>
      <w:keepNext/>
      <w:keepLines/>
      <w:jc w:val="left"/>
      <w:outlineLvl w:val="1"/>
    </w:pPr>
    <w:rPr>
      <w:rFonts w:ascii="Calibri" w:hAnsi="Calibri" w:cs="Calibri"/>
      <w:b/>
      <w:bCs/>
      <w:i w:val="0"/>
      <w:sz w:val="22"/>
      <w:szCs w:val="22"/>
    </w:rPr>
  </w:style>
  <w:style w:type="paragraph" w:styleId="Heading3">
    <w:name w:val="heading 3"/>
    <w:basedOn w:val="Normal"/>
    <w:next w:val="Normal"/>
    <w:link w:val="Heading3Char"/>
    <w:uiPriority w:val="9"/>
    <w:unhideWhenUsed/>
    <w:qFormat/>
    <w:rsid w:val="00FC693F"/>
    <w:pPr>
      <w:ind w:left="0"/>
      <w:spacing w:line="480" w:lineRule="auto" w:after="0"/>
      <w:keepNext/>
      <w:keepLines/>
      <w:jc w:val="left"/>
      <w:outlineLvl w:val="2"/>
    </w:pPr>
    <w:rPr>
      <w:rFonts w:ascii="Calibri" w:hAnsi="Calibri" w:cs="Calibri"/>
      <w:b/>
      <w:bCs/>
      <w:i/>
      <w:sz w:val="22"/>
      <w:szCs w:val="22"/>
    </w:rPr>
  </w:style>
  <w:style w:type="paragraph" w:styleId="Heading4">
    <w:name w:val="heading 4"/>
    <w:basedOn w:val="Normal"/>
    <w:next w:val="Normal"/>
    <w:link w:val="Heading4Char"/>
    <w:uiPriority w:val="9"/>
    <w:semiHidden/>
    <w:unhideWhenUsed/>
    <w:qFormat/>
    <w:rsid w:val="00FC693F"/>
    <w:pPr>
      <w:ind w:left="720"/>
      <w:spacing w:line="480" w:lineRule="auto" w:after="0"/>
      <w:keepNext/>
      <w:keepLines/>
      <w:jc w:val="left"/>
      <w:outlineLvl w:val="3"/>
    </w:pPr>
    <w:rPr>
      <w:rFonts w:ascii="Calibri" w:hAnsi="Calibri" w:cs="Calibri"/>
      <w:b/>
      <w:bCs/>
      <w:i w:val="0"/>
      <w:iCs/>
      <w:sz w:val="22"/>
      <w:szCs w:val="22"/>
    </w:rPr>
  </w:style>
  <w:style w:type="paragraph" w:styleId="Heading5">
    <w:name w:val="heading 5"/>
    <w:basedOn w:val="Normal"/>
    <w:next w:val="Normal"/>
    <w:link w:val="Heading5Char"/>
    <w:uiPriority w:val="9"/>
    <w:semiHidden/>
    <w:unhideWhenUsed/>
    <w:qFormat/>
    <w:rsid w:val="00FC693F"/>
    <w:pPr>
      <w:ind w:left="720"/>
      <w:spacing w:line="480" w:lineRule="auto" w:after="0"/>
      <w:keepNext/>
      <w:keepLines/>
      <w:jc w:val="left"/>
      <w:outlineLvl w:val="4"/>
    </w:pPr>
    <w:rPr>
      <w:rFonts w:ascii="Calibri" w:hAnsi="Calibri" w:cs="Calibri"/>
      <w:b/>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2C3"/>
    <w:pPr>
      <w:tabs>
        <w:tab w:val="center" w:pos="4680"/>
        <w:tab w:val="right" w:pos="9360"/>
      </w:tabs>
      <w:spacing w:line="240" w:lineRule="auto"/>
    </w:pPr>
  </w:style>
  <w:style w:type="character" w:customStyle="1" w:styleId="HeaderChar">
    <w:name w:val="Header Char"/>
    <w:basedOn w:val="DefaultParagraphFont"/>
    <w:link w:val="Header"/>
    <w:uiPriority w:val="99"/>
    <w:rsid w:val="00E102C3"/>
  </w:style>
  <w:style w:type="paragraph" w:styleId="Footer">
    <w:name w:val="footer"/>
    <w:basedOn w:val="Normal"/>
    <w:link w:val="FooterChar"/>
    <w:uiPriority w:val="99"/>
    <w:unhideWhenUsed/>
    <w:rsid w:val="00E102C3"/>
    <w:pPr>
      <w:tabs>
        <w:tab w:val="center" w:pos="4680"/>
        <w:tab w:val="right" w:pos="9360"/>
      </w:tabs>
      <w:spacing w:line="240" w:lineRule="auto"/>
    </w:pPr>
  </w:style>
  <w:style w:type="character" w:customStyle="1" w:styleId="FooterChar">
    <w:name w:val="Footer Char"/>
    <w:basedOn w:val="DefaultParagraphFont"/>
    <w:link w:val="Footer"/>
    <w:uiPriority w:val="99"/>
    <w:rsid w:val="00E102C3"/>
  </w:style>
  <w:style w:type="character" w:customStyle="1" w:styleId="o00408">
    <w:name w:val="o00408"/>
    <w:basedOn w:val="DefaultParagraphFont"/>
    <w:rsid w:val="00E102C3"/>
  </w:style>
  <w:style w:type="character" w:customStyle="1" w:styleId="s01997">
    <w:name w:val="s01997"/>
    <w:basedOn w:val="DefaultParagraphFont"/>
    <w:rsid w:val="00E102C3"/>
  </w:style>
  <w:style w:type="character" w:customStyle="1" w:styleId="first-table-reference">
    <w:name w:val="first-table-reference"/>
    <w:basedOn w:val="DefaultParagraphFont"/>
    <w:rsid w:val="00E102C3"/>
  </w:style>
  <w:style w:type="character" w:styleId="Hyperlink">
    <w:name w:val="Hyperlink"/>
    <w:basedOn w:val="DefaultParagraphFont"/>
    <w:uiPriority w:val="99"/>
    <w:unhideWhenUsed/>
    <w:rsid w:val="00B40BBE"/>
    <w:rPr>
      <w:color w:val="000000"/>
      <w:u w:val="single"/>
    </w:rPr>
  </w:style>
  <w:style w:type="character" w:customStyle="1" w:styleId="UnresolvedMention1">
    <w:name w:val="Unresolved Mention1"/>
    <w:basedOn w:val="DefaultParagraphFont"/>
    <w:uiPriority w:val="99"/>
    <w:semiHidden/>
    <w:unhideWhenUsed/>
    <w:rsid w:val="00B40BBE"/>
    <w:rPr>
      <w:color w:val="605E5C"/>
      <w:shd w:val="clear" w:color="auto" w:fill="E1DFDD"/>
    </w:rPr>
  </w:style>
  <w:style w:type="paragraph" w:styleId="FootnoteText">
    <w:name w:val="footnote text"/>
    <w:basedOn w:val="Normal"/>
    <w:link w:val="FootnoteTextChar"/>
    <w:uiPriority w:val="99"/>
    <w:semiHidden/>
    <w:unhideWhenUsed/>
    <w:rsid w:val="00B40BBE"/>
    <w:pPr>
      <w:spacing w:line="240" w:lineRule="auto"/>
    </w:pPr>
    <w:rPr>
      <w:sz w:val="20"/>
      <w:szCs w:val="20"/>
    </w:rPr>
  </w:style>
  <w:style w:type="character" w:customStyle="1" w:styleId="FootnoteTextChar">
    <w:name w:val="Footnote Text Char"/>
    <w:basedOn w:val="DefaultParagraphFont"/>
    <w:link w:val="FootnoteText"/>
    <w:uiPriority w:val="99"/>
    <w:semiHidden/>
    <w:rsid w:val="00B40BBE"/>
    <w:rPr>
      <w:rFonts w:ascii="Arial" w:hAnsi="Arial" w:cs="Arial"/>
      <w:color w:val="333333"/>
      <w:sz w:val="20"/>
      <w:szCs w:val="20"/>
    </w:rPr>
  </w:style>
  <w:style w:type="character" w:styleId="FootnoteReference">
    <w:name w:val="footnote reference"/>
    <w:basedOn w:val="DefaultParagraphFont"/>
    <w:uiPriority w:val="99"/>
    <w:semiHidden/>
    <w:unhideWhenUsed/>
    <w:rsid w:val="00B40BBE"/>
    <w:rPr>
      <w:vertAlign w:val="superscript"/>
    </w:rPr>
  </w:style>
  <w:style w:type="character" w:styleId="CommentReference">
    <w:name w:val="annotation reference"/>
    <w:basedOn w:val="DefaultParagraphFont"/>
    <w:uiPriority w:val="99"/>
    <w:semiHidden/>
    <w:unhideWhenUsed/>
    <w:rsid w:val="00955FD6"/>
    <w:rPr>
      <w:sz w:val="16"/>
      <w:szCs w:val="16"/>
    </w:rPr>
  </w:style>
  <w:style w:type="paragraph" w:styleId="CommentText">
    <w:name w:val="annotation text"/>
    <w:basedOn w:val="Normal"/>
    <w:link w:val="CommentTextChar"/>
    <w:semiHidden/>
    <w:unhideWhenUsed/>
    <w:rsid w:val="006274E0"/>
    <w:pPr>
      <w:tabs>
        <w:tab w:val="clear" w:pos="3068"/>
      </w:tabs>
      <w:spacing w:line="240" w:lineRule="auto"/>
      <w:ind w:firstLine="0"/>
    </w:pPr>
    <w:rPr>
      <w:sz w:val="20"/>
      <w:szCs w:val="20"/>
    </w:rPr>
  </w:style>
  <w:style w:type="character" w:customStyle="1" w:styleId="CommentTextChar">
    <w:name w:val="Comment Text Char"/>
    <w:basedOn w:val="DefaultParagraphFont"/>
    <w:link w:val="CommentText"/>
    <w:semiHidden/>
    <w:rsid w:val="006274E0"/>
    <w:rPr>
      <w:rFonts w:ascii="Arial" w:hAnsi="Arial" w:cs="Arial"/>
      <w:color w:val="333333"/>
      <w:sz w:val="20"/>
      <w:szCs w:val="20"/>
    </w:rPr>
  </w:style>
  <w:style w:type="paragraph" w:styleId="CommentSubject">
    <w:name w:val="annotation subject"/>
    <w:basedOn w:val="CommentText"/>
    <w:next w:val="CommentText"/>
    <w:link w:val="CommentSubjectChar"/>
    <w:uiPriority w:val="99"/>
    <w:semiHidden/>
    <w:unhideWhenUsed/>
    <w:rsid w:val="00955FD6"/>
    <w:rPr>
      <w:b/>
      <w:bCs/>
    </w:rPr>
  </w:style>
  <w:style w:type="character" w:customStyle="1" w:styleId="CommentSubjectChar">
    <w:name w:val="Comment Subject Char"/>
    <w:basedOn w:val="CommentTextChar"/>
    <w:link w:val="CommentSubject"/>
    <w:uiPriority w:val="99"/>
    <w:semiHidden/>
    <w:rsid w:val="00955FD6"/>
    <w:rPr>
      <w:rFonts w:ascii="Arial" w:hAnsi="Arial" w:cs="Arial"/>
      <w:b/>
      <w:bCs/>
      <w:color w:val="333333"/>
      <w:sz w:val="20"/>
      <w:szCs w:val="20"/>
    </w:rPr>
  </w:style>
  <w:style w:type="paragraph" w:styleId="BalloonText">
    <w:name w:val="Balloon Text"/>
    <w:basedOn w:val="Normal"/>
    <w:link w:val="BalloonTextChar"/>
    <w:uiPriority w:val="99"/>
    <w:semiHidden/>
    <w:unhideWhenUsed/>
    <w:rsid w:val="00955FD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FD6"/>
    <w:rPr>
      <w:rFonts w:ascii="Segoe UI" w:hAnsi="Segoe UI" w:cs="Segoe UI"/>
      <w:color w:val="333333"/>
      <w:sz w:val="18"/>
      <w:szCs w:val="1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21772D"/>
    <w:rPr>
      <w:color w:val="954F72" w:themeColor="followedHyperlink"/>
      <w:u w:val="single"/>
    </w:rPr>
  </w:style>
  <w:style w:type="paragraph" w:styleId="Revision">
    <w:name w:val="Revision"/>
    <w:hidden/>
    <w:uiPriority w:val="99"/>
    <w:semiHidden/>
    <w:rsid w:val="006274E0"/>
    <w:pPr>
      <w:spacing w:after="0" w:line="240" w:lineRule="auto"/>
    </w:pPr>
    <w:rPr>
      <w:rFonts w:ascii="Arial" w:hAnsi="Arial" w:cs="Arial"/>
      <w:color w:val="333333"/>
      <w:sz w:val="21"/>
      <w:szCs w:val="21"/>
      <w:shd w:val="clear" w:color="auto" w:fill="FFFFFF"/>
    </w:rPr>
  </w:style>
  <w:style w:type="character" w:customStyle="1" w:styleId="Heading2Char">
    <w:name w:val="Heading 2 Char"/>
    <w:basedOn w:val="DefaultParagraphFont"/>
    <w:link w:val="Heading2"/>
    <w:uiPriority w:val="9"/>
    <w:rsid w:val="00CC186E"/>
    <w:rPr>
      <w:rFonts w:cstheme="minorHAnsi"/>
      <w:b/>
    </w:rPr>
  </w:style>
  <w:style w:type="character" w:customStyle="1" w:styleId="Heading1Char">
    <w:name w:val="Heading 1 Char"/>
    <w:basedOn w:val="DefaultParagraphFont"/>
    <w:link w:val="Heading1"/>
    <w:uiPriority w:val="9"/>
    <w:rsid w:val="00CC186E"/>
    <w:rPr>
      <w:rFonts w:cstheme="minorHAnsi"/>
      <w:b/>
    </w:rPr>
  </w:style>
  <w:style w:type="character" w:customStyle="1" w:styleId="Heading3Char">
    <w:name w:val="Heading 3 Char"/>
    <w:basedOn w:val="DefaultParagraphFont"/>
    <w:link w:val="Heading3"/>
    <w:uiPriority w:val="9"/>
    <w:rsid w:val="00CC186E"/>
    <w:rPr>
      <w:rFonts w:cstheme="minorHAnsi"/>
      <w:b/>
      <w:i/>
    </w:rPr>
  </w:style>
  <w:style w:type="character" w:customStyle="1" w:styleId="Heading4Char">
    <w:name w:val="Heading 4 Char"/>
    <w:basedOn w:val="DefaultParagraphFont"/>
    <w:link w:val="Heading4"/>
    <w:uiPriority w:val="9"/>
    <w:rsid w:val="00CC186E"/>
    <w:rPr>
      <w:rFonts w:ascii="Calibri" w:hAnsi="Calibri" w:cstheme="minorHAnsi"/>
      <w:b/>
      <w:bCs/>
    </w:rPr>
  </w:style>
  <w:style w:type="character" w:customStyle="1" w:styleId="Heading5Char">
    <w:name w:val="Heading 5 Char"/>
    <w:basedOn w:val="DefaultParagraphFont"/>
    <w:link w:val="Heading5"/>
    <w:uiPriority w:val="9"/>
    <w:rsid w:val="00CC186E"/>
    <w:rPr>
      <w:rFonts w:ascii="Calibri" w:hAnsi="Calibri" w:cs="Calibri"/>
      <w:b/>
      <w:i/>
      <w:color w:val="333333"/>
    </w:rPr>
  </w:style>
  <w:style w:type="paragraph" w:styleId="Title">
    <w:name w:val="Title"/>
    <w:basedOn w:val="Heading1"/>
    <w:next w:val="Normal"/>
    <w:link w:val="TitleChar"/>
    <w:uiPriority w:val="10"/>
    <w:qFormat/>
    <w:rsid w:val="00CC186E"/>
  </w:style>
  <w:style w:type="character" w:customStyle="1" w:styleId="TitleChar">
    <w:name w:val="Title Char"/>
    <w:basedOn w:val="DefaultParagraphFont"/>
    <w:link w:val="Title"/>
    <w:uiPriority w:val="10"/>
    <w:rsid w:val="00CC186E"/>
    <w:rPr>
      <w:rFonts w:cstheme="minorHAnsi"/>
      <w:b/>
    </w:rPr>
  </w:style>
  <w:style w:type="paragraph" w:styleId="Quote">
    <w:name w:val="Quote"/>
    <w:basedOn w:val="Normal"/>
    <w:next w:val="Normal"/>
    <w:link w:val="QuoteChar"/>
    <w:uiPriority w:val="29"/>
    <w:qFormat/>
    <w:rsid w:val="00FC693F"/>
    <w:pPr>
      <w:spacing w:line="480" w:lineRule="auto" w:after="0"/>
      <w:ind w:left="720" w:right="720" w:firstLine="0"/>
      <w:jc w:val="left"/>
    </w:pPr>
    <w:rPr>
      <w:rFonts w:ascii="Calibri" w:hAnsi="Calibri" w:cs="Calibri"/>
      <w:b w:val="0"/>
      <w:i w:val="0"/>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paragraph" w:customStyle="1" w:styleId="AuthorAffiliations">
    <w:name w:val="Author Affiliations"/>
    <w:basedOn w:val="Normal"/>
    <w:pPr>
      <w:ind w:left="0" w:firstLine="0"/>
      <w:spacing w:line="480" w:lineRule="auto" w:after="0"/>
      <w:jc w:val="center"/>
    </w:pPr>
    <w:rPr>
      <w:rFonts w:ascii="Calibri" w:hAnsi="Calibri" w:cs="Calibri"/>
      <w:b w:val="0"/>
      <w:i w:val="0"/>
      <w:sz w:val="22"/>
      <w:szCs w:val="22"/>
    </w:rPr>
  </w:style>
  <w:style w:type="paragraph" w:customStyle="1" w:styleId="Authors">
    <w:name w:val="Authors"/>
    <w:basedOn w:val="Normal"/>
    <w:pPr>
      <w:ind w:left="0" w:firstLine="0"/>
      <w:spacing w:line="480" w:lineRule="auto" w:after="0"/>
      <w:jc w:val="center"/>
    </w:pPr>
    <w:rPr>
      <w:rFonts w:ascii="Calibri" w:hAnsi="Calibri" w:cs="Calibri"/>
      <w:b w:val="0"/>
      <w:i w:val="0"/>
      <w:sz w:val="22"/>
      <w:szCs w:val="22"/>
    </w:rPr>
  </w:style>
  <w:style w:type="paragraph" w:customStyle="1" w:styleId="TableNumber">
    <w:name w:val="Table Number"/>
    <w:basedOn w:val="Normal"/>
    <w:pPr>
      <w:spacing w:line="480" w:lineRule="auto" w:after="0"/>
      <w:keepNext/>
      <w:jc w:val="left"/>
    </w:pPr>
    <w:rPr>
      <w:rFonts w:ascii="Calibri" w:hAnsi="Calibri" w:cs="Calibri"/>
      <w:b/>
      <w:i w:val="0"/>
      <w:sz w:val="22"/>
    </w:rPr>
  </w:style>
  <w:style w:type="paragraph" w:customStyle="1" w:styleId="TableTitle">
    <w:name w:val="Table Title"/>
    <w:basedOn w:val="Normal"/>
    <w:pPr>
      <w:spacing w:line="480" w:lineRule="auto" w:after="0"/>
      <w:keepNext/>
      <w:jc w:val="left"/>
    </w:pPr>
    <w:rPr>
      <w:rFonts w:ascii="Calibri" w:hAnsi="Calibri" w:cs="Calibri"/>
      <w:b w:val="0"/>
      <w:i/>
      <w:sz w:val="22"/>
    </w:rPr>
  </w:style>
  <w:style w:type="paragraph" w:customStyle="1" w:styleId="FigureNumber">
    <w:name w:val="Figure Number"/>
    <w:basedOn w:val="Normal"/>
    <w:pPr>
      <w:spacing w:line="480" w:lineRule="auto" w:after="0"/>
      <w:keepNext/>
      <w:jc w:val="left"/>
    </w:pPr>
    <w:rPr>
      <w:rFonts w:ascii="Calibri" w:hAnsi="Calibri" w:cs="Calibri"/>
      <w:b/>
      <w:i w:val="0"/>
      <w:sz w:val="22"/>
    </w:rPr>
  </w:style>
  <w:style w:type="paragraph" w:customStyle="1" w:styleId="FigureTitle">
    <w:name w:val="Figure Title"/>
    <w:basedOn w:val="Normal"/>
    <w:pPr>
      <w:spacing w:line="480" w:lineRule="auto" w:after="0"/>
      <w:keepNext/>
      <w:jc w:val="left"/>
    </w:pPr>
    <w:rPr>
      <w:rFonts w:ascii="Calibri" w:hAnsi="Calibri" w:cs="Calibri"/>
      <w:b w:val="0"/>
      <w:i/>
      <w:sz w:val="22"/>
    </w:rPr>
  </w:style>
  <w:style w:type="paragraph" w:customStyle="1" w:styleId="APA7ReferenceListEntry">
    <w:name w:val="APA 7 Reference List Entry"/>
    <w:basedOn w:val="Normal"/>
    <w:pPr>
      <w:ind w:left="720" w:hanging="720"/>
      <w:spacing w:line="480" w:lineRule="auto" w:after="0"/>
      <w:jc w:val="left"/>
    </w:pPr>
    <w:rPr>
      <w:rFonts w:ascii="Calibri" w:hAnsi="Calibri" w:cs="Calibri"/>
      <w:sz w:val="22"/>
    </w:rPr>
  </w:style>
  <w:style w:type="paragraph" w:customStyle="1" w:styleId="TableText">
    <w:name w:val="Table Text"/>
    <w:basedOn w:val="Normal"/>
    <w:pPr>
      <w:spacing w:line="480" w:lineRule="auto" w:after="0"/>
      <w:jc w:val="left"/>
    </w:pPr>
    <w:rPr>
      <w:rFonts w:ascii="Calibri" w:hAnsi="Calibri" w:cs="Calibri"/>
      <w:sz w:val="22"/>
    </w:rPr>
  </w:style>
  <w:style w:type="character" w:customStyle="1" w:styleId="TableTextChar">
    <w:name w:val="Table Text Char"/>
    <w:rPr>
      <w:rFonts w:ascii="Calibri" w:hAnsi="Calibri" w:cs="Calibri"/>
      <w:sz w:val="22"/>
    </w:rPr>
  </w:style>
  <w:style w:type="paragraph" w:customStyle="1" w:styleId="TableEmphasis">
    <w:name w:val="Table Emphasis"/>
    <w:basedOn w:val="Normal"/>
    <w:pPr>
      <w:spacing w:line="480" w:lineRule="auto" w:after="0"/>
      <w:keepNext w:val="0"/>
      <w:jc w:val="left"/>
    </w:pPr>
    <w:rPr>
      <w:rFonts w:ascii="Calibri" w:hAnsi="Calibri" w:cs="Calibri"/>
      <w:b/>
      <w:i w:val="0"/>
      <w:sz w:val="22"/>
    </w:rPr>
  </w:style>
  <w:style w:type="character" w:customStyle="1" w:styleId="TableEmphasisChar">
    <w:name w:val="Table Emphasis Char"/>
    <w:rPr>
      <w:rFonts w:ascii="Calibri" w:hAnsi="Calibri" w:cs="Calibri"/>
      <w:b/>
      <w:i w:val="0"/>
      <w:sz w:val="22"/>
    </w:rPr>
  </w:style>
  <w:style w:type="character" w:customStyle="1" w:styleId="TableNumberChar">
    <w:name w:val="Table Number Char"/>
    <w:rPr>
      <w:rFonts w:ascii="Calibri" w:hAnsi="Calibri" w:cs="Calibri"/>
      <w:b/>
      <w:i w:val="0"/>
      <w:sz w:val="22"/>
    </w:rPr>
  </w:style>
  <w:style w:type="paragraph" w:customStyle="1" w:styleId="Figure/TableNumber">
    <w:name w:val="Figure/Table Number"/>
    <w:basedOn w:val="Normal"/>
    <w:pPr>
      <w:spacing w:line="480" w:lineRule="auto" w:after="0"/>
      <w:keepNext/>
      <w:jc w:val="left"/>
    </w:pPr>
    <w:rPr>
      <w:rFonts w:ascii="Calibri" w:hAnsi="Calibri" w:cs="Calibri"/>
      <w:b/>
      <w:i w:val="0"/>
      <w:sz w:val="22"/>
    </w:rPr>
  </w:style>
  <w:style w:type="paragraph" w:customStyle="1" w:styleId="Figure/TableTitle">
    <w:name w:val="Figure/Table Title"/>
    <w:basedOn w:val="Normal"/>
    <w:pPr>
      <w:spacing w:line="480" w:lineRule="auto" w:after="0"/>
      <w:keepNext/>
      <w:jc w:val="left"/>
    </w:pPr>
    <w:rPr>
      <w:rFonts w:ascii="Calibri" w:hAnsi="Calibri" w:cs="Calibri"/>
      <w:b w:val="0"/>
      <w:i/>
      <w:sz w:val="22"/>
    </w:rPr>
  </w:style>
  <w:style w:type="paragraph" w:customStyle="1" w:styleId="Figure/TableNotes">
    <w:name w:val="Figure/Table Notes"/>
    <w:basedOn w:val="Normal"/>
    <w:pPr>
      <w:spacing w:line="480" w:lineRule="auto" w:after="0"/>
      <w:keepNext w:val="0"/>
      <w:jc w:val="left"/>
    </w:pPr>
    <w:rPr>
      <w:rFonts w:ascii="Calibri" w:hAnsi="Calibri" w:cs="Calibri"/>
      <w:b w:val="0"/>
      <w:i/>
      <w:sz w:val="22"/>
    </w:rPr>
  </w:style>
  <w:style w:type="character" w:customStyle="1" w:styleId="Figure/TableNotesChar">
    <w:name w:val="Figure/Table Notes Char"/>
    <w:rPr>
      <w:rFonts w:ascii="Calibri" w:hAnsi="Calibri" w:cs="Calibri"/>
      <w:b w:val="0"/>
      <w:i/>
      <w:sz w:val="22"/>
    </w:rPr>
  </w:style>
  <w:style w:type="paragraph" w:customStyle="1" w:styleId="TableNote">
    <w:name w:val="Table Note"/>
    <w:basedOn w:val="Normal"/>
    <w:pPr>
      <w:spacing w:line="480" w:lineRule="auto" w:after="0"/>
      <w:keepNext w:val="0"/>
      <w:jc w:val="left"/>
    </w:pPr>
    <w:rPr>
      <w:rFonts w:ascii="Calibri" w:hAnsi="Calibri" w:cs="Calibri"/>
      <w:b w:val="0"/>
      <w:i/>
      <w:sz w:val="22"/>
    </w:rPr>
  </w:style>
  <w:style w:type="character" w:customStyle="1" w:styleId="TableNoteChar">
    <w:name w:val="Table Note Char"/>
    <w:rPr>
      <w:rFonts w:ascii="Calibri" w:hAnsi="Calibri" w:cs="Calibri"/>
      <w:b w:val="0"/>
      <w:i/>
      <w:sz w:val="22"/>
    </w:rPr>
  </w:style>
  <w:style w:type="paragraph" w:customStyle="1" w:styleId="ArticleTitle">
    <w:name w:val="Article Title"/>
    <w:basedOn w:val="Normal"/>
    <w:pPr>
      <w:ind w:left="0" w:firstLine="0"/>
      <w:spacing w:line="480" w:lineRule="auto" w:after="0"/>
      <w:jc w:val="center"/>
    </w:pPr>
    <w:rPr>
      <w:rFonts w:ascii="Calibri" w:hAnsi="Calibri" w:cs="Calibri"/>
      <w:b/>
      <w:i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874146">
      <w:bodyDiv w:val="1"/>
      <w:marLeft w:val="0"/>
      <w:marRight w:val="0"/>
      <w:marTop w:val="0"/>
      <w:marBottom w:val="0"/>
      <w:divBdr>
        <w:top w:val="none" w:sz="0" w:space="0" w:color="auto"/>
        <w:left w:val="none" w:sz="0" w:space="0" w:color="auto"/>
        <w:bottom w:val="none" w:sz="0" w:space="0" w:color="auto"/>
        <w:right w:val="none" w:sz="0" w:space="0" w:color="auto"/>
      </w:divBdr>
      <w:divsChild>
        <w:div w:id="1704477439">
          <w:marLeft w:val="0"/>
          <w:marRight w:val="0"/>
          <w:marTop w:val="360"/>
          <w:marBottom w:val="0"/>
          <w:divBdr>
            <w:top w:val="none" w:sz="0" w:space="0" w:color="auto"/>
            <w:left w:val="none" w:sz="0" w:space="0" w:color="auto"/>
            <w:bottom w:val="none" w:sz="0" w:space="0" w:color="auto"/>
            <w:right w:val="none" w:sz="0" w:space="0" w:color="auto"/>
          </w:divBdr>
        </w:div>
        <w:div w:id="1133645130">
          <w:marLeft w:val="0"/>
          <w:marRight w:val="0"/>
          <w:marTop w:val="360"/>
          <w:marBottom w:val="0"/>
          <w:divBdr>
            <w:top w:val="none" w:sz="0" w:space="0" w:color="auto"/>
            <w:left w:val="none" w:sz="0" w:space="0" w:color="auto"/>
            <w:bottom w:val="none" w:sz="0" w:space="0" w:color="auto"/>
            <w:right w:val="none" w:sz="0" w:space="0" w:color="auto"/>
          </w:divBdr>
        </w:div>
        <w:div w:id="1786077246">
          <w:marLeft w:val="0"/>
          <w:marRight w:val="0"/>
          <w:marTop w:val="360"/>
          <w:marBottom w:val="0"/>
          <w:divBdr>
            <w:top w:val="none" w:sz="0" w:space="0" w:color="auto"/>
            <w:left w:val="none" w:sz="0" w:space="0" w:color="auto"/>
            <w:bottom w:val="none" w:sz="0" w:space="0" w:color="auto"/>
            <w:right w:val="none" w:sz="0" w:space="0" w:color="auto"/>
          </w:divBdr>
        </w:div>
        <w:div w:id="1597637402">
          <w:marLeft w:val="0"/>
          <w:marRight w:val="0"/>
          <w:marTop w:val="360"/>
          <w:marBottom w:val="0"/>
          <w:divBdr>
            <w:top w:val="none" w:sz="0" w:space="0" w:color="auto"/>
            <w:left w:val="none" w:sz="0" w:space="0" w:color="auto"/>
            <w:bottom w:val="none" w:sz="0" w:space="0" w:color="auto"/>
            <w:right w:val="none" w:sz="0" w:space="0" w:color="auto"/>
          </w:divBdr>
        </w:div>
      </w:divsChild>
    </w:div>
    <w:div w:id="127826384">
      <w:bodyDiv w:val="1"/>
      <w:marLeft w:val="0"/>
      <w:marRight w:val="0"/>
      <w:marTop w:val="0"/>
      <w:marBottom w:val="0"/>
      <w:divBdr>
        <w:top w:val="none" w:sz="0" w:space="0" w:color="auto"/>
        <w:left w:val="none" w:sz="0" w:space="0" w:color="auto"/>
        <w:bottom w:val="none" w:sz="0" w:space="0" w:color="auto"/>
        <w:right w:val="none" w:sz="0" w:space="0" w:color="auto"/>
      </w:divBdr>
      <w:divsChild>
        <w:div w:id="577374035">
          <w:marLeft w:val="0"/>
          <w:marRight w:val="0"/>
          <w:marTop w:val="360"/>
          <w:marBottom w:val="0"/>
          <w:divBdr>
            <w:top w:val="none" w:sz="0" w:space="0" w:color="auto"/>
            <w:left w:val="none" w:sz="0" w:space="0" w:color="auto"/>
            <w:bottom w:val="none" w:sz="0" w:space="0" w:color="auto"/>
            <w:right w:val="none" w:sz="0" w:space="0" w:color="auto"/>
          </w:divBdr>
        </w:div>
        <w:div w:id="21444358">
          <w:marLeft w:val="0"/>
          <w:marRight w:val="0"/>
          <w:marTop w:val="360"/>
          <w:marBottom w:val="0"/>
          <w:divBdr>
            <w:top w:val="none" w:sz="0" w:space="0" w:color="auto"/>
            <w:left w:val="none" w:sz="0" w:space="0" w:color="auto"/>
            <w:bottom w:val="none" w:sz="0" w:space="0" w:color="auto"/>
            <w:right w:val="none" w:sz="0" w:space="0" w:color="auto"/>
          </w:divBdr>
        </w:div>
      </w:divsChild>
    </w:div>
    <w:div w:id="142283541">
      <w:bodyDiv w:val="1"/>
      <w:marLeft w:val="0"/>
      <w:marRight w:val="0"/>
      <w:marTop w:val="0"/>
      <w:marBottom w:val="0"/>
      <w:divBdr>
        <w:top w:val="none" w:sz="0" w:space="0" w:color="auto"/>
        <w:left w:val="none" w:sz="0" w:space="0" w:color="auto"/>
        <w:bottom w:val="none" w:sz="0" w:space="0" w:color="auto"/>
        <w:right w:val="none" w:sz="0" w:space="0" w:color="auto"/>
      </w:divBdr>
      <w:divsChild>
        <w:div w:id="1953659187">
          <w:marLeft w:val="0"/>
          <w:marRight w:val="0"/>
          <w:marTop w:val="360"/>
          <w:marBottom w:val="0"/>
          <w:divBdr>
            <w:top w:val="none" w:sz="0" w:space="0" w:color="auto"/>
            <w:left w:val="none" w:sz="0" w:space="0" w:color="auto"/>
            <w:bottom w:val="none" w:sz="0" w:space="0" w:color="auto"/>
            <w:right w:val="none" w:sz="0" w:space="0" w:color="auto"/>
          </w:divBdr>
        </w:div>
        <w:div w:id="943270752">
          <w:marLeft w:val="0"/>
          <w:marRight w:val="0"/>
          <w:marTop w:val="360"/>
          <w:marBottom w:val="0"/>
          <w:divBdr>
            <w:top w:val="none" w:sz="0" w:space="0" w:color="auto"/>
            <w:left w:val="none" w:sz="0" w:space="0" w:color="auto"/>
            <w:bottom w:val="none" w:sz="0" w:space="0" w:color="auto"/>
            <w:right w:val="none" w:sz="0" w:space="0" w:color="auto"/>
          </w:divBdr>
        </w:div>
        <w:div w:id="296841881">
          <w:marLeft w:val="0"/>
          <w:marRight w:val="0"/>
          <w:marTop w:val="360"/>
          <w:marBottom w:val="0"/>
          <w:divBdr>
            <w:top w:val="none" w:sz="0" w:space="0" w:color="auto"/>
            <w:left w:val="none" w:sz="0" w:space="0" w:color="auto"/>
            <w:bottom w:val="none" w:sz="0" w:space="0" w:color="auto"/>
            <w:right w:val="none" w:sz="0" w:space="0" w:color="auto"/>
          </w:divBdr>
        </w:div>
      </w:divsChild>
    </w:div>
    <w:div w:id="156966567">
      <w:bodyDiv w:val="1"/>
      <w:marLeft w:val="0"/>
      <w:marRight w:val="0"/>
      <w:marTop w:val="0"/>
      <w:marBottom w:val="0"/>
      <w:divBdr>
        <w:top w:val="none" w:sz="0" w:space="0" w:color="auto"/>
        <w:left w:val="none" w:sz="0" w:space="0" w:color="auto"/>
        <w:bottom w:val="none" w:sz="0" w:space="0" w:color="auto"/>
        <w:right w:val="none" w:sz="0" w:space="0" w:color="auto"/>
      </w:divBdr>
    </w:div>
    <w:div w:id="249118016">
      <w:bodyDiv w:val="1"/>
      <w:marLeft w:val="0"/>
      <w:marRight w:val="0"/>
      <w:marTop w:val="0"/>
      <w:marBottom w:val="0"/>
      <w:divBdr>
        <w:top w:val="none" w:sz="0" w:space="0" w:color="auto"/>
        <w:left w:val="none" w:sz="0" w:space="0" w:color="auto"/>
        <w:bottom w:val="none" w:sz="0" w:space="0" w:color="auto"/>
        <w:right w:val="none" w:sz="0" w:space="0" w:color="auto"/>
      </w:divBdr>
      <w:divsChild>
        <w:div w:id="319312063">
          <w:marLeft w:val="0"/>
          <w:marRight w:val="0"/>
          <w:marTop w:val="360"/>
          <w:marBottom w:val="0"/>
          <w:divBdr>
            <w:top w:val="none" w:sz="0" w:space="0" w:color="auto"/>
            <w:left w:val="none" w:sz="0" w:space="0" w:color="auto"/>
            <w:bottom w:val="none" w:sz="0" w:space="0" w:color="auto"/>
            <w:right w:val="none" w:sz="0" w:space="0" w:color="auto"/>
          </w:divBdr>
        </w:div>
        <w:div w:id="1228960553">
          <w:marLeft w:val="0"/>
          <w:marRight w:val="0"/>
          <w:marTop w:val="360"/>
          <w:marBottom w:val="0"/>
          <w:divBdr>
            <w:top w:val="none" w:sz="0" w:space="0" w:color="auto"/>
            <w:left w:val="none" w:sz="0" w:space="0" w:color="auto"/>
            <w:bottom w:val="none" w:sz="0" w:space="0" w:color="auto"/>
            <w:right w:val="none" w:sz="0" w:space="0" w:color="auto"/>
          </w:divBdr>
        </w:div>
        <w:div w:id="356152455">
          <w:marLeft w:val="0"/>
          <w:marRight w:val="0"/>
          <w:marTop w:val="360"/>
          <w:marBottom w:val="0"/>
          <w:divBdr>
            <w:top w:val="none" w:sz="0" w:space="0" w:color="auto"/>
            <w:left w:val="none" w:sz="0" w:space="0" w:color="auto"/>
            <w:bottom w:val="none" w:sz="0" w:space="0" w:color="auto"/>
            <w:right w:val="none" w:sz="0" w:space="0" w:color="auto"/>
          </w:divBdr>
        </w:div>
      </w:divsChild>
    </w:div>
    <w:div w:id="308100496">
      <w:bodyDiv w:val="1"/>
      <w:marLeft w:val="0"/>
      <w:marRight w:val="0"/>
      <w:marTop w:val="0"/>
      <w:marBottom w:val="0"/>
      <w:divBdr>
        <w:top w:val="none" w:sz="0" w:space="0" w:color="auto"/>
        <w:left w:val="none" w:sz="0" w:space="0" w:color="auto"/>
        <w:bottom w:val="none" w:sz="0" w:space="0" w:color="auto"/>
        <w:right w:val="none" w:sz="0" w:space="0" w:color="auto"/>
      </w:divBdr>
      <w:divsChild>
        <w:div w:id="902182426">
          <w:marLeft w:val="0"/>
          <w:marRight w:val="0"/>
          <w:marTop w:val="360"/>
          <w:marBottom w:val="0"/>
          <w:divBdr>
            <w:top w:val="none" w:sz="0" w:space="0" w:color="auto"/>
            <w:left w:val="none" w:sz="0" w:space="0" w:color="auto"/>
            <w:bottom w:val="none" w:sz="0" w:space="0" w:color="auto"/>
            <w:right w:val="none" w:sz="0" w:space="0" w:color="auto"/>
          </w:divBdr>
        </w:div>
        <w:div w:id="361905220">
          <w:marLeft w:val="0"/>
          <w:marRight w:val="0"/>
          <w:marTop w:val="360"/>
          <w:marBottom w:val="0"/>
          <w:divBdr>
            <w:top w:val="none" w:sz="0" w:space="0" w:color="auto"/>
            <w:left w:val="none" w:sz="0" w:space="0" w:color="auto"/>
            <w:bottom w:val="none" w:sz="0" w:space="0" w:color="auto"/>
            <w:right w:val="none" w:sz="0" w:space="0" w:color="auto"/>
          </w:divBdr>
        </w:div>
      </w:divsChild>
    </w:div>
    <w:div w:id="310445846">
      <w:bodyDiv w:val="1"/>
      <w:marLeft w:val="0"/>
      <w:marRight w:val="0"/>
      <w:marTop w:val="0"/>
      <w:marBottom w:val="0"/>
      <w:divBdr>
        <w:top w:val="none" w:sz="0" w:space="0" w:color="auto"/>
        <w:left w:val="none" w:sz="0" w:space="0" w:color="auto"/>
        <w:bottom w:val="none" w:sz="0" w:space="0" w:color="auto"/>
        <w:right w:val="none" w:sz="0" w:space="0" w:color="auto"/>
      </w:divBdr>
    </w:div>
    <w:div w:id="431778561">
      <w:bodyDiv w:val="1"/>
      <w:marLeft w:val="0"/>
      <w:marRight w:val="0"/>
      <w:marTop w:val="0"/>
      <w:marBottom w:val="0"/>
      <w:divBdr>
        <w:top w:val="none" w:sz="0" w:space="0" w:color="auto"/>
        <w:left w:val="none" w:sz="0" w:space="0" w:color="auto"/>
        <w:bottom w:val="none" w:sz="0" w:space="0" w:color="auto"/>
        <w:right w:val="none" w:sz="0" w:space="0" w:color="auto"/>
      </w:divBdr>
      <w:divsChild>
        <w:div w:id="2083408065">
          <w:marLeft w:val="0"/>
          <w:marRight w:val="0"/>
          <w:marTop w:val="360"/>
          <w:marBottom w:val="0"/>
          <w:divBdr>
            <w:top w:val="none" w:sz="0" w:space="0" w:color="auto"/>
            <w:left w:val="none" w:sz="0" w:space="0" w:color="auto"/>
            <w:bottom w:val="none" w:sz="0" w:space="0" w:color="auto"/>
            <w:right w:val="none" w:sz="0" w:space="0" w:color="auto"/>
          </w:divBdr>
        </w:div>
        <w:div w:id="885986380">
          <w:marLeft w:val="0"/>
          <w:marRight w:val="0"/>
          <w:marTop w:val="360"/>
          <w:marBottom w:val="0"/>
          <w:divBdr>
            <w:top w:val="none" w:sz="0" w:space="0" w:color="auto"/>
            <w:left w:val="none" w:sz="0" w:space="0" w:color="auto"/>
            <w:bottom w:val="none" w:sz="0" w:space="0" w:color="auto"/>
            <w:right w:val="none" w:sz="0" w:space="0" w:color="auto"/>
          </w:divBdr>
        </w:div>
        <w:div w:id="1168326218">
          <w:marLeft w:val="0"/>
          <w:marRight w:val="0"/>
          <w:marTop w:val="360"/>
          <w:marBottom w:val="0"/>
          <w:divBdr>
            <w:top w:val="none" w:sz="0" w:space="0" w:color="auto"/>
            <w:left w:val="none" w:sz="0" w:space="0" w:color="auto"/>
            <w:bottom w:val="none" w:sz="0" w:space="0" w:color="auto"/>
            <w:right w:val="none" w:sz="0" w:space="0" w:color="auto"/>
          </w:divBdr>
        </w:div>
        <w:div w:id="770275775">
          <w:marLeft w:val="0"/>
          <w:marRight w:val="0"/>
          <w:marTop w:val="360"/>
          <w:marBottom w:val="0"/>
          <w:divBdr>
            <w:top w:val="none" w:sz="0" w:space="0" w:color="auto"/>
            <w:left w:val="none" w:sz="0" w:space="0" w:color="auto"/>
            <w:bottom w:val="none" w:sz="0" w:space="0" w:color="auto"/>
            <w:right w:val="none" w:sz="0" w:space="0" w:color="auto"/>
          </w:divBdr>
        </w:div>
        <w:div w:id="827870496">
          <w:marLeft w:val="0"/>
          <w:marRight w:val="0"/>
          <w:marTop w:val="360"/>
          <w:marBottom w:val="0"/>
          <w:divBdr>
            <w:top w:val="none" w:sz="0" w:space="0" w:color="auto"/>
            <w:left w:val="none" w:sz="0" w:space="0" w:color="auto"/>
            <w:bottom w:val="none" w:sz="0" w:space="0" w:color="auto"/>
            <w:right w:val="none" w:sz="0" w:space="0" w:color="auto"/>
          </w:divBdr>
        </w:div>
        <w:div w:id="1887133233">
          <w:marLeft w:val="0"/>
          <w:marRight w:val="0"/>
          <w:marTop w:val="360"/>
          <w:marBottom w:val="0"/>
          <w:divBdr>
            <w:top w:val="none" w:sz="0" w:space="0" w:color="auto"/>
            <w:left w:val="none" w:sz="0" w:space="0" w:color="auto"/>
            <w:bottom w:val="none" w:sz="0" w:space="0" w:color="auto"/>
            <w:right w:val="none" w:sz="0" w:space="0" w:color="auto"/>
          </w:divBdr>
        </w:div>
        <w:div w:id="652298196">
          <w:marLeft w:val="0"/>
          <w:marRight w:val="0"/>
          <w:marTop w:val="360"/>
          <w:marBottom w:val="0"/>
          <w:divBdr>
            <w:top w:val="none" w:sz="0" w:space="0" w:color="auto"/>
            <w:left w:val="none" w:sz="0" w:space="0" w:color="auto"/>
            <w:bottom w:val="none" w:sz="0" w:space="0" w:color="auto"/>
            <w:right w:val="none" w:sz="0" w:space="0" w:color="auto"/>
          </w:divBdr>
        </w:div>
        <w:div w:id="759372997">
          <w:marLeft w:val="0"/>
          <w:marRight w:val="0"/>
          <w:marTop w:val="360"/>
          <w:marBottom w:val="0"/>
          <w:divBdr>
            <w:top w:val="none" w:sz="0" w:space="0" w:color="auto"/>
            <w:left w:val="none" w:sz="0" w:space="0" w:color="auto"/>
            <w:bottom w:val="none" w:sz="0" w:space="0" w:color="auto"/>
            <w:right w:val="none" w:sz="0" w:space="0" w:color="auto"/>
          </w:divBdr>
        </w:div>
        <w:div w:id="794249839">
          <w:marLeft w:val="0"/>
          <w:marRight w:val="0"/>
          <w:marTop w:val="360"/>
          <w:marBottom w:val="0"/>
          <w:divBdr>
            <w:top w:val="none" w:sz="0" w:space="0" w:color="auto"/>
            <w:left w:val="none" w:sz="0" w:space="0" w:color="auto"/>
            <w:bottom w:val="none" w:sz="0" w:space="0" w:color="auto"/>
            <w:right w:val="none" w:sz="0" w:space="0" w:color="auto"/>
          </w:divBdr>
        </w:div>
      </w:divsChild>
    </w:div>
    <w:div w:id="550045126">
      <w:bodyDiv w:val="1"/>
      <w:marLeft w:val="0"/>
      <w:marRight w:val="0"/>
      <w:marTop w:val="0"/>
      <w:marBottom w:val="0"/>
      <w:divBdr>
        <w:top w:val="none" w:sz="0" w:space="0" w:color="auto"/>
        <w:left w:val="none" w:sz="0" w:space="0" w:color="auto"/>
        <w:bottom w:val="none" w:sz="0" w:space="0" w:color="auto"/>
        <w:right w:val="none" w:sz="0" w:space="0" w:color="auto"/>
      </w:divBdr>
      <w:divsChild>
        <w:div w:id="1456559178">
          <w:marLeft w:val="0"/>
          <w:marRight w:val="0"/>
          <w:marTop w:val="360"/>
          <w:marBottom w:val="0"/>
          <w:divBdr>
            <w:top w:val="none" w:sz="0" w:space="0" w:color="auto"/>
            <w:left w:val="none" w:sz="0" w:space="0" w:color="auto"/>
            <w:bottom w:val="none" w:sz="0" w:space="0" w:color="auto"/>
            <w:right w:val="none" w:sz="0" w:space="0" w:color="auto"/>
          </w:divBdr>
        </w:div>
        <w:div w:id="806166369">
          <w:marLeft w:val="0"/>
          <w:marRight w:val="0"/>
          <w:marTop w:val="360"/>
          <w:marBottom w:val="0"/>
          <w:divBdr>
            <w:top w:val="none" w:sz="0" w:space="0" w:color="auto"/>
            <w:left w:val="none" w:sz="0" w:space="0" w:color="auto"/>
            <w:bottom w:val="none" w:sz="0" w:space="0" w:color="auto"/>
            <w:right w:val="none" w:sz="0" w:space="0" w:color="auto"/>
          </w:divBdr>
        </w:div>
        <w:div w:id="1539704481">
          <w:marLeft w:val="0"/>
          <w:marRight w:val="0"/>
          <w:marTop w:val="360"/>
          <w:marBottom w:val="0"/>
          <w:divBdr>
            <w:top w:val="none" w:sz="0" w:space="0" w:color="auto"/>
            <w:left w:val="none" w:sz="0" w:space="0" w:color="auto"/>
            <w:bottom w:val="none" w:sz="0" w:space="0" w:color="auto"/>
            <w:right w:val="none" w:sz="0" w:space="0" w:color="auto"/>
          </w:divBdr>
        </w:div>
        <w:div w:id="1550726192">
          <w:marLeft w:val="0"/>
          <w:marRight w:val="0"/>
          <w:marTop w:val="360"/>
          <w:marBottom w:val="0"/>
          <w:divBdr>
            <w:top w:val="none" w:sz="0" w:space="0" w:color="auto"/>
            <w:left w:val="none" w:sz="0" w:space="0" w:color="auto"/>
            <w:bottom w:val="none" w:sz="0" w:space="0" w:color="auto"/>
            <w:right w:val="none" w:sz="0" w:space="0" w:color="auto"/>
          </w:divBdr>
        </w:div>
      </w:divsChild>
    </w:div>
    <w:div w:id="869491993">
      <w:bodyDiv w:val="1"/>
      <w:marLeft w:val="0"/>
      <w:marRight w:val="0"/>
      <w:marTop w:val="0"/>
      <w:marBottom w:val="0"/>
      <w:divBdr>
        <w:top w:val="none" w:sz="0" w:space="0" w:color="auto"/>
        <w:left w:val="none" w:sz="0" w:space="0" w:color="auto"/>
        <w:bottom w:val="none" w:sz="0" w:space="0" w:color="auto"/>
        <w:right w:val="none" w:sz="0" w:space="0" w:color="auto"/>
      </w:divBdr>
      <w:divsChild>
        <w:div w:id="1889412254">
          <w:marLeft w:val="0"/>
          <w:marRight w:val="0"/>
          <w:marTop w:val="360"/>
          <w:marBottom w:val="0"/>
          <w:divBdr>
            <w:top w:val="none" w:sz="0" w:space="0" w:color="auto"/>
            <w:left w:val="none" w:sz="0" w:space="0" w:color="auto"/>
            <w:bottom w:val="none" w:sz="0" w:space="0" w:color="auto"/>
            <w:right w:val="none" w:sz="0" w:space="0" w:color="auto"/>
          </w:divBdr>
        </w:div>
        <w:div w:id="1140228037">
          <w:marLeft w:val="-75"/>
          <w:marRight w:val="0"/>
          <w:marTop w:val="480"/>
          <w:marBottom w:val="360"/>
          <w:divBdr>
            <w:top w:val="none" w:sz="0" w:space="0" w:color="auto"/>
            <w:left w:val="none" w:sz="0" w:space="0" w:color="auto"/>
            <w:bottom w:val="none" w:sz="0" w:space="0" w:color="auto"/>
            <w:right w:val="none" w:sz="0" w:space="0" w:color="auto"/>
          </w:divBdr>
        </w:div>
        <w:div w:id="1264457547">
          <w:marLeft w:val="0"/>
          <w:marRight w:val="0"/>
          <w:marTop w:val="360"/>
          <w:marBottom w:val="0"/>
          <w:divBdr>
            <w:top w:val="none" w:sz="0" w:space="0" w:color="auto"/>
            <w:left w:val="none" w:sz="0" w:space="0" w:color="auto"/>
            <w:bottom w:val="none" w:sz="0" w:space="0" w:color="auto"/>
            <w:right w:val="none" w:sz="0" w:space="0" w:color="auto"/>
          </w:divBdr>
        </w:div>
        <w:div w:id="686565830">
          <w:marLeft w:val="0"/>
          <w:marRight w:val="0"/>
          <w:marTop w:val="360"/>
          <w:marBottom w:val="0"/>
          <w:divBdr>
            <w:top w:val="none" w:sz="0" w:space="0" w:color="auto"/>
            <w:left w:val="none" w:sz="0" w:space="0" w:color="auto"/>
            <w:bottom w:val="none" w:sz="0" w:space="0" w:color="auto"/>
            <w:right w:val="none" w:sz="0" w:space="0" w:color="auto"/>
          </w:divBdr>
        </w:div>
        <w:div w:id="343628107">
          <w:marLeft w:val="0"/>
          <w:marRight w:val="0"/>
          <w:marTop w:val="360"/>
          <w:marBottom w:val="0"/>
          <w:divBdr>
            <w:top w:val="none" w:sz="0" w:space="0" w:color="auto"/>
            <w:left w:val="none" w:sz="0" w:space="0" w:color="auto"/>
            <w:bottom w:val="none" w:sz="0" w:space="0" w:color="auto"/>
            <w:right w:val="none" w:sz="0" w:space="0" w:color="auto"/>
          </w:divBdr>
        </w:div>
        <w:div w:id="634874285">
          <w:marLeft w:val="0"/>
          <w:marRight w:val="0"/>
          <w:marTop w:val="360"/>
          <w:marBottom w:val="0"/>
          <w:divBdr>
            <w:top w:val="none" w:sz="0" w:space="0" w:color="auto"/>
            <w:left w:val="none" w:sz="0" w:space="0" w:color="auto"/>
            <w:bottom w:val="none" w:sz="0" w:space="0" w:color="auto"/>
            <w:right w:val="none" w:sz="0" w:space="0" w:color="auto"/>
          </w:divBdr>
        </w:div>
        <w:div w:id="1219707706">
          <w:marLeft w:val="-75"/>
          <w:marRight w:val="0"/>
          <w:marTop w:val="480"/>
          <w:marBottom w:val="360"/>
          <w:divBdr>
            <w:top w:val="none" w:sz="0" w:space="0" w:color="auto"/>
            <w:left w:val="none" w:sz="0" w:space="0" w:color="auto"/>
            <w:bottom w:val="none" w:sz="0" w:space="0" w:color="auto"/>
            <w:right w:val="none" w:sz="0" w:space="0" w:color="auto"/>
          </w:divBdr>
        </w:div>
        <w:div w:id="780954215">
          <w:marLeft w:val="0"/>
          <w:marRight w:val="0"/>
          <w:marTop w:val="360"/>
          <w:marBottom w:val="0"/>
          <w:divBdr>
            <w:top w:val="none" w:sz="0" w:space="0" w:color="auto"/>
            <w:left w:val="none" w:sz="0" w:space="0" w:color="auto"/>
            <w:bottom w:val="none" w:sz="0" w:space="0" w:color="auto"/>
            <w:right w:val="none" w:sz="0" w:space="0" w:color="auto"/>
          </w:divBdr>
        </w:div>
        <w:div w:id="260457361">
          <w:marLeft w:val="0"/>
          <w:marRight w:val="0"/>
          <w:marTop w:val="360"/>
          <w:marBottom w:val="0"/>
          <w:divBdr>
            <w:top w:val="none" w:sz="0" w:space="0" w:color="auto"/>
            <w:left w:val="none" w:sz="0" w:space="0" w:color="auto"/>
            <w:bottom w:val="none" w:sz="0" w:space="0" w:color="auto"/>
            <w:right w:val="none" w:sz="0" w:space="0" w:color="auto"/>
          </w:divBdr>
        </w:div>
        <w:div w:id="449325641">
          <w:marLeft w:val="0"/>
          <w:marRight w:val="0"/>
          <w:marTop w:val="360"/>
          <w:marBottom w:val="0"/>
          <w:divBdr>
            <w:top w:val="none" w:sz="0" w:space="0" w:color="auto"/>
            <w:left w:val="none" w:sz="0" w:space="0" w:color="auto"/>
            <w:bottom w:val="none" w:sz="0" w:space="0" w:color="auto"/>
            <w:right w:val="none" w:sz="0" w:space="0" w:color="auto"/>
          </w:divBdr>
        </w:div>
        <w:div w:id="1342974095">
          <w:marLeft w:val="0"/>
          <w:marRight w:val="0"/>
          <w:marTop w:val="360"/>
          <w:marBottom w:val="0"/>
          <w:divBdr>
            <w:top w:val="none" w:sz="0" w:space="0" w:color="auto"/>
            <w:left w:val="none" w:sz="0" w:space="0" w:color="auto"/>
            <w:bottom w:val="none" w:sz="0" w:space="0" w:color="auto"/>
            <w:right w:val="none" w:sz="0" w:space="0" w:color="auto"/>
          </w:divBdr>
        </w:div>
        <w:div w:id="121535791">
          <w:marLeft w:val="0"/>
          <w:marRight w:val="0"/>
          <w:marTop w:val="360"/>
          <w:marBottom w:val="0"/>
          <w:divBdr>
            <w:top w:val="none" w:sz="0" w:space="0" w:color="auto"/>
            <w:left w:val="none" w:sz="0" w:space="0" w:color="auto"/>
            <w:bottom w:val="none" w:sz="0" w:space="0" w:color="auto"/>
            <w:right w:val="none" w:sz="0" w:space="0" w:color="auto"/>
          </w:divBdr>
        </w:div>
      </w:divsChild>
    </w:div>
    <w:div w:id="1105997380">
      <w:bodyDiv w:val="1"/>
      <w:marLeft w:val="0"/>
      <w:marRight w:val="0"/>
      <w:marTop w:val="0"/>
      <w:marBottom w:val="0"/>
      <w:divBdr>
        <w:top w:val="none" w:sz="0" w:space="0" w:color="auto"/>
        <w:left w:val="none" w:sz="0" w:space="0" w:color="auto"/>
        <w:bottom w:val="none" w:sz="0" w:space="0" w:color="auto"/>
        <w:right w:val="none" w:sz="0" w:space="0" w:color="auto"/>
      </w:divBdr>
    </w:div>
    <w:div w:id="1169906346">
      <w:bodyDiv w:val="1"/>
      <w:marLeft w:val="0"/>
      <w:marRight w:val="0"/>
      <w:marTop w:val="0"/>
      <w:marBottom w:val="0"/>
      <w:divBdr>
        <w:top w:val="none" w:sz="0" w:space="0" w:color="auto"/>
        <w:left w:val="none" w:sz="0" w:space="0" w:color="auto"/>
        <w:bottom w:val="none" w:sz="0" w:space="0" w:color="auto"/>
        <w:right w:val="none" w:sz="0" w:space="0" w:color="auto"/>
      </w:divBdr>
    </w:div>
    <w:div w:id="1177304755">
      <w:bodyDiv w:val="1"/>
      <w:marLeft w:val="0"/>
      <w:marRight w:val="0"/>
      <w:marTop w:val="0"/>
      <w:marBottom w:val="0"/>
      <w:divBdr>
        <w:top w:val="none" w:sz="0" w:space="0" w:color="auto"/>
        <w:left w:val="none" w:sz="0" w:space="0" w:color="auto"/>
        <w:bottom w:val="none" w:sz="0" w:space="0" w:color="auto"/>
        <w:right w:val="none" w:sz="0" w:space="0" w:color="auto"/>
      </w:divBdr>
      <w:divsChild>
        <w:div w:id="1877085664">
          <w:marLeft w:val="0"/>
          <w:marRight w:val="0"/>
          <w:marTop w:val="0"/>
          <w:marBottom w:val="0"/>
          <w:divBdr>
            <w:top w:val="none" w:sz="0" w:space="0" w:color="auto"/>
            <w:left w:val="none" w:sz="0" w:space="0" w:color="auto"/>
            <w:bottom w:val="none" w:sz="0" w:space="0" w:color="auto"/>
            <w:right w:val="none" w:sz="0" w:space="0" w:color="auto"/>
          </w:divBdr>
        </w:div>
      </w:divsChild>
    </w:div>
    <w:div w:id="1242061746">
      <w:bodyDiv w:val="1"/>
      <w:marLeft w:val="0"/>
      <w:marRight w:val="0"/>
      <w:marTop w:val="0"/>
      <w:marBottom w:val="0"/>
      <w:divBdr>
        <w:top w:val="none" w:sz="0" w:space="0" w:color="auto"/>
        <w:left w:val="none" w:sz="0" w:space="0" w:color="auto"/>
        <w:bottom w:val="none" w:sz="0" w:space="0" w:color="auto"/>
        <w:right w:val="none" w:sz="0" w:space="0" w:color="auto"/>
      </w:divBdr>
    </w:div>
    <w:div w:id="1263684091">
      <w:bodyDiv w:val="1"/>
      <w:marLeft w:val="0"/>
      <w:marRight w:val="0"/>
      <w:marTop w:val="0"/>
      <w:marBottom w:val="0"/>
      <w:divBdr>
        <w:top w:val="none" w:sz="0" w:space="0" w:color="auto"/>
        <w:left w:val="none" w:sz="0" w:space="0" w:color="auto"/>
        <w:bottom w:val="none" w:sz="0" w:space="0" w:color="auto"/>
        <w:right w:val="none" w:sz="0" w:space="0" w:color="auto"/>
      </w:divBdr>
      <w:divsChild>
        <w:div w:id="547227131">
          <w:marLeft w:val="0"/>
          <w:marRight w:val="0"/>
          <w:marTop w:val="360"/>
          <w:marBottom w:val="0"/>
          <w:divBdr>
            <w:top w:val="none" w:sz="0" w:space="0" w:color="auto"/>
            <w:left w:val="none" w:sz="0" w:space="0" w:color="auto"/>
            <w:bottom w:val="none" w:sz="0" w:space="0" w:color="auto"/>
            <w:right w:val="none" w:sz="0" w:space="0" w:color="auto"/>
          </w:divBdr>
        </w:div>
        <w:div w:id="156071650">
          <w:marLeft w:val="0"/>
          <w:marRight w:val="0"/>
          <w:marTop w:val="360"/>
          <w:marBottom w:val="0"/>
          <w:divBdr>
            <w:top w:val="none" w:sz="0" w:space="0" w:color="auto"/>
            <w:left w:val="none" w:sz="0" w:space="0" w:color="auto"/>
            <w:bottom w:val="none" w:sz="0" w:space="0" w:color="auto"/>
            <w:right w:val="none" w:sz="0" w:space="0" w:color="auto"/>
          </w:divBdr>
        </w:div>
        <w:div w:id="1827209541">
          <w:marLeft w:val="0"/>
          <w:marRight w:val="0"/>
          <w:marTop w:val="360"/>
          <w:marBottom w:val="0"/>
          <w:divBdr>
            <w:top w:val="none" w:sz="0" w:space="0" w:color="auto"/>
            <w:left w:val="none" w:sz="0" w:space="0" w:color="auto"/>
            <w:bottom w:val="none" w:sz="0" w:space="0" w:color="auto"/>
            <w:right w:val="none" w:sz="0" w:space="0" w:color="auto"/>
          </w:divBdr>
        </w:div>
        <w:div w:id="1059790819">
          <w:marLeft w:val="0"/>
          <w:marRight w:val="0"/>
          <w:marTop w:val="360"/>
          <w:marBottom w:val="0"/>
          <w:divBdr>
            <w:top w:val="none" w:sz="0" w:space="0" w:color="auto"/>
            <w:left w:val="none" w:sz="0" w:space="0" w:color="auto"/>
            <w:bottom w:val="none" w:sz="0" w:space="0" w:color="auto"/>
            <w:right w:val="none" w:sz="0" w:space="0" w:color="auto"/>
          </w:divBdr>
        </w:div>
        <w:div w:id="1448500654">
          <w:marLeft w:val="0"/>
          <w:marRight w:val="0"/>
          <w:marTop w:val="360"/>
          <w:marBottom w:val="0"/>
          <w:divBdr>
            <w:top w:val="none" w:sz="0" w:space="0" w:color="auto"/>
            <w:left w:val="none" w:sz="0" w:space="0" w:color="auto"/>
            <w:bottom w:val="none" w:sz="0" w:space="0" w:color="auto"/>
            <w:right w:val="none" w:sz="0" w:space="0" w:color="auto"/>
          </w:divBdr>
        </w:div>
        <w:div w:id="103813597">
          <w:marLeft w:val="0"/>
          <w:marRight w:val="0"/>
          <w:marTop w:val="360"/>
          <w:marBottom w:val="0"/>
          <w:divBdr>
            <w:top w:val="none" w:sz="0" w:space="0" w:color="auto"/>
            <w:left w:val="none" w:sz="0" w:space="0" w:color="auto"/>
            <w:bottom w:val="none" w:sz="0" w:space="0" w:color="auto"/>
            <w:right w:val="none" w:sz="0" w:space="0" w:color="auto"/>
          </w:divBdr>
        </w:div>
        <w:div w:id="1657757023">
          <w:marLeft w:val="0"/>
          <w:marRight w:val="0"/>
          <w:marTop w:val="360"/>
          <w:marBottom w:val="0"/>
          <w:divBdr>
            <w:top w:val="none" w:sz="0" w:space="0" w:color="auto"/>
            <w:left w:val="none" w:sz="0" w:space="0" w:color="auto"/>
            <w:bottom w:val="none" w:sz="0" w:space="0" w:color="auto"/>
            <w:right w:val="none" w:sz="0" w:space="0" w:color="auto"/>
          </w:divBdr>
        </w:div>
        <w:div w:id="373507585">
          <w:marLeft w:val="0"/>
          <w:marRight w:val="0"/>
          <w:marTop w:val="360"/>
          <w:marBottom w:val="0"/>
          <w:divBdr>
            <w:top w:val="none" w:sz="0" w:space="0" w:color="auto"/>
            <w:left w:val="none" w:sz="0" w:space="0" w:color="auto"/>
            <w:bottom w:val="none" w:sz="0" w:space="0" w:color="auto"/>
            <w:right w:val="none" w:sz="0" w:space="0" w:color="auto"/>
          </w:divBdr>
        </w:div>
        <w:div w:id="1040129455">
          <w:marLeft w:val="0"/>
          <w:marRight w:val="0"/>
          <w:marTop w:val="360"/>
          <w:marBottom w:val="0"/>
          <w:divBdr>
            <w:top w:val="none" w:sz="0" w:space="0" w:color="auto"/>
            <w:left w:val="none" w:sz="0" w:space="0" w:color="auto"/>
            <w:bottom w:val="none" w:sz="0" w:space="0" w:color="auto"/>
            <w:right w:val="none" w:sz="0" w:space="0" w:color="auto"/>
          </w:divBdr>
        </w:div>
      </w:divsChild>
    </w:div>
    <w:div w:id="1492140928">
      <w:bodyDiv w:val="1"/>
      <w:marLeft w:val="0"/>
      <w:marRight w:val="0"/>
      <w:marTop w:val="0"/>
      <w:marBottom w:val="0"/>
      <w:divBdr>
        <w:top w:val="none" w:sz="0" w:space="0" w:color="auto"/>
        <w:left w:val="none" w:sz="0" w:space="0" w:color="auto"/>
        <w:bottom w:val="none" w:sz="0" w:space="0" w:color="auto"/>
        <w:right w:val="none" w:sz="0" w:space="0" w:color="auto"/>
      </w:divBdr>
      <w:divsChild>
        <w:div w:id="1104303501">
          <w:marLeft w:val="0"/>
          <w:marRight w:val="0"/>
          <w:marTop w:val="0"/>
          <w:marBottom w:val="0"/>
          <w:divBdr>
            <w:top w:val="none" w:sz="0" w:space="0" w:color="auto"/>
            <w:left w:val="none" w:sz="0" w:space="0" w:color="auto"/>
            <w:bottom w:val="none" w:sz="0" w:space="0" w:color="auto"/>
            <w:right w:val="none" w:sz="0" w:space="0" w:color="auto"/>
          </w:divBdr>
        </w:div>
        <w:div w:id="634602371">
          <w:marLeft w:val="0"/>
          <w:marRight w:val="0"/>
          <w:marTop w:val="0"/>
          <w:marBottom w:val="0"/>
          <w:divBdr>
            <w:top w:val="none" w:sz="0" w:space="0" w:color="auto"/>
            <w:left w:val="none" w:sz="0" w:space="0" w:color="auto"/>
            <w:bottom w:val="none" w:sz="0" w:space="0" w:color="auto"/>
            <w:right w:val="none" w:sz="0" w:space="0" w:color="auto"/>
          </w:divBdr>
        </w:div>
        <w:div w:id="437602019">
          <w:marLeft w:val="0"/>
          <w:marRight w:val="0"/>
          <w:marTop w:val="0"/>
          <w:marBottom w:val="0"/>
          <w:divBdr>
            <w:top w:val="none" w:sz="0" w:space="0" w:color="auto"/>
            <w:left w:val="none" w:sz="0" w:space="0" w:color="auto"/>
            <w:bottom w:val="none" w:sz="0" w:space="0" w:color="auto"/>
            <w:right w:val="none" w:sz="0" w:space="0" w:color="auto"/>
          </w:divBdr>
        </w:div>
        <w:div w:id="331298036">
          <w:marLeft w:val="0"/>
          <w:marRight w:val="0"/>
          <w:marTop w:val="0"/>
          <w:marBottom w:val="0"/>
          <w:divBdr>
            <w:top w:val="none" w:sz="0" w:space="0" w:color="auto"/>
            <w:left w:val="none" w:sz="0" w:space="0" w:color="auto"/>
            <w:bottom w:val="none" w:sz="0" w:space="0" w:color="auto"/>
            <w:right w:val="none" w:sz="0" w:space="0" w:color="auto"/>
          </w:divBdr>
        </w:div>
        <w:div w:id="358048719">
          <w:marLeft w:val="0"/>
          <w:marRight w:val="0"/>
          <w:marTop w:val="0"/>
          <w:marBottom w:val="0"/>
          <w:divBdr>
            <w:top w:val="none" w:sz="0" w:space="0" w:color="auto"/>
            <w:left w:val="none" w:sz="0" w:space="0" w:color="auto"/>
            <w:bottom w:val="none" w:sz="0" w:space="0" w:color="auto"/>
            <w:right w:val="none" w:sz="0" w:space="0" w:color="auto"/>
          </w:divBdr>
        </w:div>
        <w:div w:id="771050737">
          <w:marLeft w:val="0"/>
          <w:marRight w:val="0"/>
          <w:marTop w:val="0"/>
          <w:marBottom w:val="0"/>
          <w:divBdr>
            <w:top w:val="none" w:sz="0" w:space="0" w:color="auto"/>
            <w:left w:val="none" w:sz="0" w:space="0" w:color="auto"/>
            <w:bottom w:val="none" w:sz="0" w:space="0" w:color="auto"/>
            <w:right w:val="none" w:sz="0" w:space="0" w:color="auto"/>
          </w:divBdr>
        </w:div>
        <w:div w:id="1260064102">
          <w:marLeft w:val="0"/>
          <w:marRight w:val="0"/>
          <w:marTop w:val="0"/>
          <w:marBottom w:val="0"/>
          <w:divBdr>
            <w:top w:val="none" w:sz="0" w:space="0" w:color="auto"/>
            <w:left w:val="none" w:sz="0" w:space="0" w:color="auto"/>
            <w:bottom w:val="none" w:sz="0" w:space="0" w:color="auto"/>
            <w:right w:val="none" w:sz="0" w:space="0" w:color="auto"/>
          </w:divBdr>
        </w:div>
        <w:div w:id="72288855">
          <w:marLeft w:val="0"/>
          <w:marRight w:val="0"/>
          <w:marTop w:val="0"/>
          <w:marBottom w:val="0"/>
          <w:divBdr>
            <w:top w:val="none" w:sz="0" w:space="0" w:color="auto"/>
            <w:left w:val="none" w:sz="0" w:space="0" w:color="auto"/>
            <w:bottom w:val="none" w:sz="0" w:space="0" w:color="auto"/>
            <w:right w:val="none" w:sz="0" w:space="0" w:color="auto"/>
          </w:divBdr>
        </w:div>
        <w:div w:id="1159612677">
          <w:marLeft w:val="0"/>
          <w:marRight w:val="0"/>
          <w:marTop w:val="0"/>
          <w:marBottom w:val="0"/>
          <w:divBdr>
            <w:top w:val="none" w:sz="0" w:space="0" w:color="auto"/>
            <w:left w:val="none" w:sz="0" w:space="0" w:color="auto"/>
            <w:bottom w:val="none" w:sz="0" w:space="0" w:color="auto"/>
            <w:right w:val="none" w:sz="0" w:space="0" w:color="auto"/>
          </w:divBdr>
        </w:div>
        <w:div w:id="1883206189">
          <w:marLeft w:val="0"/>
          <w:marRight w:val="0"/>
          <w:marTop w:val="0"/>
          <w:marBottom w:val="0"/>
          <w:divBdr>
            <w:top w:val="none" w:sz="0" w:space="0" w:color="auto"/>
            <w:left w:val="none" w:sz="0" w:space="0" w:color="auto"/>
            <w:bottom w:val="none" w:sz="0" w:space="0" w:color="auto"/>
            <w:right w:val="none" w:sz="0" w:space="0" w:color="auto"/>
          </w:divBdr>
        </w:div>
        <w:div w:id="1098064896">
          <w:marLeft w:val="0"/>
          <w:marRight w:val="0"/>
          <w:marTop w:val="0"/>
          <w:marBottom w:val="0"/>
          <w:divBdr>
            <w:top w:val="none" w:sz="0" w:space="0" w:color="auto"/>
            <w:left w:val="none" w:sz="0" w:space="0" w:color="auto"/>
            <w:bottom w:val="none" w:sz="0" w:space="0" w:color="auto"/>
            <w:right w:val="none" w:sz="0" w:space="0" w:color="auto"/>
          </w:divBdr>
        </w:div>
        <w:div w:id="929317591">
          <w:marLeft w:val="0"/>
          <w:marRight w:val="0"/>
          <w:marTop w:val="0"/>
          <w:marBottom w:val="0"/>
          <w:divBdr>
            <w:top w:val="none" w:sz="0" w:space="0" w:color="auto"/>
            <w:left w:val="none" w:sz="0" w:space="0" w:color="auto"/>
            <w:bottom w:val="none" w:sz="0" w:space="0" w:color="auto"/>
            <w:right w:val="none" w:sz="0" w:space="0" w:color="auto"/>
          </w:divBdr>
        </w:div>
        <w:div w:id="1331450761">
          <w:marLeft w:val="0"/>
          <w:marRight w:val="0"/>
          <w:marTop w:val="0"/>
          <w:marBottom w:val="0"/>
          <w:divBdr>
            <w:top w:val="none" w:sz="0" w:space="0" w:color="auto"/>
            <w:left w:val="none" w:sz="0" w:space="0" w:color="auto"/>
            <w:bottom w:val="none" w:sz="0" w:space="0" w:color="auto"/>
            <w:right w:val="none" w:sz="0" w:space="0" w:color="auto"/>
          </w:divBdr>
        </w:div>
        <w:div w:id="1125319927">
          <w:marLeft w:val="0"/>
          <w:marRight w:val="0"/>
          <w:marTop w:val="0"/>
          <w:marBottom w:val="0"/>
          <w:divBdr>
            <w:top w:val="none" w:sz="0" w:space="0" w:color="auto"/>
            <w:left w:val="none" w:sz="0" w:space="0" w:color="auto"/>
            <w:bottom w:val="none" w:sz="0" w:space="0" w:color="auto"/>
            <w:right w:val="none" w:sz="0" w:space="0" w:color="auto"/>
          </w:divBdr>
        </w:div>
        <w:div w:id="264769528">
          <w:marLeft w:val="0"/>
          <w:marRight w:val="0"/>
          <w:marTop w:val="0"/>
          <w:marBottom w:val="0"/>
          <w:divBdr>
            <w:top w:val="none" w:sz="0" w:space="0" w:color="auto"/>
            <w:left w:val="none" w:sz="0" w:space="0" w:color="auto"/>
            <w:bottom w:val="none" w:sz="0" w:space="0" w:color="auto"/>
            <w:right w:val="none" w:sz="0" w:space="0" w:color="auto"/>
          </w:divBdr>
        </w:div>
        <w:div w:id="707414809">
          <w:marLeft w:val="0"/>
          <w:marRight w:val="0"/>
          <w:marTop w:val="0"/>
          <w:marBottom w:val="0"/>
          <w:divBdr>
            <w:top w:val="none" w:sz="0" w:space="0" w:color="auto"/>
            <w:left w:val="none" w:sz="0" w:space="0" w:color="auto"/>
            <w:bottom w:val="none" w:sz="0" w:space="0" w:color="auto"/>
            <w:right w:val="none" w:sz="0" w:space="0" w:color="auto"/>
          </w:divBdr>
        </w:div>
        <w:div w:id="428042717">
          <w:marLeft w:val="0"/>
          <w:marRight w:val="0"/>
          <w:marTop w:val="0"/>
          <w:marBottom w:val="0"/>
          <w:divBdr>
            <w:top w:val="none" w:sz="0" w:space="0" w:color="auto"/>
            <w:left w:val="none" w:sz="0" w:space="0" w:color="auto"/>
            <w:bottom w:val="none" w:sz="0" w:space="0" w:color="auto"/>
            <w:right w:val="none" w:sz="0" w:space="0" w:color="auto"/>
          </w:divBdr>
        </w:div>
        <w:div w:id="1889296687">
          <w:marLeft w:val="0"/>
          <w:marRight w:val="0"/>
          <w:marTop w:val="0"/>
          <w:marBottom w:val="0"/>
          <w:divBdr>
            <w:top w:val="none" w:sz="0" w:space="0" w:color="auto"/>
            <w:left w:val="none" w:sz="0" w:space="0" w:color="auto"/>
            <w:bottom w:val="none" w:sz="0" w:space="0" w:color="auto"/>
            <w:right w:val="none" w:sz="0" w:space="0" w:color="auto"/>
          </w:divBdr>
        </w:div>
        <w:div w:id="1744377520">
          <w:marLeft w:val="0"/>
          <w:marRight w:val="0"/>
          <w:marTop w:val="0"/>
          <w:marBottom w:val="0"/>
          <w:divBdr>
            <w:top w:val="none" w:sz="0" w:space="0" w:color="auto"/>
            <w:left w:val="none" w:sz="0" w:space="0" w:color="auto"/>
            <w:bottom w:val="none" w:sz="0" w:space="0" w:color="auto"/>
            <w:right w:val="none" w:sz="0" w:space="0" w:color="auto"/>
          </w:divBdr>
        </w:div>
        <w:div w:id="1717780750">
          <w:marLeft w:val="0"/>
          <w:marRight w:val="0"/>
          <w:marTop w:val="0"/>
          <w:marBottom w:val="0"/>
          <w:divBdr>
            <w:top w:val="none" w:sz="0" w:space="0" w:color="auto"/>
            <w:left w:val="none" w:sz="0" w:space="0" w:color="auto"/>
            <w:bottom w:val="none" w:sz="0" w:space="0" w:color="auto"/>
            <w:right w:val="none" w:sz="0" w:space="0" w:color="auto"/>
          </w:divBdr>
        </w:div>
        <w:div w:id="1574468517">
          <w:marLeft w:val="0"/>
          <w:marRight w:val="0"/>
          <w:marTop w:val="0"/>
          <w:marBottom w:val="0"/>
          <w:divBdr>
            <w:top w:val="none" w:sz="0" w:space="0" w:color="auto"/>
            <w:left w:val="none" w:sz="0" w:space="0" w:color="auto"/>
            <w:bottom w:val="none" w:sz="0" w:space="0" w:color="auto"/>
            <w:right w:val="none" w:sz="0" w:space="0" w:color="auto"/>
          </w:divBdr>
        </w:div>
        <w:div w:id="472405673">
          <w:marLeft w:val="0"/>
          <w:marRight w:val="0"/>
          <w:marTop w:val="0"/>
          <w:marBottom w:val="0"/>
          <w:divBdr>
            <w:top w:val="none" w:sz="0" w:space="0" w:color="auto"/>
            <w:left w:val="none" w:sz="0" w:space="0" w:color="auto"/>
            <w:bottom w:val="none" w:sz="0" w:space="0" w:color="auto"/>
            <w:right w:val="none" w:sz="0" w:space="0" w:color="auto"/>
          </w:divBdr>
        </w:div>
        <w:div w:id="641269978">
          <w:marLeft w:val="0"/>
          <w:marRight w:val="0"/>
          <w:marTop w:val="0"/>
          <w:marBottom w:val="0"/>
          <w:divBdr>
            <w:top w:val="none" w:sz="0" w:space="0" w:color="auto"/>
            <w:left w:val="none" w:sz="0" w:space="0" w:color="auto"/>
            <w:bottom w:val="none" w:sz="0" w:space="0" w:color="auto"/>
            <w:right w:val="none" w:sz="0" w:space="0" w:color="auto"/>
          </w:divBdr>
        </w:div>
        <w:div w:id="959263099">
          <w:marLeft w:val="0"/>
          <w:marRight w:val="0"/>
          <w:marTop w:val="0"/>
          <w:marBottom w:val="0"/>
          <w:divBdr>
            <w:top w:val="none" w:sz="0" w:space="0" w:color="auto"/>
            <w:left w:val="none" w:sz="0" w:space="0" w:color="auto"/>
            <w:bottom w:val="none" w:sz="0" w:space="0" w:color="auto"/>
            <w:right w:val="none" w:sz="0" w:space="0" w:color="auto"/>
          </w:divBdr>
        </w:div>
        <w:div w:id="1512914625">
          <w:marLeft w:val="0"/>
          <w:marRight w:val="0"/>
          <w:marTop w:val="0"/>
          <w:marBottom w:val="0"/>
          <w:divBdr>
            <w:top w:val="none" w:sz="0" w:space="0" w:color="auto"/>
            <w:left w:val="none" w:sz="0" w:space="0" w:color="auto"/>
            <w:bottom w:val="none" w:sz="0" w:space="0" w:color="auto"/>
            <w:right w:val="none" w:sz="0" w:space="0" w:color="auto"/>
          </w:divBdr>
        </w:div>
        <w:div w:id="349840975">
          <w:marLeft w:val="0"/>
          <w:marRight w:val="0"/>
          <w:marTop w:val="0"/>
          <w:marBottom w:val="0"/>
          <w:divBdr>
            <w:top w:val="none" w:sz="0" w:space="0" w:color="auto"/>
            <w:left w:val="none" w:sz="0" w:space="0" w:color="auto"/>
            <w:bottom w:val="none" w:sz="0" w:space="0" w:color="auto"/>
            <w:right w:val="none" w:sz="0" w:space="0" w:color="auto"/>
          </w:divBdr>
        </w:div>
        <w:div w:id="967515809">
          <w:marLeft w:val="0"/>
          <w:marRight w:val="0"/>
          <w:marTop w:val="0"/>
          <w:marBottom w:val="0"/>
          <w:divBdr>
            <w:top w:val="none" w:sz="0" w:space="0" w:color="auto"/>
            <w:left w:val="none" w:sz="0" w:space="0" w:color="auto"/>
            <w:bottom w:val="none" w:sz="0" w:space="0" w:color="auto"/>
            <w:right w:val="none" w:sz="0" w:space="0" w:color="auto"/>
          </w:divBdr>
        </w:div>
        <w:div w:id="496657462">
          <w:marLeft w:val="0"/>
          <w:marRight w:val="0"/>
          <w:marTop w:val="0"/>
          <w:marBottom w:val="0"/>
          <w:divBdr>
            <w:top w:val="none" w:sz="0" w:space="0" w:color="auto"/>
            <w:left w:val="none" w:sz="0" w:space="0" w:color="auto"/>
            <w:bottom w:val="none" w:sz="0" w:space="0" w:color="auto"/>
            <w:right w:val="none" w:sz="0" w:space="0" w:color="auto"/>
          </w:divBdr>
        </w:div>
        <w:div w:id="225721248">
          <w:marLeft w:val="0"/>
          <w:marRight w:val="0"/>
          <w:marTop w:val="0"/>
          <w:marBottom w:val="0"/>
          <w:divBdr>
            <w:top w:val="none" w:sz="0" w:space="0" w:color="auto"/>
            <w:left w:val="none" w:sz="0" w:space="0" w:color="auto"/>
            <w:bottom w:val="none" w:sz="0" w:space="0" w:color="auto"/>
            <w:right w:val="none" w:sz="0" w:space="0" w:color="auto"/>
          </w:divBdr>
        </w:div>
        <w:div w:id="2098164089">
          <w:marLeft w:val="0"/>
          <w:marRight w:val="0"/>
          <w:marTop w:val="0"/>
          <w:marBottom w:val="0"/>
          <w:divBdr>
            <w:top w:val="none" w:sz="0" w:space="0" w:color="auto"/>
            <w:left w:val="none" w:sz="0" w:space="0" w:color="auto"/>
            <w:bottom w:val="none" w:sz="0" w:space="0" w:color="auto"/>
            <w:right w:val="none" w:sz="0" w:space="0" w:color="auto"/>
          </w:divBdr>
        </w:div>
        <w:div w:id="1600677163">
          <w:marLeft w:val="0"/>
          <w:marRight w:val="0"/>
          <w:marTop w:val="0"/>
          <w:marBottom w:val="0"/>
          <w:divBdr>
            <w:top w:val="none" w:sz="0" w:space="0" w:color="auto"/>
            <w:left w:val="none" w:sz="0" w:space="0" w:color="auto"/>
            <w:bottom w:val="none" w:sz="0" w:space="0" w:color="auto"/>
            <w:right w:val="none" w:sz="0" w:space="0" w:color="auto"/>
          </w:divBdr>
        </w:div>
        <w:div w:id="1286350947">
          <w:marLeft w:val="0"/>
          <w:marRight w:val="0"/>
          <w:marTop w:val="0"/>
          <w:marBottom w:val="0"/>
          <w:divBdr>
            <w:top w:val="none" w:sz="0" w:space="0" w:color="auto"/>
            <w:left w:val="none" w:sz="0" w:space="0" w:color="auto"/>
            <w:bottom w:val="none" w:sz="0" w:space="0" w:color="auto"/>
            <w:right w:val="none" w:sz="0" w:space="0" w:color="auto"/>
          </w:divBdr>
        </w:div>
        <w:div w:id="2022469556">
          <w:marLeft w:val="0"/>
          <w:marRight w:val="0"/>
          <w:marTop w:val="0"/>
          <w:marBottom w:val="0"/>
          <w:divBdr>
            <w:top w:val="none" w:sz="0" w:space="0" w:color="auto"/>
            <w:left w:val="none" w:sz="0" w:space="0" w:color="auto"/>
            <w:bottom w:val="none" w:sz="0" w:space="0" w:color="auto"/>
            <w:right w:val="none" w:sz="0" w:space="0" w:color="auto"/>
          </w:divBdr>
        </w:div>
        <w:div w:id="4481312">
          <w:marLeft w:val="0"/>
          <w:marRight w:val="0"/>
          <w:marTop w:val="0"/>
          <w:marBottom w:val="0"/>
          <w:divBdr>
            <w:top w:val="none" w:sz="0" w:space="0" w:color="auto"/>
            <w:left w:val="none" w:sz="0" w:space="0" w:color="auto"/>
            <w:bottom w:val="none" w:sz="0" w:space="0" w:color="auto"/>
            <w:right w:val="none" w:sz="0" w:space="0" w:color="auto"/>
          </w:divBdr>
        </w:div>
        <w:div w:id="888998914">
          <w:marLeft w:val="0"/>
          <w:marRight w:val="0"/>
          <w:marTop w:val="0"/>
          <w:marBottom w:val="0"/>
          <w:divBdr>
            <w:top w:val="none" w:sz="0" w:space="0" w:color="auto"/>
            <w:left w:val="none" w:sz="0" w:space="0" w:color="auto"/>
            <w:bottom w:val="none" w:sz="0" w:space="0" w:color="auto"/>
            <w:right w:val="none" w:sz="0" w:space="0" w:color="auto"/>
          </w:divBdr>
        </w:div>
        <w:div w:id="561864200">
          <w:marLeft w:val="0"/>
          <w:marRight w:val="0"/>
          <w:marTop w:val="0"/>
          <w:marBottom w:val="0"/>
          <w:divBdr>
            <w:top w:val="none" w:sz="0" w:space="0" w:color="auto"/>
            <w:left w:val="none" w:sz="0" w:space="0" w:color="auto"/>
            <w:bottom w:val="none" w:sz="0" w:space="0" w:color="auto"/>
            <w:right w:val="none" w:sz="0" w:space="0" w:color="auto"/>
          </w:divBdr>
        </w:div>
        <w:div w:id="2137940586">
          <w:marLeft w:val="0"/>
          <w:marRight w:val="0"/>
          <w:marTop w:val="0"/>
          <w:marBottom w:val="0"/>
          <w:divBdr>
            <w:top w:val="none" w:sz="0" w:space="0" w:color="auto"/>
            <w:left w:val="none" w:sz="0" w:space="0" w:color="auto"/>
            <w:bottom w:val="none" w:sz="0" w:space="0" w:color="auto"/>
            <w:right w:val="none" w:sz="0" w:space="0" w:color="auto"/>
          </w:divBdr>
        </w:div>
        <w:div w:id="827595451">
          <w:marLeft w:val="0"/>
          <w:marRight w:val="0"/>
          <w:marTop w:val="0"/>
          <w:marBottom w:val="0"/>
          <w:divBdr>
            <w:top w:val="none" w:sz="0" w:space="0" w:color="auto"/>
            <w:left w:val="none" w:sz="0" w:space="0" w:color="auto"/>
            <w:bottom w:val="none" w:sz="0" w:space="0" w:color="auto"/>
            <w:right w:val="none" w:sz="0" w:space="0" w:color="auto"/>
          </w:divBdr>
        </w:div>
        <w:div w:id="128472529">
          <w:marLeft w:val="0"/>
          <w:marRight w:val="0"/>
          <w:marTop w:val="0"/>
          <w:marBottom w:val="0"/>
          <w:divBdr>
            <w:top w:val="none" w:sz="0" w:space="0" w:color="auto"/>
            <w:left w:val="none" w:sz="0" w:space="0" w:color="auto"/>
            <w:bottom w:val="none" w:sz="0" w:space="0" w:color="auto"/>
            <w:right w:val="none" w:sz="0" w:space="0" w:color="auto"/>
          </w:divBdr>
        </w:div>
        <w:div w:id="1550335756">
          <w:marLeft w:val="0"/>
          <w:marRight w:val="0"/>
          <w:marTop w:val="0"/>
          <w:marBottom w:val="0"/>
          <w:divBdr>
            <w:top w:val="none" w:sz="0" w:space="0" w:color="auto"/>
            <w:left w:val="none" w:sz="0" w:space="0" w:color="auto"/>
            <w:bottom w:val="none" w:sz="0" w:space="0" w:color="auto"/>
            <w:right w:val="none" w:sz="0" w:space="0" w:color="auto"/>
          </w:divBdr>
        </w:div>
        <w:div w:id="924538408">
          <w:marLeft w:val="0"/>
          <w:marRight w:val="0"/>
          <w:marTop w:val="0"/>
          <w:marBottom w:val="0"/>
          <w:divBdr>
            <w:top w:val="none" w:sz="0" w:space="0" w:color="auto"/>
            <w:left w:val="none" w:sz="0" w:space="0" w:color="auto"/>
            <w:bottom w:val="none" w:sz="0" w:space="0" w:color="auto"/>
            <w:right w:val="none" w:sz="0" w:space="0" w:color="auto"/>
          </w:divBdr>
        </w:div>
        <w:div w:id="1552231091">
          <w:marLeft w:val="0"/>
          <w:marRight w:val="0"/>
          <w:marTop w:val="0"/>
          <w:marBottom w:val="0"/>
          <w:divBdr>
            <w:top w:val="none" w:sz="0" w:space="0" w:color="auto"/>
            <w:left w:val="none" w:sz="0" w:space="0" w:color="auto"/>
            <w:bottom w:val="none" w:sz="0" w:space="0" w:color="auto"/>
            <w:right w:val="none" w:sz="0" w:space="0" w:color="auto"/>
          </w:divBdr>
        </w:div>
        <w:div w:id="1003053204">
          <w:marLeft w:val="0"/>
          <w:marRight w:val="0"/>
          <w:marTop w:val="0"/>
          <w:marBottom w:val="0"/>
          <w:divBdr>
            <w:top w:val="none" w:sz="0" w:space="0" w:color="auto"/>
            <w:left w:val="none" w:sz="0" w:space="0" w:color="auto"/>
            <w:bottom w:val="none" w:sz="0" w:space="0" w:color="auto"/>
            <w:right w:val="none" w:sz="0" w:space="0" w:color="auto"/>
          </w:divBdr>
        </w:div>
        <w:div w:id="560944212">
          <w:marLeft w:val="0"/>
          <w:marRight w:val="0"/>
          <w:marTop w:val="0"/>
          <w:marBottom w:val="0"/>
          <w:divBdr>
            <w:top w:val="none" w:sz="0" w:space="0" w:color="auto"/>
            <w:left w:val="none" w:sz="0" w:space="0" w:color="auto"/>
            <w:bottom w:val="none" w:sz="0" w:space="0" w:color="auto"/>
            <w:right w:val="none" w:sz="0" w:space="0" w:color="auto"/>
          </w:divBdr>
        </w:div>
        <w:div w:id="786898910">
          <w:marLeft w:val="0"/>
          <w:marRight w:val="0"/>
          <w:marTop w:val="0"/>
          <w:marBottom w:val="0"/>
          <w:divBdr>
            <w:top w:val="none" w:sz="0" w:space="0" w:color="auto"/>
            <w:left w:val="none" w:sz="0" w:space="0" w:color="auto"/>
            <w:bottom w:val="none" w:sz="0" w:space="0" w:color="auto"/>
            <w:right w:val="none" w:sz="0" w:space="0" w:color="auto"/>
          </w:divBdr>
        </w:div>
        <w:div w:id="557008879">
          <w:marLeft w:val="0"/>
          <w:marRight w:val="0"/>
          <w:marTop w:val="0"/>
          <w:marBottom w:val="0"/>
          <w:divBdr>
            <w:top w:val="none" w:sz="0" w:space="0" w:color="auto"/>
            <w:left w:val="none" w:sz="0" w:space="0" w:color="auto"/>
            <w:bottom w:val="none" w:sz="0" w:space="0" w:color="auto"/>
            <w:right w:val="none" w:sz="0" w:space="0" w:color="auto"/>
          </w:divBdr>
        </w:div>
        <w:div w:id="685180750">
          <w:marLeft w:val="0"/>
          <w:marRight w:val="0"/>
          <w:marTop w:val="0"/>
          <w:marBottom w:val="0"/>
          <w:divBdr>
            <w:top w:val="none" w:sz="0" w:space="0" w:color="auto"/>
            <w:left w:val="none" w:sz="0" w:space="0" w:color="auto"/>
            <w:bottom w:val="none" w:sz="0" w:space="0" w:color="auto"/>
            <w:right w:val="none" w:sz="0" w:space="0" w:color="auto"/>
          </w:divBdr>
        </w:div>
        <w:div w:id="1209760812">
          <w:marLeft w:val="0"/>
          <w:marRight w:val="0"/>
          <w:marTop w:val="0"/>
          <w:marBottom w:val="0"/>
          <w:divBdr>
            <w:top w:val="none" w:sz="0" w:space="0" w:color="auto"/>
            <w:left w:val="none" w:sz="0" w:space="0" w:color="auto"/>
            <w:bottom w:val="none" w:sz="0" w:space="0" w:color="auto"/>
            <w:right w:val="none" w:sz="0" w:space="0" w:color="auto"/>
          </w:divBdr>
        </w:div>
        <w:div w:id="1098136105">
          <w:marLeft w:val="0"/>
          <w:marRight w:val="0"/>
          <w:marTop w:val="0"/>
          <w:marBottom w:val="0"/>
          <w:divBdr>
            <w:top w:val="none" w:sz="0" w:space="0" w:color="auto"/>
            <w:left w:val="none" w:sz="0" w:space="0" w:color="auto"/>
            <w:bottom w:val="none" w:sz="0" w:space="0" w:color="auto"/>
            <w:right w:val="none" w:sz="0" w:space="0" w:color="auto"/>
          </w:divBdr>
        </w:div>
        <w:div w:id="1235625070">
          <w:marLeft w:val="0"/>
          <w:marRight w:val="0"/>
          <w:marTop w:val="0"/>
          <w:marBottom w:val="0"/>
          <w:divBdr>
            <w:top w:val="none" w:sz="0" w:space="0" w:color="auto"/>
            <w:left w:val="none" w:sz="0" w:space="0" w:color="auto"/>
            <w:bottom w:val="none" w:sz="0" w:space="0" w:color="auto"/>
            <w:right w:val="none" w:sz="0" w:space="0" w:color="auto"/>
          </w:divBdr>
        </w:div>
        <w:div w:id="804546529">
          <w:marLeft w:val="0"/>
          <w:marRight w:val="0"/>
          <w:marTop w:val="0"/>
          <w:marBottom w:val="0"/>
          <w:divBdr>
            <w:top w:val="none" w:sz="0" w:space="0" w:color="auto"/>
            <w:left w:val="none" w:sz="0" w:space="0" w:color="auto"/>
            <w:bottom w:val="none" w:sz="0" w:space="0" w:color="auto"/>
            <w:right w:val="none" w:sz="0" w:space="0" w:color="auto"/>
          </w:divBdr>
        </w:div>
        <w:div w:id="1197934282">
          <w:marLeft w:val="0"/>
          <w:marRight w:val="0"/>
          <w:marTop w:val="0"/>
          <w:marBottom w:val="0"/>
          <w:divBdr>
            <w:top w:val="none" w:sz="0" w:space="0" w:color="auto"/>
            <w:left w:val="none" w:sz="0" w:space="0" w:color="auto"/>
            <w:bottom w:val="none" w:sz="0" w:space="0" w:color="auto"/>
            <w:right w:val="none" w:sz="0" w:space="0" w:color="auto"/>
          </w:divBdr>
        </w:div>
        <w:div w:id="1967732198">
          <w:marLeft w:val="0"/>
          <w:marRight w:val="0"/>
          <w:marTop w:val="0"/>
          <w:marBottom w:val="0"/>
          <w:divBdr>
            <w:top w:val="none" w:sz="0" w:space="0" w:color="auto"/>
            <w:left w:val="none" w:sz="0" w:space="0" w:color="auto"/>
            <w:bottom w:val="none" w:sz="0" w:space="0" w:color="auto"/>
            <w:right w:val="none" w:sz="0" w:space="0" w:color="auto"/>
          </w:divBdr>
        </w:div>
        <w:div w:id="1458179553">
          <w:marLeft w:val="0"/>
          <w:marRight w:val="0"/>
          <w:marTop w:val="0"/>
          <w:marBottom w:val="0"/>
          <w:divBdr>
            <w:top w:val="none" w:sz="0" w:space="0" w:color="auto"/>
            <w:left w:val="none" w:sz="0" w:space="0" w:color="auto"/>
            <w:bottom w:val="none" w:sz="0" w:space="0" w:color="auto"/>
            <w:right w:val="none" w:sz="0" w:space="0" w:color="auto"/>
          </w:divBdr>
        </w:div>
        <w:div w:id="251357631">
          <w:marLeft w:val="0"/>
          <w:marRight w:val="0"/>
          <w:marTop w:val="0"/>
          <w:marBottom w:val="0"/>
          <w:divBdr>
            <w:top w:val="none" w:sz="0" w:space="0" w:color="auto"/>
            <w:left w:val="none" w:sz="0" w:space="0" w:color="auto"/>
            <w:bottom w:val="none" w:sz="0" w:space="0" w:color="auto"/>
            <w:right w:val="none" w:sz="0" w:space="0" w:color="auto"/>
          </w:divBdr>
        </w:div>
        <w:div w:id="1592734090">
          <w:marLeft w:val="0"/>
          <w:marRight w:val="0"/>
          <w:marTop w:val="0"/>
          <w:marBottom w:val="0"/>
          <w:divBdr>
            <w:top w:val="none" w:sz="0" w:space="0" w:color="auto"/>
            <w:left w:val="none" w:sz="0" w:space="0" w:color="auto"/>
            <w:bottom w:val="none" w:sz="0" w:space="0" w:color="auto"/>
            <w:right w:val="none" w:sz="0" w:space="0" w:color="auto"/>
          </w:divBdr>
        </w:div>
        <w:div w:id="592015811">
          <w:marLeft w:val="0"/>
          <w:marRight w:val="0"/>
          <w:marTop w:val="0"/>
          <w:marBottom w:val="0"/>
          <w:divBdr>
            <w:top w:val="none" w:sz="0" w:space="0" w:color="auto"/>
            <w:left w:val="none" w:sz="0" w:space="0" w:color="auto"/>
            <w:bottom w:val="none" w:sz="0" w:space="0" w:color="auto"/>
            <w:right w:val="none" w:sz="0" w:space="0" w:color="auto"/>
          </w:divBdr>
        </w:div>
        <w:div w:id="2109037341">
          <w:marLeft w:val="0"/>
          <w:marRight w:val="0"/>
          <w:marTop w:val="0"/>
          <w:marBottom w:val="0"/>
          <w:divBdr>
            <w:top w:val="none" w:sz="0" w:space="0" w:color="auto"/>
            <w:left w:val="none" w:sz="0" w:space="0" w:color="auto"/>
            <w:bottom w:val="none" w:sz="0" w:space="0" w:color="auto"/>
            <w:right w:val="none" w:sz="0" w:space="0" w:color="auto"/>
          </w:divBdr>
        </w:div>
        <w:div w:id="337661788">
          <w:marLeft w:val="0"/>
          <w:marRight w:val="0"/>
          <w:marTop w:val="0"/>
          <w:marBottom w:val="0"/>
          <w:divBdr>
            <w:top w:val="none" w:sz="0" w:space="0" w:color="auto"/>
            <w:left w:val="none" w:sz="0" w:space="0" w:color="auto"/>
            <w:bottom w:val="none" w:sz="0" w:space="0" w:color="auto"/>
            <w:right w:val="none" w:sz="0" w:space="0" w:color="auto"/>
          </w:divBdr>
        </w:div>
        <w:div w:id="550463090">
          <w:marLeft w:val="0"/>
          <w:marRight w:val="0"/>
          <w:marTop w:val="0"/>
          <w:marBottom w:val="0"/>
          <w:divBdr>
            <w:top w:val="none" w:sz="0" w:space="0" w:color="auto"/>
            <w:left w:val="none" w:sz="0" w:space="0" w:color="auto"/>
            <w:bottom w:val="none" w:sz="0" w:space="0" w:color="auto"/>
            <w:right w:val="none" w:sz="0" w:space="0" w:color="auto"/>
          </w:divBdr>
        </w:div>
        <w:div w:id="1379744689">
          <w:marLeft w:val="0"/>
          <w:marRight w:val="0"/>
          <w:marTop w:val="0"/>
          <w:marBottom w:val="0"/>
          <w:divBdr>
            <w:top w:val="none" w:sz="0" w:space="0" w:color="auto"/>
            <w:left w:val="none" w:sz="0" w:space="0" w:color="auto"/>
            <w:bottom w:val="none" w:sz="0" w:space="0" w:color="auto"/>
            <w:right w:val="none" w:sz="0" w:space="0" w:color="auto"/>
          </w:divBdr>
        </w:div>
        <w:div w:id="179978546">
          <w:marLeft w:val="0"/>
          <w:marRight w:val="0"/>
          <w:marTop w:val="0"/>
          <w:marBottom w:val="0"/>
          <w:divBdr>
            <w:top w:val="none" w:sz="0" w:space="0" w:color="auto"/>
            <w:left w:val="none" w:sz="0" w:space="0" w:color="auto"/>
            <w:bottom w:val="none" w:sz="0" w:space="0" w:color="auto"/>
            <w:right w:val="none" w:sz="0" w:space="0" w:color="auto"/>
          </w:divBdr>
        </w:div>
        <w:div w:id="684746112">
          <w:marLeft w:val="0"/>
          <w:marRight w:val="0"/>
          <w:marTop w:val="0"/>
          <w:marBottom w:val="0"/>
          <w:divBdr>
            <w:top w:val="none" w:sz="0" w:space="0" w:color="auto"/>
            <w:left w:val="none" w:sz="0" w:space="0" w:color="auto"/>
            <w:bottom w:val="none" w:sz="0" w:space="0" w:color="auto"/>
            <w:right w:val="none" w:sz="0" w:space="0" w:color="auto"/>
          </w:divBdr>
        </w:div>
        <w:div w:id="213009146">
          <w:marLeft w:val="0"/>
          <w:marRight w:val="0"/>
          <w:marTop w:val="0"/>
          <w:marBottom w:val="0"/>
          <w:divBdr>
            <w:top w:val="none" w:sz="0" w:space="0" w:color="auto"/>
            <w:left w:val="none" w:sz="0" w:space="0" w:color="auto"/>
            <w:bottom w:val="none" w:sz="0" w:space="0" w:color="auto"/>
            <w:right w:val="none" w:sz="0" w:space="0" w:color="auto"/>
          </w:divBdr>
        </w:div>
        <w:div w:id="11343198">
          <w:marLeft w:val="0"/>
          <w:marRight w:val="0"/>
          <w:marTop w:val="0"/>
          <w:marBottom w:val="0"/>
          <w:divBdr>
            <w:top w:val="none" w:sz="0" w:space="0" w:color="auto"/>
            <w:left w:val="none" w:sz="0" w:space="0" w:color="auto"/>
            <w:bottom w:val="none" w:sz="0" w:space="0" w:color="auto"/>
            <w:right w:val="none" w:sz="0" w:space="0" w:color="auto"/>
          </w:divBdr>
        </w:div>
        <w:div w:id="870339791">
          <w:marLeft w:val="0"/>
          <w:marRight w:val="0"/>
          <w:marTop w:val="0"/>
          <w:marBottom w:val="0"/>
          <w:divBdr>
            <w:top w:val="none" w:sz="0" w:space="0" w:color="auto"/>
            <w:left w:val="none" w:sz="0" w:space="0" w:color="auto"/>
            <w:bottom w:val="none" w:sz="0" w:space="0" w:color="auto"/>
            <w:right w:val="none" w:sz="0" w:space="0" w:color="auto"/>
          </w:divBdr>
        </w:div>
        <w:div w:id="806048793">
          <w:marLeft w:val="0"/>
          <w:marRight w:val="0"/>
          <w:marTop w:val="0"/>
          <w:marBottom w:val="0"/>
          <w:divBdr>
            <w:top w:val="none" w:sz="0" w:space="0" w:color="auto"/>
            <w:left w:val="none" w:sz="0" w:space="0" w:color="auto"/>
            <w:bottom w:val="none" w:sz="0" w:space="0" w:color="auto"/>
            <w:right w:val="none" w:sz="0" w:space="0" w:color="auto"/>
          </w:divBdr>
        </w:div>
        <w:div w:id="1784305263">
          <w:marLeft w:val="0"/>
          <w:marRight w:val="0"/>
          <w:marTop w:val="0"/>
          <w:marBottom w:val="0"/>
          <w:divBdr>
            <w:top w:val="none" w:sz="0" w:space="0" w:color="auto"/>
            <w:left w:val="none" w:sz="0" w:space="0" w:color="auto"/>
            <w:bottom w:val="none" w:sz="0" w:space="0" w:color="auto"/>
            <w:right w:val="none" w:sz="0" w:space="0" w:color="auto"/>
          </w:divBdr>
        </w:div>
        <w:div w:id="2049985944">
          <w:marLeft w:val="0"/>
          <w:marRight w:val="0"/>
          <w:marTop w:val="0"/>
          <w:marBottom w:val="0"/>
          <w:divBdr>
            <w:top w:val="none" w:sz="0" w:space="0" w:color="auto"/>
            <w:left w:val="none" w:sz="0" w:space="0" w:color="auto"/>
            <w:bottom w:val="none" w:sz="0" w:space="0" w:color="auto"/>
            <w:right w:val="none" w:sz="0" w:space="0" w:color="auto"/>
          </w:divBdr>
        </w:div>
        <w:div w:id="1496532628">
          <w:marLeft w:val="0"/>
          <w:marRight w:val="0"/>
          <w:marTop w:val="0"/>
          <w:marBottom w:val="0"/>
          <w:divBdr>
            <w:top w:val="none" w:sz="0" w:space="0" w:color="auto"/>
            <w:left w:val="none" w:sz="0" w:space="0" w:color="auto"/>
            <w:bottom w:val="none" w:sz="0" w:space="0" w:color="auto"/>
            <w:right w:val="none" w:sz="0" w:space="0" w:color="auto"/>
          </w:divBdr>
        </w:div>
        <w:div w:id="688527201">
          <w:marLeft w:val="0"/>
          <w:marRight w:val="0"/>
          <w:marTop w:val="0"/>
          <w:marBottom w:val="0"/>
          <w:divBdr>
            <w:top w:val="none" w:sz="0" w:space="0" w:color="auto"/>
            <w:left w:val="none" w:sz="0" w:space="0" w:color="auto"/>
            <w:bottom w:val="none" w:sz="0" w:space="0" w:color="auto"/>
            <w:right w:val="none" w:sz="0" w:space="0" w:color="auto"/>
          </w:divBdr>
        </w:div>
        <w:div w:id="1737975508">
          <w:marLeft w:val="0"/>
          <w:marRight w:val="0"/>
          <w:marTop w:val="0"/>
          <w:marBottom w:val="0"/>
          <w:divBdr>
            <w:top w:val="none" w:sz="0" w:space="0" w:color="auto"/>
            <w:left w:val="none" w:sz="0" w:space="0" w:color="auto"/>
            <w:bottom w:val="none" w:sz="0" w:space="0" w:color="auto"/>
            <w:right w:val="none" w:sz="0" w:space="0" w:color="auto"/>
          </w:divBdr>
        </w:div>
        <w:div w:id="2072149179">
          <w:marLeft w:val="0"/>
          <w:marRight w:val="0"/>
          <w:marTop w:val="0"/>
          <w:marBottom w:val="0"/>
          <w:divBdr>
            <w:top w:val="none" w:sz="0" w:space="0" w:color="auto"/>
            <w:left w:val="none" w:sz="0" w:space="0" w:color="auto"/>
            <w:bottom w:val="none" w:sz="0" w:space="0" w:color="auto"/>
            <w:right w:val="none" w:sz="0" w:space="0" w:color="auto"/>
          </w:divBdr>
        </w:div>
        <w:div w:id="1216745987">
          <w:marLeft w:val="0"/>
          <w:marRight w:val="0"/>
          <w:marTop w:val="0"/>
          <w:marBottom w:val="0"/>
          <w:divBdr>
            <w:top w:val="none" w:sz="0" w:space="0" w:color="auto"/>
            <w:left w:val="none" w:sz="0" w:space="0" w:color="auto"/>
            <w:bottom w:val="none" w:sz="0" w:space="0" w:color="auto"/>
            <w:right w:val="none" w:sz="0" w:space="0" w:color="auto"/>
          </w:divBdr>
        </w:div>
        <w:div w:id="2053143089">
          <w:marLeft w:val="0"/>
          <w:marRight w:val="0"/>
          <w:marTop w:val="0"/>
          <w:marBottom w:val="0"/>
          <w:divBdr>
            <w:top w:val="none" w:sz="0" w:space="0" w:color="auto"/>
            <w:left w:val="none" w:sz="0" w:space="0" w:color="auto"/>
            <w:bottom w:val="none" w:sz="0" w:space="0" w:color="auto"/>
            <w:right w:val="none" w:sz="0" w:space="0" w:color="auto"/>
          </w:divBdr>
        </w:div>
        <w:div w:id="1425764534">
          <w:marLeft w:val="0"/>
          <w:marRight w:val="0"/>
          <w:marTop w:val="0"/>
          <w:marBottom w:val="0"/>
          <w:divBdr>
            <w:top w:val="none" w:sz="0" w:space="0" w:color="auto"/>
            <w:left w:val="none" w:sz="0" w:space="0" w:color="auto"/>
            <w:bottom w:val="none" w:sz="0" w:space="0" w:color="auto"/>
            <w:right w:val="none" w:sz="0" w:space="0" w:color="auto"/>
          </w:divBdr>
        </w:div>
        <w:div w:id="846288001">
          <w:marLeft w:val="0"/>
          <w:marRight w:val="0"/>
          <w:marTop w:val="0"/>
          <w:marBottom w:val="0"/>
          <w:divBdr>
            <w:top w:val="none" w:sz="0" w:space="0" w:color="auto"/>
            <w:left w:val="none" w:sz="0" w:space="0" w:color="auto"/>
            <w:bottom w:val="none" w:sz="0" w:space="0" w:color="auto"/>
            <w:right w:val="none" w:sz="0" w:space="0" w:color="auto"/>
          </w:divBdr>
        </w:div>
        <w:div w:id="120265754">
          <w:marLeft w:val="0"/>
          <w:marRight w:val="0"/>
          <w:marTop w:val="0"/>
          <w:marBottom w:val="0"/>
          <w:divBdr>
            <w:top w:val="none" w:sz="0" w:space="0" w:color="auto"/>
            <w:left w:val="none" w:sz="0" w:space="0" w:color="auto"/>
            <w:bottom w:val="none" w:sz="0" w:space="0" w:color="auto"/>
            <w:right w:val="none" w:sz="0" w:space="0" w:color="auto"/>
          </w:divBdr>
        </w:div>
        <w:div w:id="815797366">
          <w:marLeft w:val="0"/>
          <w:marRight w:val="0"/>
          <w:marTop w:val="0"/>
          <w:marBottom w:val="0"/>
          <w:divBdr>
            <w:top w:val="none" w:sz="0" w:space="0" w:color="auto"/>
            <w:left w:val="none" w:sz="0" w:space="0" w:color="auto"/>
            <w:bottom w:val="none" w:sz="0" w:space="0" w:color="auto"/>
            <w:right w:val="none" w:sz="0" w:space="0" w:color="auto"/>
          </w:divBdr>
        </w:div>
        <w:div w:id="2009676209">
          <w:marLeft w:val="0"/>
          <w:marRight w:val="0"/>
          <w:marTop w:val="0"/>
          <w:marBottom w:val="0"/>
          <w:divBdr>
            <w:top w:val="none" w:sz="0" w:space="0" w:color="auto"/>
            <w:left w:val="none" w:sz="0" w:space="0" w:color="auto"/>
            <w:bottom w:val="none" w:sz="0" w:space="0" w:color="auto"/>
            <w:right w:val="none" w:sz="0" w:space="0" w:color="auto"/>
          </w:divBdr>
        </w:div>
        <w:div w:id="1217013719">
          <w:marLeft w:val="0"/>
          <w:marRight w:val="0"/>
          <w:marTop w:val="0"/>
          <w:marBottom w:val="0"/>
          <w:divBdr>
            <w:top w:val="none" w:sz="0" w:space="0" w:color="auto"/>
            <w:left w:val="none" w:sz="0" w:space="0" w:color="auto"/>
            <w:bottom w:val="none" w:sz="0" w:space="0" w:color="auto"/>
            <w:right w:val="none" w:sz="0" w:space="0" w:color="auto"/>
          </w:divBdr>
        </w:div>
        <w:div w:id="1809738783">
          <w:marLeft w:val="0"/>
          <w:marRight w:val="0"/>
          <w:marTop w:val="0"/>
          <w:marBottom w:val="0"/>
          <w:divBdr>
            <w:top w:val="none" w:sz="0" w:space="0" w:color="auto"/>
            <w:left w:val="none" w:sz="0" w:space="0" w:color="auto"/>
            <w:bottom w:val="none" w:sz="0" w:space="0" w:color="auto"/>
            <w:right w:val="none" w:sz="0" w:space="0" w:color="auto"/>
          </w:divBdr>
        </w:div>
        <w:div w:id="375348466">
          <w:marLeft w:val="0"/>
          <w:marRight w:val="0"/>
          <w:marTop w:val="0"/>
          <w:marBottom w:val="0"/>
          <w:divBdr>
            <w:top w:val="none" w:sz="0" w:space="0" w:color="auto"/>
            <w:left w:val="none" w:sz="0" w:space="0" w:color="auto"/>
            <w:bottom w:val="none" w:sz="0" w:space="0" w:color="auto"/>
            <w:right w:val="none" w:sz="0" w:space="0" w:color="auto"/>
          </w:divBdr>
        </w:div>
        <w:div w:id="1686399514">
          <w:marLeft w:val="0"/>
          <w:marRight w:val="0"/>
          <w:marTop w:val="0"/>
          <w:marBottom w:val="0"/>
          <w:divBdr>
            <w:top w:val="none" w:sz="0" w:space="0" w:color="auto"/>
            <w:left w:val="none" w:sz="0" w:space="0" w:color="auto"/>
            <w:bottom w:val="none" w:sz="0" w:space="0" w:color="auto"/>
            <w:right w:val="none" w:sz="0" w:space="0" w:color="auto"/>
          </w:divBdr>
        </w:div>
        <w:div w:id="172914591">
          <w:marLeft w:val="0"/>
          <w:marRight w:val="0"/>
          <w:marTop w:val="0"/>
          <w:marBottom w:val="0"/>
          <w:divBdr>
            <w:top w:val="none" w:sz="0" w:space="0" w:color="auto"/>
            <w:left w:val="none" w:sz="0" w:space="0" w:color="auto"/>
            <w:bottom w:val="none" w:sz="0" w:space="0" w:color="auto"/>
            <w:right w:val="none" w:sz="0" w:space="0" w:color="auto"/>
          </w:divBdr>
        </w:div>
        <w:div w:id="870605322">
          <w:marLeft w:val="0"/>
          <w:marRight w:val="0"/>
          <w:marTop w:val="0"/>
          <w:marBottom w:val="0"/>
          <w:divBdr>
            <w:top w:val="none" w:sz="0" w:space="0" w:color="auto"/>
            <w:left w:val="none" w:sz="0" w:space="0" w:color="auto"/>
            <w:bottom w:val="none" w:sz="0" w:space="0" w:color="auto"/>
            <w:right w:val="none" w:sz="0" w:space="0" w:color="auto"/>
          </w:divBdr>
        </w:div>
        <w:div w:id="1346244289">
          <w:marLeft w:val="0"/>
          <w:marRight w:val="0"/>
          <w:marTop w:val="0"/>
          <w:marBottom w:val="0"/>
          <w:divBdr>
            <w:top w:val="none" w:sz="0" w:space="0" w:color="auto"/>
            <w:left w:val="none" w:sz="0" w:space="0" w:color="auto"/>
            <w:bottom w:val="none" w:sz="0" w:space="0" w:color="auto"/>
            <w:right w:val="none" w:sz="0" w:space="0" w:color="auto"/>
          </w:divBdr>
        </w:div>
        <w:div w:id="2127045899">
          <w:marLeft w:val="0"/>
          <w:marRight w:val="0"/>
          <w:marTop w:val="0"/>
          <w:marBottom w:val="0"/>
          <w:divBdr>
            <w:top w:val="none" w:sz="0" w:space="0" w:color="auto"/>
            <w:left w:val="none" w:sz="0" w:space="0" w:color="auto"/>
            <w:bottom w:val="none" w:sz="0" w:space="0" w:color="auto"/>
            <w:right w:val="none" w:sz="0" w:space="0" w:color="auto"/>
          </w:divBdr>
        </w:div>
        <w:div w:id="447087910">
          <w:marLeft w:val="0"/>
          <w:marRight w:val="0"/>
          <w:marTop w:val="0"/>
          <w:marBottom w:val="0"/>
          <w:divBdr>
            <w:top w:val="none" w:sz="0" w:space="0" w:color="auto"/>
            <w:left w:val="none" w:sz="0" w:space="0" w:color="auto"/>
            <w:bottom w:val="none" w:sz="0" w:space="0" w:color="auto"/>
            <w:right w:val="none" w:sz="0" w:space="0" w:color="auto"/>
          </w:divBdr>
        </w:div>
        <w:div w:id="21055578">
          <w:marLeft w:val="0"/>
          <w:marRight w:val="0"/>
          <w:marTop w:val="0"/>
          <w:marBottom w:val="0"/>
          <w:divBdr>
            <w:top w:val="none" w:sz="0" w:space="0" w:color="auto"/>
            <w:left w:val="none" w:sz="0" w:space="0" w:color="auto"/>
            <w:bottom w:val="none" w:sz="0" w:space="0" w:color="auto"/>
            <w:right w:val="none" w:sz="0" w:space="0" w:color="auto"/>
          </w:divBdr>
        </w:div>
        <w:div w:id="1236628650">
          <w:marLeft w:val="0"/>
          <w:marRight w:val="0"/>
          <w:marTop w:val="0"/>
          <w:marBottom w:val="0"/>
          <w:divBdr>
            <w:top w:val="none" w:sz="0" w:space="0" w:color="auto"/>
            <w:left w:val="none" w:sz="0" w:space="0" w:color="auto"/>
            <w:bottom w:val="none" w:sz="0" w:space="0" w:color="auto"/>
            <w:right w:val="none" w:sz="0" w:space="0" w:color="auto"/>
          </w:divBdr>
        </w:div>
        <w:div w:id="1269308917">
          <w:marLeft w:val="0"/>
          <w:marRight w:val="0"/>
          <w:marTop w:val="0"/>
          <w:marBottom w:val="0"/>
          <w:divBdr>
            <w:top w:val="none" w:sz="0" w:space="0" w:color="auto"/>
            <w:left w:val="none" w:sz="0" w:space="0" w:color="auto"/>
            <w:bottom w:val="none" w:sz="0" w:space="0" w:color="auto"/>
            <w:right w:val="none" w:sz="0" w:space="0" w:color="auto"/>
          </w:divBdr>
        </w:div>
        <w:div w:id="1065491637">
          <w:marLeft w:val="0"/>
          <w:marRight w:val="0"/>
          <w:marTop w:val="0"/>
          <w:marBottom w:val="0"/>
          <w:divBdr>
            <w:top w:val="none" w:sz="0" w:space="0" w:color="auto"/>
            <w:left w:val="none" w:sz="0" w:space="0" w:color="auto"/>
            <w:bottom w:val="none" w:sz="0" w:space="0" w:color="auto"/>
            <w:right w:val="none" w:sz="0" w:space="0" w:color="auto"/>
          </w:divBdr>
        </w:div>
        <w:div w:id="1636448487">
          <w:marLeft w:val="0"/>
          <w:marRight w:val="0"/>
          <w:marTop w:val="0"/>
          <w:marBottom w:val="0"/>
          <w:divBdr>
            <w:top w:val="none" w:sz="0" w:space="0" w:color="auto"/>
            <w:left w:val="none" w:sz="0" w:space="0" w:color="auto"/>
            <w:bottom w:val="none" w:sz="0" w:space="0" w:color="auto"/>
            <w:right w:val="none" w:sz="0" w:space="0" w:color="auto"/>
          </w:divBdr>
        </w:div>
        <w:div w:id="186677983">
          <w:marLeft w:val="0"/>
          <w:marRight w:val="0"/>
          <w:marTop w:val="0"/>
          <w:marBottom w:val="0"/>
          <w:divBdr>
            <w:top w:val="none" w:sz="0" w:space="0" w:color="auto"/>
            <w:left w:val="none" w:sz="0" w:space="0" w:color="auto"/>
            <w:bottom w:val="none" w:sz="0" w:space="0" w:color="auto"/>
            <w:right w:val="none" w:sz="0" w:space="0" w:color="auto"/>
          </w:divBdr>
        </w:div>
        <w:div w:id="1717584959">
          <w:marLeft w:val="0"/>
          <w:marRight w:val="0"/>
          <w:marTop w:val="0"/>
          <w:marBottom w:val="0"/>
          <w:divBdr>
            <w:top w:val="none" w:sz="0" w:space="0" w:color="auto"/>
            <w:left w:val="none" w:sz="0" w:space="0" w:color="auto"/>
            <w:bottom w:val="none" w:sz="0" w:space="0" w:color="auto"/>
            <w:right w:val="none" w:sz="0" w:space="0" w:color="auto"/>
          </w:divBdr>
        </w:div>
        <w:div w:id="1334646276">
          <w:marLeft w:val="0"/>
          <w:marRight w:val="0"/>
          <w:marTop w:val="0"/>
          <w:marBottom w:val="0"/>
          <w:divBdr>
            <w:top w:val="none" w:sz="0" w:space="0" w:color="auto"/>
            <w:left w:val="none" w:sz="0" w:space="0" w:color="auto"/>
            <w:bottom w:val="none" w:sz="0" w:space="0" w:color="auto"/>
            <w:right w:val="none" w:sz="0" w:space="0" w:color="auto"/>
          </w:divBdr>
        </w:div>
        <w:div w:id="327025642">
          <w:marLeft w:val="0"/>
          <w:marRight w:val="0"/>
          <w:marTop w:val="0"/>
          <w:marBottom w:val="0"/>
          <w:divBdr>
            <w:top w:val="none" w:sz="0" w:space="0" w:color="auto"/>
            <w:left w:val="none" w:sz="0" w:space="0" w:color="auto"/>
            <w:bottom w:val="none" w:sz="0" w:space="0" w:color="auto"/>
            <w:right w:val="none" w:sz="0" w:space="0" w:color="auto"/>
          </w:divBdr>
        </w:div>
        <w:div w:id="945428418">
          <w:marLeft w:val="0"/>
          <w:marRight w:val="0"/>
          <w:marTop w:val="0"/>
          <w:marBottom w:val="0"/>
          <w:divBdr>
            <w:top w:val="none" w:sz="0" w:space="0" w:color="auto"/>
            <w:left w:val="none" w:sz="0" w:space="0" w:color="auto"/>
            <w:bottom w:val="none" w:sz="0" w:space="0" w:color="auto"/>
            <w:right w:val="none" w:sz="0" w:space="0" w:color="auto"/>
          </w:divBdr>
        </w:div>
        <w:div w:id="1898542335">
          <w:marLeft w:val="0"/>
          <w:marRight w:val="0"/>
          <w:marTop w:val="0"/>
          <w:marBottom w:val="0"/>
          <w:divBdr>
            <w:top w:val="none" w:sz="0" w:space="0" w:color="auto"/>
            <w:left w:val="none" w:sz="0" w:space="0" w:color="auto"/>
            <w:bottom w:val="none" w:sz="0" w:space="0" w:color="auto"/>
            <w:right w:val="none" w:sz="0" w:space="0" w:color="auto"/>
          </w:divBdr>
        </w:div>
        <w:div w:id="2032294745">
          <w:marLeft w:val="0"/>
          <w:marRight w:val="0"/>
          <w:marTop w:val="0"/>
          <w:marBottom w:val="0"/>
          <w:divBdr>
            <w:top w:val="none" w:sz="0" w:space="0" w:color="auto"/>
            <w:left w:val="none" w:sz="0" w:space="0" w:color="auto"/>
            <w:bottom w:val="none" w:sz="0" w:space="0" w:color="auto"/>
            <w:right w:val="none" w:sz="0" w:space="0" w:color="auto"/>
          </w:divBdr>
        </w:div>
        <w:div w:id="2054895">
          <w:marLeft w:val="0"/>
          <w:marRight w:val="0"/>
          <w:marTop w:val="0"/>
          <w:marBottom w:val="0"/>
          <w:divBdr>
            <w:top w:val="none" w:sz="0" w:space="0" w:color="auto"/>
            <w:left w:val="none" w:sz="0" w:space="0" w:color="auto"/>
            <w:bottom w:val="none" w:sz="0" w:space="0" w:color="auto"/>
            <w:right w:val="none" w:sz="0" w:space="0" w:color="auto"/>
          </w:divBdr>
        </w:div>
        <w:div w:id="537814685">
          <w:marLeft w:val="0"/>
          <w:marRight w:val="0"/>
          <w:marTop w:val="0"/>
          <w:marBottom w:val="0"/>
          <w:divBdr>
            <w:top w:val="none" w:sz="0" w:space="0" w:color="auto"/>
            <w:left w:val="none" w:sz="0" w:space="0" w:color="auto"/>
            <w:bottom w:val="none" w:sz="0" w:space="0" w:color="auto"/>
            <w:right w:val="none" w:sz="0" w:space="0" w:color="auto"/>
          </w:divBdr>
        </w:div>
        <w:div w:id="1117142396">
          <w:marLeft w:val="0"/>
          <w:marRight w:val="0"/>
          <w:marTop w:val="0"/>
          <w:marBottom w:val="0"/>
          <w:divBdr>
            <w:top w:val="none" w:sz="0" w:space="0" w:color="auto"/>
            <w:left w:val="none" w:sz="0" w:space="0" w:color="auto"/>
            <w:bottom w:val="none" w:sz="0" w:space="0" w:color="auto"/>
            <w:right w:val="none" w:sz="0" w:space="0" w:color="auto"/>
          </w:divBdr>
        </w:div>
        <w:div w:id="1322387162">
          <w:marLeft w:val="0"/>
          <w:marRight w:val="0"/>
          <w:marTop w:val="0"/>
          <w:marBottom w:val="0"/>
          <w:divBdr>
            <w:top w:val="none" w:sz="0" w:space="0" w:color="auto"/>
            <w:left w:val="none" w:sz="0" w:space="0" w:color="auto"/>
            <w:bottom w:val="none" w:sz="0" w:space="0" w:color="auto"/>
            <w:right w:val="none" w:sz="0" w:space="0" w:color="auto"/>
          </w:divBdr>
        </w:div>
        <w:div w:id="1711374015">
          <w:marLeft w:val="0"/>
          <w:marRight w:val="0"/>
          <w:marTop w:val="0"/>
          <w:marBottom w:val="0"/>
          <w:divBdr>
            <w:top w:val="none" w:sz="0" w:space="0" w:color="auto"/>
            <w:left w:val="none" w:sz="0" w:space="0" w:color="auto"/>
            <w:bottom w:val="none" w:sz="0" w:space="0" w:color="auto"/>
            <w:right w:val="none" w:sz="0" w:space="0" w:color="auto"/>
          </w:divBdr>
        </w:div>
        <w:div w:id="304819189">
          <w:marLeft w:val="0"/>
          <w:marRight w:val="0"/>
          <w:marTop w:val="0"/>
          <w:marBottom w:val="0"/>
          <w:divBdr>
            <w:top w:val="none" w:sz="0" w:space="0" w:color="auto"/>
            <w:left w:val="none" w:sz="0" w:space="0" w:color="auto"/>
            <w:bottom w:val="none" w:sz="0" w:space="0" w:color="auto"/>
            <w:right w:val="none" w:sz="0" w:space="0" w:color="auto"/>
          </w:divBdr>
        </w:div>
        <w:div w:id="1969242343">
          <w:marLeft w:val="0"/>
          <w:marRight w:val="0"/>
          <w:marTop w:val="0"/>
          <w:marBottom w:val="0"/>
          <w:divBdr>
            <w:top w:val="none" w:sz="0" w:space="0" w:color="auto"/>
            <w:left w:val="none" w:sz="0" w:space="0" w:color="auto"/>
            <w:bottom w:val="none" w:sz="0" w:space="0" w:color="auto"/>
            <w:right w:val="none" w:sz="0" w:space="0" w:color="auto"/>
          </w:divBdr>
        </w:div>
        <w:div w:id="1751925766">
          <w:marLeft w:val="0"/>
          <w:marRight w:val="0"/>
          <w:marTop w:val="0"/>
          <w:marBottom w:val="0"/>
          <w:divBdr>
            <w:top w:val="none" w:sz="0" w:space="0" w:color="auto"/>
            <w:left w:val="none" w:sz="0" w:space="0" w:color="auto"/>
            <w:bottom w:val="none" w:sz="0" w:space="0" w:color="auto"/>
            <w:right w:val="none" w:sz="0" w:space="0" w:color="auto"/>
          </w:divBdr>
        </w:div>
        <w:div w:id="1016081817">
          <w:marLeft w:val="0"/>
          <w:marRight w:val="0"/>
          <w:marTop w:val="0"/>
          <w:marBottom w:val="0"/>
          <w:divBdr>
            <w:top w:val="none" w:sz="0" w:space="0" w:color="auto"/>
            <w:left w:val="none" w:sz="0" w:space="0" w:color="auto"/>
            <w:bottom w:val="none" w:sz="0" w:space="0" w:color="auto"/>
            <w:right w:val="none" w:sz="0" w:space="0" w:color="auto"/>
          </w:divBdr>
        </w:div>
        <w:div w:id="1579751811">
          <w:marLeft w:val="0"/>
          <w:marRight w:val="0"/>
          <w:marTop w:val="0"/>
          <w:marBottom w:val="0"/>
          <w:divBdr>
            <w:top w:val="none" w:sz="0" w:space="0" w:color="auto"/>
            <w:left w:val="none" w:sz="0" w:space="0" w:color="auto"/>
            <w:bottom w:val="none" w:sz="0" w:space="0" w:color="auto"/>
            <w:right w:val="none" w:sz="0" w:space="0" w:color="auto"/>
          </w:divBdr>
        </w:div>
        <w:div w:id="1178347742">
          <w:marLeft w:val="0"/>
          <w:marRight w:val="0"/>
          <w:marTop w:val="0"/>
          <w:marBottom w:val="0"/>
          <w:divBdr>
            <w:top w:val="none" w:sz="0" w:space="0" w:color="auto"/>
            <w:left w:val="none" w:sz="0" w:space="0" w:color="auto"/>
            <w:bottom w:val="none" w:sz="0" w:space="0" w:color="auto"/>
            <w:right w:val="none" w:sz="0" w:space="0" w:color="auto"/>
          </w:divBdr>
        </w:div>
        <w:div w:id="1571571492">
          <w:marLeft w:val="0"/>
          <w:marRight w:val="0"/>
          <w:marTop w:val="0"/>
          <w:marBottom w:val="0"/>
          <w:divBdr>
            <w:top w:val="none" w:sz="0" w:space="0" w:color="auto"/>
            <w:left w:val="none" w:sz="0" w:space="0" w:color="auto"/>
            <w:bottom w:val="none" w:sz="0" w:space="0" w:color="auto"/>
            <w:right w:val="none" w:sz="0" w:space="0" w:color="auto"/>
          </w:divBdr>
        </w:div>
        <w:div w:id="1553735882">
          <w:marLeft w:val="0"/>
          <w:marRight w:val="0"/>
          <w:marTop w:val="0"/>
          <w:marBottom w:val="0"/>
          <w:divBdr>
            <w:top w:val="none" w:sz="0" w:space="0" w:color="auto"/>
            <w:left w:val="none" w:sz="0" w:space="0" w:color="auto"/>
            <w:bottom w:val="none" w:sz="0" w:space="0" w:color="auto"/>
            <w:right w:val="none" w:sz="0" w:space="0" w:color="auto"/>
          </w:divBdr>
        </w:div>
        <w:div w:id="1811286771">
          <w:marLeft w:val="0"/>
          <w:marRight w:val="0"/>
          <w:marTop w:val="0"/>
          <w:marBottom w:val="0"/>
          <w:divBdr>
            <w:top w:val="none" w:sz="0" w:space="0" w:color="auto"/>
            <w:left w:val="none" w:sz="0" w:space="0" w:color="auto"/>
            <w:bottom w:val="none" w:sz="0" w:space="0" w:color="auto"/>
            <w:right w:val="none" w:sz="0" w:space="0" w:color="auto"/>
          </w:divBdr>
        </w:div>
        <w:div w:id="168101266">
          <w:marLeft w:val="0"/>
          <w:marRight w:val="0"/>
          <w:marTop w:val="0"/>
          <w:marBottom w:val="0"/>
          <w:divBdr>
            <w:top w:val="none" w:sz="0" w:space="0" w:color="auto"/>
            <w:left w:val="none" w:sz="0" w:space="0" w:color="auto"/>
            <w:bottom w:val="none" w:sz="0" w:space="0" w:color="auto"/>
            <w:right w:val="none" w:sz="0" w:space="0" w:color="auto"/>
          </w:divBdr>
        </w:div>
        <w:div w:id="1205874492">
          <w:marLeft w:val="0"/>
          <w:marRight w:val="0"/>
          <w:marTop w:val="0"/>
          <w:marBottom w:val="0"/>
          <w:divBdr>
            <w:top w:val="none" w:sz="0" w:space="0" w:color="auto"/>
            <w:left w:val="none" w:sz="0" w:space="0" w:color="auto"/>
            <w:bottom w:val="none" w:sz="0" w:space="0" w:color="auto"/>
            <w:right w:val="none" w:sz="0" w:space="0" w:color="auto"/>
          </w:divBdr>
        </w:div>
        <w:div w:id="449712306">
          <w:marLeft w:val="0"/>
          <w:marRight w:val="0"/>
          <w:marTop w:val="0"/>
          <w:marBottom w:val="0"/>
          <w:divBdr>
            <w:top w:val="none" w:sz="0" w:space="0" w:color="auto"/>
            <w:left w:val="none" w:sz="0" w:space="0" w:color="auto"/>
            <w:bottom w:val="none" w:sz="0" w:space="0" w:color="auto"/>
            <w:right w:val="none" w:sz="0" w:space="0" w:color="auto"/>
          </w:divBdr>
        </w:div>
        <w:div w:id="59669793">
          <w:marLeft w:val="0"/>
          <w:marRight w:val="0"/>
          <w:marTop w:val="0"/>
          <w:marBottom w:val="0"/>
          <w:divBdr>
            <w:top w:val="none" w:sz="0" w:space="0" w:color="auto"/>
            <w:left w:val="none" w:sz="0" w:space="0" w:color="auto"/>
            <w:bottom w:val="none" w:sz="0" w:space="0" w:color="auto"/>
            <w:right w:val="none" w:sz="0" w:space="0" w:color="auto"/>
          </w:divBdr>
        </w:div>
        <w:div w:id="2023781231">
          <w:marLeft w:val="0"/>
          <w:marRight w:val="0"/>
          <w:marTop w:val="0"/>
          <w:marBottom w:val="0"/>
          <w:divBdr>
            <w:top w:val="none" w:sz="0" w:space="0" w:color="auto"/>
            <w:left w:val="none" w:sz="0" w:space="0" w:color="auto"/>
            <w:bottom w:val="none" w:sz="0" w:space="0" w:color="auto"/>
            <w:right w:val="none" w:sz="0" w:space="0" w:color="auto"/>
          </w:divBdr>
        </w:div>
        <w:div w:id="294332126">
          <w:marLeft w:val="0"/>
          <w:marRight w:val="0"/>
          <w:marTop w:val="0"/>
          <w:marBottom w:val="0"/>
          <w:divBdr>
            <w:top w:val="none" w:sz="0" w:space="0" w:color="auto"/>
            <w:left w:val="none" w:sz="0" w:space="0" w:color="auto"/>
            <w:bottom w:val="none" w:sz="0" w:space="0" w:color="auto"/>
            <w:right w:val="none" w:sz="0" w:space="0" w:color="auto"/>
          </w:divBdr>
        </w:div>
        <w:div w:id="328216977">
          <w:marLeft w:val="0"/>
          <w:marRight w:val="0"/>
          <w:marTop w:val="0"/>
          <w:marBottom w:val="0"/>
          <w:divBdr>
            <w:top w:val="none" w:sz="0" w:space="0" w:color="auto"/>
            <w:left w:val="none" w:sz="0" w:space="0" w:color="auto"/>
            <w:bottom w:val="none" w:sz="0" w:space="0" w:color="auto"/>
            <w:right w:val="none" w:sz="0" w:space="0" w:color="auto"/>
          </w:divBdr>
        </w:div>
        <w:div w:id="356472982">
          <w:marLeft w:val="0"/>
          <w:marRight w:val="0"/>
          <w:marTop w:val="0"/>
          <w:marBottom w:val="0"/>
          <w:divBdr>
            <w:top w:val="none" w:sz="0" w:space="0" w:color="auto"/>
            <w:left w:val="none" w:sz="0" w:space="0" w:color="auto"/>
            <w:bottom w:val="none" w:sz="0" w:space="0" w:color="auto"/>
            <w:right w:val="none" w:sz="0" w:space="0" w:color="auto"/>
          </w:divBdr>
        </w:div>
        <w:div w:id="506410504">
          <w:marLeft w:val="0"/>
          <w:marRight w:val="0"/>
          <w:marTop w:val="0"/>
          <w:marBottom w:val="0"/>
          <w:divBdr>
            <w:top w:val="none" w:sz="0" w:space="0" w:color="auto"/>
            <w:left w:val="none" w:sz="0" w:space="0" w:color="auto"/>
            <w:bottom w:val="none" w:sz="0" w:space="0" w:color="auto"/>
            <w:right w:val="none" w:sz="0" w:space="0" w:color="auto"/>
          </w:divBdr>
        </w:div>
        <w:div w:id="1883515251">
          <w:marLeft w:val="0"/>
          <w:marRight w:val="0"/>
          <w:marTop w:val="0"/>
          <w:marBottom w:val="0"/>
          <w:divBdr>
            <w:top w:val="none" w:sz="0" w:space="0" w:color="auto"/>
            <w:left w:val="none" w:sz="0" w:space="0" w:color="auto"/>
            <w:bottom w:val="none" w:sz="0" w:space="0" w:color="auto"/>
            <w:right w:val="none" w:sz="0" w:space="0" w:color="auto"/>
          </w:divBdr>
        </w:div>
        <w:div w:id="784421032">
          <w:marLeft w:val="0"/>
          <w:marRight w:val="0"/>
          <w:marTop w:val="0"/>
          <w:marBottom w:val="0"/>
          <w:divBdr>
            <w:top w:val="none" w:sz="0" w:space="0" w:color="auto"/>
            <w:left w:val="none" w:sz="0" w:space="0" w:color="auto"/>
            <w:bottom w:val="none" w:sz="0" w:space="0" w:color="auto"/>
            <w:right w:val="none" w:sz="0" w:space="0" w:color="auto"/>
          </w:divBdr>
        </w:div>
        <w:div w:id="1569261973">
          <w:marLeft w:val="0"/>
          <w:marRight w:val="0"/>
          <w:marTop w:val="0"/>
          <w:marBottom w:val="0"/>
          <w:divBdr>
            <w:top w:val="none" w:sz="0" w:space="0" w:color="auto"/>
            <w:left w:val="none" w:sz="0" w:space="0" w:color="auto"/>
            <w:bottom w:val="none" w:sz="0" w:space="0" w:color="auto"/>
            <w:right w:val="none" w:sz="0" w:space="0" w:color="auto"/>
          </w:divBdr>
        </w:div>
        <w:div w:id="897518911">
          <w:marLeft w:val="0"/>
          <w:marRight w:val="0"/>
          <w:marTop w:val="0"/>
          <w:marBottom w:val="0"/>
          <w:divBdr>
            <w:top w:val="none" w:sz="0" w:space="0" w:color="auto"/>
            <w:left w:val="none" w:sz="0" w:space="0" w:color="auto"/>
            <w:bottom w:val="none" w:sz="0" w:space="0" w:color="auto"/>
            <w:right w:val="none" w:sz="0" w:space="0" w:color="auto"/>
          </w:divBdr>
        </w:div>
        <w:div w:id="580721796">
          <w:marLeft w:val="0"/>
          <w:marRight w:val="0"/>
          <w:marTop w:val="0"/>
          <w:marBottom w:val="0"/>
          <w:divBdr>
            <w:top w:val="none" w:sz="0" w:space="0" w:color="auto"/>
            <w:left w:val="none" w:sz="0" w:space="0" w:color="auto"/>
            <w:bottom w:val="none" w:sz="0" w:space="0" w:color="auto"/>
            <w:right w:val="none" w:sz="0" w:space="0" w:color="auto"/>
          </w:divBdr>
        </w:div>
        <w:div w:id="1900240148">
          <w:marLeft w:val="0"/>
          <w:marRight w:val="0"/>
          <w:marTop w:val="0"/>
          <w:marBottom w:val="0"/>
          <w:divBdr>
            <w:top w:val="none" w:sz="0" w:space="0" w:color="auto"/>
            <w:left w:val="none" w:sz="0" w:space="0" w:color="auto"/>
            <w:bottom w:val="none" w:sz="0" w:space="0" w:color="auto"/>
            <w:right w:val="none" w:sz="0" w:space="0" w:color="auto"/>
          </w:divBdr>
        </w:div>
        <w:div w:id="1615134745">
          <w:marLeft w:val="0"/>
          <w:marRight w:val="0"/>
          <w:marTop w:val="0"/>
          <w:marBottom w:val="0"/>
          <w:divBdr>
            <w:top w:val="none" w:sz="0" w:space="0" w:color="auto"/>
            <w:left w:val="none" w:sz="0" w:space="0" w:color="auto"/>
            <w:bottom w:val="none" w:sz="0" w:space="0" w:color="auto"/>
            <w:right w:val="none" w:sz="0" w:space="0" w:color="auto"/>
          </w:divBdr>
        </w:div>
        <w:div w:id="1396659150">
          <w:marLeft w:val="0"/>
          <w:marRight w:val="0"/>
          <w:marTop w:val="0"/>
          <w:marBottom w:val="0"/>
          <w:divBdr>
            <w:top w:val="none" w:sz="0" w:space="0" w:color="auto"/>
            <w:left w:val="none" w:sz="0" w:space="0" w:color="auto"/>
            <w:bottom w:val="none" w:sz="0" w:space="0" w:color="auto"/>
            <w:right w:val="none" w:sz="0" w:space="0" w:color="auto"/>
          </w:divBdr>
        </w:div>
        <w:div w:id="431976339">
          <w:marLeft w:val="0"/>
          <w:marRight w:val="0"/>
          <w:marTop w:val="0"/>
          <w:marBottom w:val="0"/>
          <w:divBdr>
            <w:top w:val="none" w:sz="0" w:space="0" w:color="auto"/>
            <w:left w:val="none" w:sz="0" w:space="0" w:color="auto"/>
            <w:bottom w:val="none" w:sz="0" w:space="0" w:color="auto"/>
            <w:right w:val="none" w:sz="0" w:space="0" w:color="auto"/>
          </w:divBdr>
        </w:div>
        <w:div w:id="1993943665">
          <w:marLeft w:val="0"/>
          <w:marRight w:val="0"/>
          <w:marTop w:val="0"/>
          <w:marBottom w:val="0"/>
          <w:divBdr>
            <w:top w:val="none" w:sz="0" w:space="0" w:color="auto"/>
            <w:left w:val="none" w:sz="0" w:space="0" w:color="auto"/>
            <w:bottom w:val="none" w:sz="0" w:space="0" w:color="auto"/>
            <w:right w:val="none" w:sz="0" w:space="0" w:color="auto"/>
          </w:divBdr>
        </w:div>
        <w:div w:id="1230461916">
          <w:marLeft w:val="0"/>
          <w:marRight w:val="0"/>
          <w:marTop w:val="0"/>
          <w:marBottom w:val="0"/>
          <w:divBdr>
            <w:top w:val="none" w:sz="0" w:space="0" w:color="auto"/>
            <w:left w:val="none" w:sz="0" w:space="0" w:color="auto"/>
            <w:bottom w:val="none" w:sz="0" w:space="0" w:color="auto"/>
            <w:right w:val="none" w:sz="0" w:space="0" w:color="auto"/>
          </w:divBdr>
        </w:div>
        <w:div w:id="655456571">
          <w:marLeft w:val="0"/>
          <w:marRight w:val="0"/>
          <w:marTop w:val="0"/>
          <w:marBottom w:val="0"/>
          <w:divBdr>
            <w:top w:val="none" w:sz="0" w:space="0" w:color="auto"/>
            <w:left w:val="none" w:sz="0" w:space="0" w:color="auto"/>
            <w:bottom w:val="none" w:sz="0" w:space="0" w:color="auto"/>
            <w:right w:val="none" w:sz="0" w:space="0" w:color="auto"/>
          </w:divBdr>
        </w:div>
        <w:div w:id="2000039816">
          <w:marLeft w:val="0"/>
          <w:marRight w:val="0"/>
          <w:marTop w:val="0"/>
          <w:marBottom w:val="0"/>
          <w:divBdr>
            <w:top w:val="none" w:sz="0" w:space="0" w:color="auto"/>
            <w:left w:val="none" w:sz="0" w:space="0" w:color="auto"/>
            <w:bottom w:val="none" w:sz="0" w:space="0" w:color="auto"/>
            <w:right w:val="none" w:sz="0" w:space="0" w:color="auto"/>
          </w:divBdr>
        </w:div>
        <w:div w:id="125973265">
          <w:marLeft w:val="0"/>
          <w:marRight w:val="0"/>
          <w:marTop w:val="0"/>
          <w:marBottom w:val="0"/>
          <w:divBdr>
            <w:top w:val="none" w:sz="0" w:space="0" w:color="auto"/>
            <w:left w:val="none" w:sz="0" w:space="0" w:color="auto"/>
            <w:bottom w:val="none" w:sz="0" w:space="0" w:color="auto"/>
            <w:right w:val="none" w:sz="0" w:space="0" w:color="auto"/>
          </w:divBdr>
        </w:div>
        <w:div w:id="912619039">
          <w:marLeft w:val="0"/>
          <w:marRight w:val="0"/>
          <w:marTop w:val="0"/>
          <w:marBottom w:val="0"/>
          <w:divBdr>
            <w:top w:val="none" w:sz="0" w:space="0" w:color="auto"/>
            <w:left w:val="none" w:sz="0" w:space="0" w:color="auto"/>
            <w:bottom w:val="none" w:sz="0" w:space="0" w:color="auto"/>
            <w:right w:val="none" w:sz="0" w:space="0" w:color="auto"/>
          </w:divBdr>
        </w:div>
        <w:div w:id="585655516">
          <w:marLeft w:val="0"/>
          <w:marRight w:val="0"/>
          <w:marTop w:val="0"/>
          <w:marBottom w:val="0"/>
          <w:divBdr>
            <w:top w:val="none" w:sz="0" w:space="0" w:color="auto"/>
            <w:left w:val="none" w:sz="0" w:space="0" w:color="auto"/>
            <w:bottom w:val="none" w:sz="0" w:space="0" w:color="auto"/>
            <w:right w:val="none" w:sz="0" w:space="0" w:color="auto"/>
          </w:divBdr>
        </w:div>
        <w:div w:id="1974865813">
          <w:marLeft w:val="0"/>
          <w:marRight w:val="0"/>
          <w:marTop w:val="0"/>
          <w:marBottom w:val="0"/>
          <w:divBdr>
            <w:top w:val="none" w:sz="0" w:space="0" w:color="auto"/>
            <w:left w:val="none" w:sz="0" w:space="0" w:color="auto"/>
            <w:bottom w:val="none" w:sz="0" w:space="0" w:color="auto"/>
            <w:right w:val="none" w:sz="0" w:space="0" w:color="auto"/>
          </w:divBdr>
        </w:div>
        <w:div w:id="1656371148">
          <w:marLeft w:val="0"/>
          <w:marRight w:val="0"/>
          <w:marTop w:val="0"/>
          <w:marBottom w:val="0"/>
          <w:divBdr>
            <w:top w:val="none" w:sz="0" w:space="0" w:color="auto"/>
            <w:left w:val="none" w:sz="0" w:space="0" w:color="auto"/>
            <w:bottom w:val="none" w:sz="0" w:space="0" w:color="auto"/>
            <w:right w:val="none" w:sz="0" w:space="0" w:color="auto"/>
          </w:divBdr>
        </w:div>
        <w:div w:id="442726131">
          <w:marLeft w:val="0"/>
          <w:marRight w:val="0"/>
          <w:marTop w:val="0"/>
          <w:marBottom w:val="0"/>
          <w:divBdr>
            <w:top w:val="none" w:sz="0" w:space="0" w:color="auto"/>
            <w:left w:val="none" w:sz="0" w:space="0" w:color="auto"/>
            <w:bottom w:val="none" w:sz="0" w:space="0" w:color="auto"/>
            <w:right w:val="none" w:sz="0" w:space="0" w:color="auto"/>
          </w:divBdr>
        </w:div>
        <w:div w:id="2036732490">
          <w:marLeft w:val="0"/>
          <w:marRight w:val="0"/>
          <w:marTop w:val="0"/>
          <w:marBottom w:val="0"/>
          <w:divBdr>
            <w:top w:val="none" w:sz="0" w:space="0" w:color="auto"/>
            <w:left w:val="none" w:sz="0" w:space="0" w:color="auto"/>
            <w:bottom w:val="none" w:sz="0" w:space="0" w:color="auto"/>
            <w:right w:val="none" w:sz="0" w:space="0" w:color="auto"/>
          </w:divBdr>
        </w:div>
        <w:div w:id="951982239">
          <w:marLeft w:val="0"/>
          <w:marRight w:val="0"/>
          <w:marTop w:val="0"/>
          <w:marBottom w:val="0"/>
          <w:divBdr>
            <w:top w:val="none" w:sz="0" w:space="0" w:color="auto"/>
            <w:left w:val="none" w:sz="0" w:space="0" w:color="auto"/>
            <w:bottom w:val="none" w:sz="0" w:space="0" w:color="auto"/>
            <w:right w:val="none" w:sz="0" w:space="0" w:color="auto"/>
          </w:divBdr>
        </w:div>
        <w:div w:id="327367391">
          <w:marLeft w:val="0"/>
          <w:marRight w:val="0"/>
          <w:marTop w:val="0"/>
          <w:marBottom w:val="0"/>
          <w:divBdr>
            <w:top w:val="none" w:sz="0" w:space="0" w:color="auto"/>
            <w:left w:val="none" w:sz="0" w:space="0" w:color="auto"/>
            <w:bottom w:val="none" w:sz="0" w:space="0" w:color="auto"/>
            <w:right w:val="none" w:sz="0" w:space="0" w:color="auto"/>
          </w:divBdr>
        </w:div>
        <w:div w:id="539171722">
          <w:marLeft w:val="0"/>
          <w:marRight w:val="0"/>
          <w:marTop w:val="0"/>
          <w:marBottom w:val="0"/>
          <w:divBdr>
            <w:top w:val="none" w:sz="0" w:space="0" w:color="auto"/>
            <w:left w:val="none" w:sz="0" w:space="0" w:color="auto"/>
            <w:bottom w:val="none" w:sz="0" w:space="0" w:color="auto"/>
            <w:right w:val="none" w:sz="0" w:space="0" w:color="auto"/>
          </w:divBdr>
        </w:div>
        <w:div w:id="219757231">
          <w:marLeft w:val="0"/>
          <w:marRight w:val="0"/>
          <w:marTop w:val="0"/>
          <w:marBottom w:val="0"/>
          <w:divBdr>
            <w:top w:val="none" w:sz="0" w:space="0" w:color="auto"/>
            <w:left w:val="none" w:sz="0" w:space="0" w:color="auto"/>
            <w:bottom w:val="none" w:sz="0" w:space="0" w:color="auto"/>
            <w:right w:val="none" w:sz="0" w:space="0" w:color="auto"/>
          </w:divBdr>
        </w:div>
        <w:div w:id="1855682682">
          <w:marLeft w:val="0"/>
          <w:marRight w:val="0"/>
          <w:marTop w:val="0"/>
          <w:marBottom w:val="0"/>
          <w:divBdr>
            <w:top w:val="none" w:sz="0" w:space="0" w:color="auto"/>
            <w:left w:val="none" w:sz="0" w:space="0" w:color="auto"/>
            <w:bottom w:val="none" w:sz="0" w:space="0" w:color="auto"/>
            <w:right w:val="none" w:sz="0" w:space="0" w:color="auto"/>
          </w:divBdr>
        </w:div>
        <w:div w:id="2515218">
          <w:marLeft w:val="0"/>
          <w:marRight w:val="0"/>
          <w:marTop w:val="0"/>
          <w:marBottom w:val="0"/>
          <w:divBdr>
            <w:top w:val="none" w:sz="0" w:space="0" w:color="auto"/>
            <w:left w:val="none" w:sz="0" w:space="0" w:color="auto"/>
            <w:bottom w:val="none" w:sz="0" w:space="0" w:color="auto"/>
            <w:right w:val="none" w:sz="0" w:space="0" w:color="auto"/>
          </w:divBdr>
        </w:div>
        <w:div w:id="378020538">
          <w:marLeft w:val="0"/>
          <w:marRight w:val="0"/>
          <w:marTop w:val="0"/>
          <w:marBottom w:val="0"/>
          <w:divBdr>
            <w:top w:val="none" w:sz="0" w:space="0" w:color="auto"/>
            <w:left w:val="none" w:sz="0" w:space="0" w:color="auto"/>
            <w:bottom w:val="none" w:sz="0" w:space="0" w:color="auto"/>
            <w:right w:val="none" w:sz="0" w:space="0" w:color="auto"/>
          </w:divBdr>
        </w:div>
        <w:div w:id="1493445437">
          <w:marLeft w:val="0"/>
          <w:marRight w:val="0"/>
          <w:marTop w:val="0"/>
          <w:marBottom w:val="0"/>
          <w:divBdr>
            <w:top w:val="none" w:sz="0" w:space="0" w:color="auto"/>
            <w:left w:val="none" w:sz="0" w:space="0" w:color="auto"/>
            <w:bottom w:val="none" w:sz="0" w:space="0" w:color="auto"/>
            <w:right w:val="none" w:sz="0" w:space="0" w:color="auto"/>
          </w:divBdr>
        </w:div>
        <w:div w:id="1403867414">
          <w:marLeft w:val="0"/>
          <w:marRight w:val="0"/>
          <w:marTop w:val="0"/>
          <w:marBottom w:val="0"/>
          <w:divBdr>
            <w:top w:val="none" w:sz="0" w:space="0" w:color="auto"/>
            <w:left w:val="none" w:sz="0" w:space="0" w:color="auto"/>
            <w:bottom w:val="none" w:sz="0" w:space="0" w:color="auto"/>
            <w:right w:val="none" w:sz="0" w:space="0" w:color="auto"/>
          </w:divBdr>
        </w:div>
        <w:div w:id="1544487817">
          <w:marLeft w:val="0"/>
          <w:marRight w:val="0"/>
          <w:marTop w:val="0"/>
          <w:marBottom w:val="0"/>
          <w:divBdr>
            <w:top w:val="none" w:sz="0" w:space="0" w:color="auto"/>
            <w:left w:val="none" w:sz="0" w:space="0" w:color="auto"/>
            <w:bottom w:val="none" w:sz="0" w:space="0" w:color="auto"/>
            <w:right w:val="none" w:sz="0" w:space="0" w:color="auto"/>
          </w:divBdr>
        </w:div>
        <w:div w:id="969672219">
          <w:marLeft w:val="0"/>
          <w:marRight w:val="0"/>
          <w:marTop w:val="0"/>
          <w:marBottom w:val="0"/>
          <w:divBdr>
            <w:top w:val="none" w:sz="0" w:space="0" w:color="auto"/>
            <w:left w:val="none" w:sz="0" w:space="0" w:color="auto"/>
            <w:bottom w:val="none" w:sz="0" w:space="0" w:color="auto"/>
            <w:right w:val="none" w:sz="0" w:space="0" w:color="auto"/>
          </w:divBdr>
        </w:div>
        <w:div w:id="1408646628">
          <w:marLeft w:val="0"/>
          <w:marRight w:val="0"/>
          <w:marTop w:val="0"/>
          <w:marBottom w:val="0"/>
          <w:divBdr>
            <w:top w:val="none" w:sz="0" w:space="0" w:color="auto"/>
            <w:left w:val="none" w:sz="0" w:space="0" w:color="auto"/>
            <w:bottom w:val="none" w:sz="0" w:space="0" w:color="auto"/>
            <w:right w:val="none" w:sz="0" w:space="0" w:color="auto"/>
          </w:divBdr>
        </w:div>
        <w:div w:id="1600064829">
          <w:marLeft w:val="0"/>
          <w:marRight w:val="0"/>
          <w:marTop w:val="0"/>
          <w:marBottom w:val="0"/>
          <w:divBdr>
            <w:top w:val="none" w:sz="0" w:space="0" w:color="auto"/>
            <w:left w:val="none" w:sz="0" w:space="0" w:color="auto"/>
            <w:bottom w:val="none" w:sz="0" w:space="0" w:color="auto"/>
            <w:right w:val="none" w:sz="0" w:space="0" w:color="auto"/>
          </w:divBdr>
        </w:div>
        <w:div w:id="1797523929">
          <w:marLeft w:val="0"/>
          <w:marRight w:val="0"/>
          <w:marTop w:val="0"/>
          <w:marBottom w:val="0"/>
          <w:divBdr>
            <w:top w:val="none" w:sz="0" w:space="0" w:color="auto"/>
            <w:left w:val="none" w:sz="0" w:space="0" w:color="auto"/>
            <w:bottom w:val="none" w:sz="0" w:space="0" w:color="auto"/>
            <w:right w:val="none" w:sz="0" w:space="0" w:color="auto"/>
          </w:divBdr>
        </w:div>
        <w:div w:id="1529180564">
          <w:marLeft w:val="0"/>
          <w:marRight w:val="0"/>
          <w:marTop w:val="0"/>
          <w:marBottom w:val="0"/>
          <w:divBdr>
            <w:top w:val="none" w:sz="0" w:space="0" w:color="auto"/>
            <w:left w:val="none" w:sz="0" w:space="0" w:color="auto"/>
            <w:bottom w:val="none" w:sz="0" w:space="0" w:color="auto"/>
            <w:right w:val="none" w:sz="0" w:space="0" w:color="auto"/>
          </w:divBdr>
        </w:div>
        <w:div w:id="1642997324">
          <w:marLeft w:val="0"/>
          <w:marRight w:val="0"/>
          <w:marTop w:val="0"/>
          <w:marBottom w:val="0"/>
          <w:divBdr>
            <w:top w:val="none" w:sz="0" w:space="0" w:color="auto"/>
            <w:left w:val="none" w:sz="0" w:space="0" w:color="auto"/>
            <w:bottom w:val="none" w:sz="0" w:space="0" w:color="auto"/>
            <w:right w:val="none" w:sz="0" w:space="0" w:color="auto"/>
          </w:divBdr>
        </w:div>
        <w:div w:id="1248609302">
          <w:marLeft w:val="0"/>
          <w:marRight w:val="0"/>
          <w:marTop w:val="0"/>
          <w:marBottom w:val="0"/>
          <w:divBdr>
            <w:top w:val="none" w:sz="0" w:space="0" w:color="auto"/>
            <w:left w:val="none" w:sz="0" w:space="0" w:color="auto"/>
            <w:bottom w:val="none" w:sz="0" w:space="0" w:color="auto"/>
            <w:right w:val="none" w:sz="0" w:space="0" w:color="auto"/>
          </w:divBdr>
        </w:div>
        <w:div w:id="397289211">
          <w:marLeft w:val="0"/>
          <w:marRight w:val="0"/>
          <w:marTop w:val="0"/>
          <w:marBottom w:val="0"/>
          <w:divBdr>
            <w:top w:val="none" w:sz="0" w:space="0" w:color="auto"/>
            <w:left w:val="none" w:sz="0" w:space="0" w:color="auto"/>
            <w:bottom w:val="none" w:sz="0" w:space="0" w:color="auto"/>
            <w:right w:val="none" w:sz="0" w:space="0" w:color="auto"/>
          </w:divBdr>
        </w:div>
        <w:div w:id="1919170160">
          <w:marLeft w:val="0"/>
          <w:marRight w:val="0"/>
          <w:marTop w:val="0"/>
          <w:marBottom w:val="0"/>
          <w:divBdr>
            <w:top w:val="none" w:sz="0" w:space="0" w:color="auto"/>
            <w:left w:val="none" w:sz="0" w:space="0" w:color="auto"/>
            <w:bottom w:val="none" w:sz="0" w:space="0" w:color="auto"/>
            <w:right w:val="none" w:sz="0" w:space="0" w:color="auto"/>
          </w:divBdr>
        </w:div>
        <w:div w:id="130170420">
          <w:marLeft w:val="0"/>
          <w:marRight w:val="0"/>
          <w:marTop w:val="0"/>
          <w:marBottom w:val="0"/>
          <w:divBdr>
            <w:top w:val="none" w:sz="0" w:space="0" w:color="auto"/>
            <w:left w:val="none" w:sz="0" w:space="0" w:color="auto"/>
            <w:bottom w:val="none" w:sz="0" w:space="0" w:color="auto"/>
            <w:right w:val="none" w:sz="0" w:space="0" w:color="auto"/>
          </w:divBdr>
        </w:div>
        <w:div w:id="1874421845">
          <w:marLeft w:val="0"/>
          <w:marRight w:val="0"/>
          <w:marTop w:val="0"/>
          <w:marBottom w:val="0"/>
          <w:divBdr>
            <w:top w:val="none" w:sz="0" w:space="0" w:color="auto"/>
            <w:left w:val="none" w:sz="0" w:space="0" w:color="auto"/>
            <w:bottom w:val="none" w:sz="0" w:space="0" w:color="auto"/>
            <w:right w:val="none" w:sz="0" w:space="0" w:color="auto"/>
          </w:divBdr>
        </w:div>
        <w:div w:id="646130355">
          <w:marLeft w:val="0"/>
          <w:marRight w:val="0"/>
          <w:marTop w:val="0"/>
          <w:marBottom w:val="0"/>
          <w:divBdr>
            <w:top w:val="none" w:sz="0" w:space="0" w:color="auto"/>
            <w:left w:val="none" w:sz="0" w:space="0" w:color="auto"/>
            <w:bottom w:val="none" w:sz="0" w:space="0" w:color="auto"/>
            <w:right w:val="none" w:sz="0" w:space="0" w:color="auto"/>
          </w:divBdr>
        </w:div>
        <w:div w:id="721909107">
          <w:marLeft w:val="0"/>
          <w:marRight w:val="0"/>
          <w:marTop w:val="0"/>
          <w:marBottom w:val="0"/>
          <w:divBdr>
            <w:top w:val="none" w:sz="0" w:space="0" w:color="auto"/>
            <w:left w:val="none" w:sz="0" w:space="0" w:color="auto"/>
            <w:bottom w:val="none" w:sz="0" w:space="0" w:color="auto"/>
            <w:right w:val="none" w:sz="0" w:space="0" w:color="auto"/>
          </w:divBdr>
        </w:div>
        <w:div w:id="1452086870">
          <w:marLeft w:val="0"/>
          <w:marRight w:val="0"/>
          <w:marTop w:val="0"/>
          <w:marBottom w:val="0"/>
          <w:divBdr>
            <w:top w:val="none" w:sz="0" w:space="0" w:color="auto"/>
            <w:left w:val="none" w:sz="0" w:space="0" w:color="auto"/>
            <w:bottom w:val="none" w:sz="0" w:space="0" w:color="auto"/>
            <w:right w:val="none" w:sz="0" w:space="0" w:color="auto"/>
          </w:divBdr>
        </w:div>
        <w:div w:id="1603298903">
          <w:marLeft w:val="0"/>
          <w:marRight w:val="0"/>
          <w:marTop w:val="0"/>
          <w:marBottom w:val="0"/>
          <w:divBdr>
            <w:top w:val="none" w:sz="0" w:space="0" w:color="auto"/>
            <w:left w:val="none" w:sz="0" w:space="0" w:color="auto"/>
            <w:bottom w:val="none" w:sz="0" w:space="0" w:color="auto"/>
            <w:right w:val="none" w:sz="0" w:space="0" w:color="auto"/>
          </w:divBdr>
        </w:div>
        <w:div w:id="1232695724">
          <w:marLeft w:val="0"/>
          <w:marRight w:val="0"/>
          <w:marTop w:val="0"/>
          <w:marBottom w:val="0"/>
          <w:divBdr>
            <w:top w:val="none" w:sz="0" w:space="0" w:color="auto"/>
            <w:left w:val="none" w:sz="0" w:space="0" w:color="auto"/>
            <w:bottom w:val="none" w:sz="0" w:space="0" w:color="auto"/>
            <w:right w:val="none" w:sz="0" w:space="0" w:color="auto"/>
          </w:divBdr>
        </w:div>
        <w:div w:id="2050563537">
          <w:marLeft w:val="0"/>
          <w:marRight w:val="0"/>
          <w:marTop w:val="0"/>
          <w:marBottom w:val="0"/>
          <w:divBdr>
            <w:top w:val="none" w:sz="0" w:space="0" w:color="auto"/>
            <w:left w:val="none" w:sz="0" w:space="0" w:color="auto"/>
            <w:bottom w:val="none" w:sz="0" w:space="0" w:color="auto"/>
            <w:right w:val="none" w:sz="0" w:space="0" w:color="auto"/>
          </w:divBdr>
        </w:div>
        <w:div w:id="1881552514">
          <w:marLeft w:val="0"/>
          <w:marRight w:val="0"/>
          <w:marTop w:val="0"/>
          <w:marBottom w:val="0"/>
          <w:divBdr>
            <w:top w:val="none" w:sz="0" w:space="0" w:color="auto"/>
            <w:left w:val="none" w:sz="0" w:space="0" w:color="auto"/>
            <w:bottom w:val="none" w:sz="0" w:space="0" w:color="auto"/>
            <w:right w:val="none" w:sz="0" w:space="0" w:color="auto"/>
          </w:divBdr>
        </w:div>
        <w:div w:id="686567950">
          <w:marLeft w:val="0"/>
          <w:marRight w:val="0"/>
          <w:marTop w:val="0"/>
          <w:marBottom w:val="0"/>
          <w:divBdr>
            <w:top w:val="none" w:sz="0" w:space="0" w:color="auto"/>
            <w:left w:val="none" w:sz="0" w:space="0" w:color="auto"/>
            <w:bottom w:val="none" w:sz="0" w:space="0" w:color="auto"/>
            <w:right w:val="none" w:sz="0" w:space="0" w:color="auto"/>
          </w:divBdr>
        </w:div>
      </w:divsChild>
    </w:div>
    <w:div w:id="1515651597">
      <w:bodyDiv w:val="1"/>
      <w:marLeft w:val="0"/>
      <w:marRight w:val="0"/>
      <w:marTop w:val="0"/>
      <w:marBottom w:val="0"/>
      <w:divBdr>
        <w:top w:val="none" w:sz="0" w:space="0" w:color="auto"/>
        <w:left w:val="none" w:sz="0" w:space="0" w:color="auto"/>
        <w:bottom w:val="none" w:sz="0" w:space="0" w:color="auto"/>
        <w:right w:val="none" w:sz="0" w:space="0" w:color="auto"/>
      </w:divBdr>
      <w:divsChild>
        <w:div w:id="1283926384">
          <w:marLeft w:val="0"/>
          <w:marRight w:val="0"/>
          <w:marTop w:val="360"/>
          <w:marBottom w:val="0"/>
          <w:divBdr>
            <w:top w:val="none" w:sz="0" w:space="0" w:color="auto"/>
            <w:left w:val="none" w:sz="0" w:space="0" w:color="auto"/>
            <w:bottom w:val="none" w:sz="0" w:space="0" w:color="auto"/>
            <w:right w:val="none" w:sz="0" w:space="0" w:color="auto"/>
          </w:divBdr>
        </w:div>
        <w:div w:id="1324242754">
          <w:marLeft w:val="0"/>
          <w:marRight w:val="0"/>
          <w:marTop w:val="360"/>
          <w:marBottom w:val="0"/>
          <w:divBdr>
            <w:top w:val="none" w:sz="0" w:space="0" w:color="auto"/>
            <w:left w:val="none" w:sz="0" w:space="0" w:color="auto"/>
            <w:bottom w:val="none" w:sz="0" w:space="0" w:color="auto"/>
            <w:right w:val="none" w:sz="0" w:space="0" w:color="auto"/>
          </w:divBdr>
        </w:div>
        <w:div w:id="740561452">
          <w:marLeft w:val="0"/>
          <w:marRight w:val="0"/>
          <w:marTop w:val="360"/>
          <w:marBottom w:val="0"/>
          <w:divBdr>
            <w:top w:val="none" w:sz="0" w:space="0" w:color="auto"/>
            <w:left w:val="none" w:sz="0" w:space="0" w:color="auto"/>
            <w:bottom w:val="none" w:sz="0" w:space="0" w:color="auto"/>
            <w:right w:val="none" w:sz="0" w:space="0" w:color="auto"/>
          </w:divBdr>
        </w:div>
        <w:div w:id="496847891">
          <w:marLeft w:val="0"/>
          <w:marRight w:val="0"/>
          <w:marTop w:val="360"/>
          <w:marBottom w:val="0"/>
          <w:divBdr>
            <w:top w:val="none" w:sz="0" w:space="0" w:color="auto"/>
            <w:left w:val="none" w:sz="0" w:space="0" w:color="auto"/>
            <w:bottom w:val="none" w:sz="0" w:space="0" w:color="auto"/>
            <w:right w:val="none" w:sz="0" w:space="0" w:color="auto"/>
          </w:divBdr>
        </w:div>
        <w:div w:id="129323623">
          <w:marLeft w:val="0"/>
          <w:marRight w:val="0"/>
          <w:marTop w:val="360"/>
          <w:marBottom w:val="0"/>
          <w:divBdr>
            <w:top w:val="none" w:sz="0" w:space="0" w:color="auto"/>
            <w:left w:val="none" w:sz="0" w:space="0" w:color="auto"/>
            <w:bottom w:val="none" w:sz="0" w:space="0" w:color="auto"/>
            <w:right w:val="none" w:sz="0" w:space="0" w:color="auto"/>
          </w:divBdr>
        </w:div>
        <w:div w:id="1495758323">
          <w:marLeft w:val="0"/>
          <w:marRight w:val="0"/>
          <w:marTop w:val="360"/>
          <w:marBottom w:val="0"/>
          <w:divBdr>
            <w:top w:val="none" w:sz="0" w:space="0" w:color="auto"/>
            <w:left w:val="none" w:sz="0" w:space="0" w:color="auto"/>
            <w:bottom w:val="none" w:sz="0" w:space="0" w:color="auto"/>
            <w:right w:val="none" w:sz="0" w:space="0" w:color="auto"/>
          </w:divBdr>
        </w:div>
        <w:div w:id="323049911">
          <w:marLeft w:val="0"/>
          <w:marRight w:val="0"/>
          <w:marTop w:val="360"/>
          <w:marBottom w:val="0"/>
          <w:divBdr>
            <w:top w:val="none" w:sz="0" w:space="0" w:color="auto"/>
            <w:left w:val="none" w:sz="0" w:space="0" w:color="auto"/>
            <w:bottom w:val="none" w:sz="0" w:space="0" w:color="auto"/>
            <w:right w:val="none" w:sz="0" w:space="0" w:color="auto"/>
          </w:divBdr>
        </w:div>
        <w:div w:id="1631280895">
          <w:marLeft w:val="0"/>
          <w:marRight w:val="0"/>
          <w:marTop w:val="360"/>
          <w:marBottom w:val="0"/>
          <w:divBdr>
            <w:top w:val="none" w:sz="0" w:space="0" w:color="auto"/>
            <w:left w:val="none" w:sz="0" w:space="0" w:color="auto"/>
            <w:bottom w:val="none" w:sz="0" w:space="0" w:color="auto"/>
            <w:right w:val="none" w:sz="0" w:space="0" w:color="auto"/>
          </w:divBdr>
        </w:div>
        <w:div w:id="7216703">
          <w:marLeft w:val="0"/>
          <w:marRight w:val="0"/>
          <w:marTop w:val="360"/>
          <w:marBottom w:val="0"/>
          <w:divBdr>
            <w:top w:val="none" w:sz="0" w:space="0" w:color="auto"/>
            <w:left w:val="none" w:sz="0" w:space="0" w:color="auto"/>
            <w:bottom w:val="none" w:sz="0" w:space="0" w:color="auto"/>
            <w:right w:val="none" w:sz="0" w:space="0" w:color="auto"/>
          </w:divBdr>
        </w:div>
      </w:divsChild>
    </w:div>
    <w:div w:id="1602228052">
      <w:bodyDiv w:val="1"/>
      <w:marLeft w:val="0"/>
      <w:marRight w:val="0"/>
      <w:marTop w:val="0"/>
      <w:marBottom w:val="0"/>
      <w:divBdr>
        <w:top w:val="none" w:sz="0" w:space="0" w:color="auto"/>
        <w:left w:val="none" w:sz="0" w:space="0" w:color="auto"/>
        <w:bottom w:val="none" w:sz="0" w:space="0" w:color="auto"/>
        <w:right w:val="none" w:sz="0" w:space="0" w:color="auto"/>
      </w:divBdr>
      <w:divsChild>
        <w:div w:id="817957604">
          <w:marLeft w:val="0"/>
          <w:marRight w:val="0"/>
          <w:marTop w:val="360"/>
          <w:marBottom w:val="0"/>
          <w:divBdr>
            <w:top w:val="none" w:sz="0" w:space="0" w:color="auto"/>
            <w:left w:val="none" w:sz="0" w:space="0" w:color="auto"/>
            <w:bottom w:val="none" w:sz="0" w:space="0" w:color="auto"/>
            <w:right w:val="none" w:sz="0" w:space="0" w:color="auto"/>
          </w:divBdr>
        </w:div>
        <w:div w:id="1307709857">
          <w:marLeft w:val="0"/>
          <w:marRight w:val="0"/>
          <w:marTop w:val="360"/>
          <w:marBottom w:val="0"/>
          <w:divBdr>
            <w:top w:val="none" w:sz="0" w:space="0" w:color="auto"/>
            <w:left w:val="none" w:sz="0" w:space="0" w:color="auto"/>
            <w:bottom w:val="none" w:sz="0" w:space="0" w:color="auto"/>
            <w:right w:val="none" w:sz="0" w:space="0" w:color="auto"/>
          </w:divBdr>
        </w:div>
        <w:div w:id="1449082203">
          <w:marLeft w:val="0"/>
          <w:marRight w:val="0"/>
          <w:marTop w:val="360"/>
          <w:marBottom w:val="0"/>
          <w:divBdr>
            <w:top w:val="none" w:sz="0" w:space="0" w:color="auto"/>
            <w:left w:val="none" w:sz="0" w:space="0" w:color="auto"/>
            <w:bottom w:val="none" w:sz="0" w:space="0" w:color="auto"/>
            <w:right w:val="none" w:sz="0" w:space="0" w:color="auto"/>
          </w:divBdr>
        </w:div>
      </w:divsChild>
    </w:div>
    <w:div w:id="1628657352">
      <w:bodyDiv w:val="1"/>
      <w:marLeft w:val="0"/>
      <w:marRight w:val="0"/>
      <w:marTop w:val="0"/>
      <w:marBottom w:val="0"/>
      <w:divBdr>
        <w:top w:val="none" w:sz="0" w:space="0" w:color="auto"/>
        <w:left w:val="none" w:sz="0" w:space="0" w:color="auto"/>
        <w:bottom w:val="none" w:sz="0" w:space="0" w:color="auto"/>
        <w:right w:val="none" w:sz="0" w:space="0" w:color="auto"/>
      </w:divBdr>
    </w:div>
    <w:div w:id="1729374088">
      <w:bodyDiv w:val="1"/>
      <w:marLeft w:val="0"/>
      <w:marRight w:val="0"/>
      <w:marTop w:val="0"/>
      <w:marBottom w:val="0"/>
      <w:divBdr>
        <w:top w:val="none" w:sz="0" w:space="0" w:color="auto"/>
        <w:left w:val="none" w:sz="0" w:space="0" w:color="auto"/>
        <w:bottom w:val="none" w:sz="0" w:space="0" w:color="auto"/>
        <w:right w:val="none" w:sz="0" w:space="0" w:color="auto"/>
      </w:divBdr>
      <w:divsChild>
        <w:div w:id="2059088129">
          <w:marLeft w:val="0"/>
          <w:marRight w:val="0"/>
          <w:marTop w:val="360"/>
          <w:marBottom w:val="0"/>
          <w:divBdr>
            <w:top w:val="none" w:sz="0" w:space="0" w:color="auto"/>
            <w:left w:val="none" w:sz="0" w:space="0" w:color="auto"/>
            <w:bottom w:val="none" w:sz="0" w:space="0" w:color="auto"/>
            <w:right w:val="none" w:sz="0" w:space="0" w:color="auto"/>
          </w:divBdr>
        </w:div>
        <w:div w:id="322272680">
          <w:marLeft w:val="0"/>
          <w:marRight w:val="0"/>
          <w:marTop w:val="360"/>
          <w:marBottom w:val="0"/>
          <w:divBdr>
            <w:top w:val="none" w:sz="0" w:space="0" w:color="auto"/>
            <w:left w:val="none" w:sz="0" w:space="0" w:color="auto"/>
            <w:bottom w:val="none" w:sz="0" w:space="0" w:color="auto"/>
            <w:right w:val="none" w:sz="0" w:space="0" w:color="auto"/>
          </w:divBdr>
        </w:div>
        <w:div w:id="1049258945">
          <w:marLeft w:val="0"/>
          <w:marRight w:val="0"/>
          <w:marTop w:val="360"/>
          <w:marBottom w:val="0"/>
          <w:divBdr>
            <w:top w:val="none" w:sz="0" w:space="0" w:color="auto"/>
            <w:left w:val="none" w:sz="0" w:space="0" w:color="auto"/>
            <w:bottom w:val="none" w:sz="0" w:space="0" w:color="auto"/>
            <w:right w:val="none" w:sz="0" w:space="0" w:color="auto"/>
          </w:divBdr>
        </w:div>
      </w:divsChild>
    </w:div>
    <w:div w:id="2025862642">
      <w:bodyDiv w:val="1"/>
      <w:marLeft w:val="0"/>
      <w:marRight w:val="0"/>
      <w:marTop w:val="0"/>
      <w:marBottom w:val="0"/>
      <w:divBdr>
        <w:top w:val="none" w:sz="0" w:space="0" w:color="auto"/>
        <w:left w:val="none" w:sz="0" w:space="0" w:color="auto"/>
        <w:bottom w:val="none" w:sz="0" w:space="0" w:color="auto"/>
        <w:right w:val="none" w:sz="0" w:space="0" w:color="auto"/>
      </w:divBdr>
      <w:divsChild>
        <w:div w:id="399181156">
          <w:marLeft w:val="0"/>
          <w:marRight w:val="0"/>
          <w:marTop w:val="360"/>
          <w:marBottom w:val="0"/>
          <w:divBdr>
            <w:top w:val="none" w:sz="0" w:space="0" w:color="auto"/>
            <w:left w:val="none" w:sz="0" w:space="0" w:color="auto"/>
            <w:bottom w:val="none" w:sz="0" w:space="0" w:color="auto"/>
            <w:right w:val="none" w:sz="0" w:space="0" w:color="auto"/>
          </w:divBdr>
        </w:div>
        <w:div w:id="1656765656">
          <w:marLeft w:val="-75"/>
          <w:marRight w:val="0"/>
          <w:marTop w:val="480"/>
          <w:marBottom w:val="360"/>
          <w:divBdr>
            <w:top w:val="none" w:sz="0" w:space="0" w:color="auto"/>
            <w:left w:val="none" w:sz="0" w:space="0" w:color="auto"/>
            <w:bottom w:val="none" w:sz="0" w:space="0" w:color="auto"/>
            <w:right w:val="none" w:sz="0" w:space="0" w:color="auto"/>
          </w:divBdr>
        </w:div>
        <w:div w:id="1199006091">
          <w:marLeft w:val="0"/>
          <w:marRight w:val="0"/>
          <w:marTop w:val="360"/>
          <w:marBottom w:val="0"/>
          <w:divBdr>
            <w:top w:val="none" w:sz="0" w:space="0" w:color="auto"/>
            <w:left w:val="none" w:sz="0" w:space="0" w:color="auto"/>
            <w:bottom w:val="none" w:sz="0" w:space="0" w:color="auto"/>
            <w:right w:val="none" w:sz="0" w:space="0" w:color="auto"/>
          </w:divBdr>
        </w:div>
        <w:div w:id="969894165">
          <w:marLeft w:val="0"/>
          <w:marRight w:val="0"/>
          <w:marTop w:val="360"/>
          <w:marBottom w:val="0"/>
          <w:divBdr>
            <w:top w:val="none" w:sz="0" w:space="0" w:color="auto"/>
            <w:left w:val="none" w:sz="0" w:space="0" w:color="auto"/>
            <w:bottom w:val="none" w:sz="0" w:space="0" w:color="auto"/>
            <w:right w:val="none" w:sz="0" w:space="0" w:color="auto"/>
          </w:divBdr>
        </w:div>
        <w:div w:id="19480177">
          <w:marLeft w:val="0"/>
          <w:marRight w:val="0"/>
          <w:marTop w:val="360"/>
          <w:marBottom w:val="0"/>
          <w:divBdr>
            <w:top w:val="none" w:sz="0" w:space="0" w:color="auto"/>
            <w:left w:val="none" w:sz="0" w:space="0" w:color="auto"/>
            <w:bottom w:val="none" w:sz="0" w:space="0" w:color="auto"/>
            <w:right w:val="none" w:sz="0" w:space="0" w:color="auto"/>
          </w:divBdr>
        </w:div>
        <w:div w:id="417335354">
          <w:marLeft w:val="0"/>
          <w:marRight w:val="0"/>
          <w:marTop w:val="360"/>
          <w:marBottom w:val="0"/>
          <w:divBdr>
            <w:top w:val="none" w:sz="0" w:space="0" w:color="auto"/>
            <w:left w:val="none" w:sz="0" w:space="0" w:color="auto"/>
            <w:bottom w:val="none" w:sz="0" w:space="0" w:color="auto"/>
            <w:right w:val="none" w:sz="0" w:space="0" w:color="auto"/>
          </w:divBdr>
        </w:div>
        <w:div w:id="688725376">
          <w:marLeft w:val="-75"/>
          <w:marRight w:val="0"/>
          <w:marTop w:val="480"/>
          <w:marBottom w:val="360"/>
          <w:divBdr>
            <w:top w:val="none" w:sz="0" w:space="0" w:color="auto"/>
            <w:left w:val="none" w:sz="0" w:space="0" w:color="auto"/>
            <w:bottom w:val="none" w:sz="0" w:space="0" w:color="auto"/>
            <w:right w:val="none" w:sz="0" w:space="0" w:color="auto"/>
          </w:divBdr>
        </w:div>
        <w:div w:id="1086536024">
          <w:marLeft w:val="0"/>
          <w:marRight w:val="0"/>
          <w:marTop w:val="360"/>
          <w:marBottom w:val="0"/>
          <w:divBdr>
            <w:top w:val="none" w:sz="0" w:space="0" w:color="auto"/>
            <w:left w:val="none" w:sz="0" w:space="0" w:color="auto"/>
            <w:bottom w:val="none" w:sz="0" w:space="0" w:color="auto"/>
            <w:right w:val="none" w:sz="0" w:space="0" w:color="auto"/>
          </w:divBdr>
        </w:div>
        <w:div w:id="151874126">
          <w:marLeft w:val="0"/>
          <w:marRight w:val="0"/>
          <w:marTop w:val="360"/>
          <w:marBottom w:val="0"/>
          <w:divBdr>
            <w:top w:val="none" w:sz="0" w:space="0" w:color="auto"/>
            <w:left w:val="none" w:sz="0" w:space="0" w:color="auto"/>
            <w:bottom w:val="none" w:sz="0" w:space="0" w:color="auto"/>
            <w:right w:val="none" w:sz="0" w:space="0" w:color="auto"/>
          </w:divBdr>
        </w:div>
        <w:div w:id="1251935301">
          <w:marLeft w:val="0"/>
          <w:marRight w:val="0"/>
          <w:marTop w:val="360"/>
          <w:marBottom w:val="0"/>
          <w:divBdr>
            <w:top w:val="none" w:sz="0" w:space="0" w:color="auto"/>
            <w:left w:val="none" w:sz="0" w:space="0" w:color="auto"/>
            <w:bottom w:val="none" w:sz="0" w:space="0" w:color="auto"/>
            <w:right w:val="none" w:sz="0" w:space="0" w:color="auto"/>
          </w:divBdr>
        </w:div>
        <w:div w:id="1666544497">
          <w:marLeft w:val="0"/>
          <w:marRight w:val="0"/>
          <w:marTop w:val="360"/>
          <w:marBottom w:val="0"/>
          <w:divBdr>
            <w:top w:val="none" w:sz="0" w:space="0" w:color="auto"/>
            <w:left w:val="none" w:sz="0" w:space="0" w:color="auto"/>
            <w:bottom w:val="none" w:sz="0" w:space="0" w:color="auto"/>
            <w:right w:val="none" w:sz="0" w:space="0" w:color="auto"/>
          </w:divBdr>
        </w:div>
        <w:div w:id="1347636199">
          <w:marLeft w:val="0"/>
          <w:marRight w:val="0"/>
          <w:marTop w:val="360"/>
          <w:marBottom w:val="0"/>
          <w:divBdr>
            <w:top w:val="none" w:sz="0" w:space="0" w:color="auto"/>
            <w:left w:val="none" w:sz="0" w:space="0" w:color="auto"/>
            <w:bottom w:val="none" w:sz="0" w:space="0" w:color="auto"/>
            <w:right w:val="none" w:sz="0" w:space="0" w:color="auto"/>
          </w:divBdr>
        </w:div>
      </w:divsChild>
    </w:div>
    <w:div w:id="2092576468">
      <w:bodyDiv w:val="1"/>
      <w:marLeft w:val="0"/>
      <w:marRight w:val="0"/>
      <w:marTop w:val="0"/>
      <w:marBottom w:val="0"/>
      <w:divBdr>
        <w:top w:val="none" w:sz="0" w:space="0" w:color="auto"/>
        <w:left w:val="none" w:sz="0" w:space="0" w:color="auto"/>
        <w:bottom w:val="none" w:sz="0" w:space="0" w:color="auto"/>
        <w:right w:val="none" w:sz="0" w:space="0" w:color="auto"/>
      </w:divBdr>
      <w:divsChild>
        <w:div w:id="361712390">
          <w:marLeft w:val="0"/>
          <w:marRight w:val="0"/>
          <w:marTop w:val="360"/>
          <w:marBottom w:val="0"/>
          <w:divBdr>
            <w:top w:val="none" w:sz="0" w:space="0" w:color="auto"/>
            <w:left w:val="none" w:sz="0" w:space="0" w:color="auto"/>
            <w:bottom w:val="none" w:sz="0" w:space="0" w:color="auto"/>
            <w:right w:val="none" w:sz="0" w:space="0" w:color="auto"/>
          </w:divBdr>
        </w:div>
        <w:div w:id="1148983335">
          <w:marLeft w:val="0"/>
          <w:marRight w:val="0"/>
          <w:marTop w:val="360"/>
          <w:marBottom w:val="0"/>
          <w:divBdr>
            <w:top w:val="none" w:sz="0" w:space="0" w:color="auto"/>
            <w:left w:val="none" w:sz="0" w:space="0" w:color="auto"/>
            <w:bottom w:val="none" w:sz="0" w:space="0" w:color="auto"/>
            <w:right w:val="none" w:sz="0" w:space="0" w:color="auto"/>
          </w:divBdr>
        </w:div>
        <w:div w:id="588002835">
          <w:marLeft w:val="0"/>
          <w:marRight w:val="0"/>
          <w:marTop w:val="360"/>
          <w:marBottom w:val="0"/>
          <w:divBdr>
            <w:top w:val="none" w:sz="0" w:space="0" w:color="auto"/>
            <w:left w:val="none" w:sz="0" w:space="0" w:color="auto"/>
            <w:bottom w:val="none" w:sz="0" w:space="0" w:color="auto"/>
            <w:right w:val="none" w:sz="0" w:space="0" w:color="auto"/>
          </w:divBdr>
        </w:div>
        <w:div w:id="433332810">
          <w:marLeft w:val="0"/>
          <w:marRight w:val="0"/>
          <w:marTop w:val="360"/>
          <w:marBottom w:val="0"/>
          <w:divBdr>
            <w:top w:val="none" w:sz="0" w:space="0" w:color="auto"/>
            <w:left w:val="none" w:sz="0" w:space="0" w:color="auto"/>
            <w:bottom w:val="none" w:sz="0" w:space="0" w:color="auto"/>
            <w:right w:val="none" w:sz="0" w:space="0" w:color="auto"/>
          </w:divBdr>
        </w:div>
        <w:div w:id="2088109153">
          <w:marLeft w:val="0"/>
          <w:marRight w:val="0"/>
          <w:marTop w:val="360"/>
          <w:marBottom w:val="0"/>
          <w:divBdr>
            <w:top w:val="none" w:sz="0" w:space="0" w:color="auto"/>
            <w:left w:val="none" w:sz="0" w:space="0" w:color="auto"/>
            <w:bottom w:val="none" w:sz="0" w:space="0" w:color="auto"/>
            <w:right w:val="none" w:sz="0" w:space="0" w:color="auto"/>
          </w:divBdr>
        </w:div>
        <w:div w:id="127556501">
          <w:marLeft w:val="0"/>
          <w:marRight w:val="0"/>
          <w:marTop w:val="360"/>
          <w:marBottom w:val="0"/>
          <w:divBdr>
            <w:top w:val="none" w:sz="0" w:space="0" w:color="auto"/>
            <w:left w:val="none" w:sz="0" w:space="0" w:color="auto"/>
            <w:bottom w:val="none" w:sz="0" w:space="0" w:color="auto"/>
            <w:right w:val="none" w:sz="0" w:space="0" w:color="auto"/>
          </w:divBdr>
        </w:div>
        <w:div w:id="325859322">
          <w:marLeft w:val="0"/>
          <w:marRight w:val="0"/>
          <w:marTop w:val="360"/>
          <w:marBottom w:val="0"/>
          <w:divBdr>
            <w:top w:val="none" w:sz="0" w:space="0" w:color="auto"/>
            <w:left w:val="none" w:sz="0" w:space="0" w:color="auto"/>
            <w:bottom w:val="none" w:sz="0" w:space="0" w:color="auto"/>
            <w:right w:val="none" w:sz="0" w:space="0" w:color="auto"/>
          </w:divBdr>
        </w:div>
        <w:div w:id="279840107">
          <w:marLeft w:val="0"/>
          <w:marRight w:val="0"/>
          <w:marTop w:val="360"/>
          <w:marBottom w:val="0"/>
          <w:divBdr>
            <w:top w:val="none" w:sz="0" w:space="0" w:color="auto"/>
            <w:left w:val="none" w:sz="0" w:space="0" w:color="auto"/>
            <w:bottom w:val="none" w:sz="0" w:space="0" w:color="auto"/>
            <w:right w:val="none" w:sz="0" w:space="0" w:color="auto"/>
          </w:divBdr>
        </w:div>
        <w:div w:id="1926457621">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200/JECE.37.1.21-37" TargetMode="External"/><Relationship Id="rId13" Type="http://schemas.openxmlformats.org/officeDocument/2006/relationships/hyperlink" Target="https://doi.org/10.1080/02602930410001689171" TargetMode="External"/><Relationship Id="rId18" Type="http://schemas.openxmlformats.org/officeDocument/2006/relationships/hyperlink" Target="https://doi.org/10.1007/s10755-016-9368-5" TargetMode="External"/><Relationship Id="rId26" Type="http://schemas.openxmlformats.org/officeDocument/2006/relationships/hyperlink" Target="https://doi.org/10.1080/02602938.2014.956684" TargetMode="External"/><Relationship Id="rId3" Type="http://schemas.openxmlformats.org/officeDocument/2006/relationships/styles" Target="styles.xml"/><Relationship Id="rId21" Type="http://schemas.openxmlformats.org/officeDocument/2006/relationships/hyperlink" Target="https://doi.org/10.1080/02602930701293231"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1080/08832320209599691" TargetMode="External"/><Relationship Id="rId17" Type="http://schemas.openxmlformats.org/officeDocument/2006/relationships/hyperlink" Target="https://doi.org/10.1037/stl0000052" TargetMode="External"/><Relationship Id="rId25" Type="http://schemas.openxmlformats.org/officeDocument/2006/relationships/hyperlink" Target="https://doi.org/10.3102/0034654313496870" TargetMode="External"/><Relationship Id="rId33" Type="http://schemas.microsoft.com/office/2007/relationships/hdphoto" Target="media/hdphoto1.wdp"/><Relationship Id="rId2" Type="http://schemas.openxmlformats.org/officeDocument/2006/relationships/numbering" Target="numbering.xml"/><Relationship Id="rId16" Type="http://schemas.openxmlformats.org/officeDocument/2006/relationships/hyperlink" Target="https://doi.org/10.1080/02602938.2013.831809" TargetMode="External"/><Relationship Id="rId20" Type="http://schemas.openxmlformats.org/officeDocument/2006/relationships/hyperlink" Target="https://doi.org/10.1080/02602930902862875" TargetMode="External"/><Relationship Id="rId29" Type="http://schemas.openxmlformats.org/officeDocument/2006/relationships/hyperlink" Target="https://doi.org/10.1037/h00313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2602938.2013.860950" TargetMode="External"/><Relationship Id="rId24" Type="http://schemas.openxmlformats.org/officeDocument/2006/relationships/hyperlink" Target="https://doi.org/10.1080/02602938.2014.890695" TargetMode="External"/><Relationship Id="rId32"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oi.org/10.1017/CBO9780511808098" TargetMode="External"/><Relationship Id="rId23" Type="http://schemas.openxmlformats.org/officeDocument/2006/relationships/hyperlink" Target="https://doi.org/10.1002/au.222" TargetMode="External"/><Relationship Id="rId28" Type="http://schemas.openxmlformats.org/officeDocument/2006/relationships/hyperlink" Target="https://doi.org/10.1080/02602938.2010.545869" TargetMode="External"/><Relationship Id="rId36" Type="http://schemas.openxmlformats.org/officeDocument/2006/relationships/theme" Target="theme/theme1.xml"/><Relationship Id="rId10" Type="http://schemas.openxmlformats.org/officeDocument/2006/relationships/hyperlink" Target="https://doi.org/10.1037/stl0000017" TargetMode="External"/><Relationship Id="rId19" Type="http://schemas.openxmlformats.org/officeDocument/2006/relationships/hyperlink" Target="https://doi.org/10.1080/02602931003632399" TargetMode="External"/><Relationship Id="rId31" Type="http://schemas.openxmlformats.org/officeDocument/2006/relationships/hyperlink" Target="https://doi.org/10.1080/02602930802618336" TargetMode="External"/><Relationship Id="rId4" Type="http://schemas.openxmlformats.org/officeDocument/2006/relationships/settings" Target="settings.xml"/><Relationship Id="rId9" Type="http://schemas.openxmlformats.org/officeDocument/2006/relationships/hyperlink" Target="https://doi.org/10.1037/stl0000042" TargetMode="External"/><Relationship Id="rId14" Type="http://schemas.openxmlformats.org/officeDocument/2006/relationships/hyperlink" Target="https://doi.org/10.1080/02602938.2016.1261083" TargetMode="External"/><Relationship Id="rId22" Type="http://schemas.openxmlformats.org/officeDocument/2006/relationships/hyperlink" Target="https://doi.org/10.1002/tia2.20004" TargetMode="External"/><Relationship Id="rId27" Type="http://schemas.openxmlformats.org/officeDocument/2006/relationships/hyperlink" Target="https://doi.org/10.14293/S2199-1006.1.SOR-EDU.AOFRQA.v1" TargetMode="External"/><Relationship Id="rId30" Type="http://schemas.openxmlformats.org/officeDocument/2006/relationships/hyperlink" Target="https://doi.org/10.1016/j.stueduc.2016.08.007" TargetMode="External"/><Relationship Id="rId35" Type="http://schemas.openxmlformats.org/officeDocument/2006/relationships/fontTable" Target="fontTable.xml"/><Relationship Id="rIdComments" Type="http://schemas.openxmlformats.org/officeDocument/2006/relationships/comments" Target="comments.xml"/><Relationship Id="rId37" Type="http://schemas.openxmlformats.org/officeDocument/2006/relationships/header" Target="header2.xml"/><Relationship Id="rId38" Type="http://schemas.openxmlformats.org/officeDocument/2006/relationships/hyperlink" Target="https://doi.org/10.3200/jece.37.1.21-37" TargetMode="External"/><Relationship Id="rId39" Type="http://schemas.openxmlformats.org/officeDocument/2006/relationships/hyperlink" Target="https://doi.org/10.1037/stl0000042" TargetMode="External"/><Relationship Id="rId40" Type="http://schemas.openxmlformats.org/officeDocument/2006/relationships/hyperlink" Target="https://doi.org/10.1037/stl0000017" TargetMode="External"/><Relationship Id="rId41" Type="http://schemas.openxmlformats.org/officeDocument/2006/relationships/hyperlink" Target="https://doi.org/10.1080/02602938.2013.860950" TargetMode="External"/><Relationship Id="rId42" Type="http://schemas.openxmlformats.org/officeDocument/2006/relationships/hyperlink" Target="https://doi.org/10.1080/08832320209599691" TargetMode="External"/><Relationship Id="rId43" Type="http://schemas.openxmlformats.org/officeDocument/2006/relationships/hyperlink" Target="https://doi.org/10.1080/02602930410001689171" TargetMode="External"/><Relationship Id="rId44" Type="http://schemas.openxmlformats.org/officeDocument/2006/relationships/hyperlink" Target="https://doi.org/10.1080/02602938.2016.1261083" TargetMode="External"/><Relationship Id="rId45" Type="http://schemas.openxmlformats.org/officeDocument/2006/relationships/hyperlink" Target="https://doi.org/10.1080/02602938.2013.831809" TargetMode="External"/><Relationship Id="rId46" Type="http://schemas.openxmlformats.org/officeDocument/2006/relationships/hyperlink" Target="https://doi.org/10.1037/stl0000052" TargetMode="External"/><Relationship Id="rId47" Type="http://schemas.openxmlformats.org/officeDocument/2006/relationships/hyperlink" Target="https://doi.org/10.1007/s10755-016-9368-5" TargetMode="External"/><Relationship Id="rId48" Type="http://schemas.openxmlformats.org/officeDocument/2006/relationships/hyperlink" Target="https://doi.org/10.1080/02602931003632399" TargetMode="External"/><Relationship Id="rId49" Type="http://schemas.openxmlformats.org/officeDocument/2006/relationships/hyperlink" Target="https://doi.org/10.1080/02602930902862875" TargetMode="External"/><Relationship Id="rId50" Type="http://schemas.openxmlformats.org/officeDocument/2006/relationships/hyperlink" Target="https://doi.org/10.1080/02602930701293231" TargetMode="External"/><Relationship Id="rId51" Type="http://schemas.openxmlformats.org/officeDocument/2006/relationships/hyperlink" Target="https://doi.org/10.1002/tia2.20004" TargetMode="External"/><Relationship Id="rId52" Type="http://schemas.openxmlformats.org/officeDocument/2006/relationships/hyperlink" Target="https://doi.org/10.1080/02602938.2014.890695" TargetMode="External"/><Relationship Id="rId53" Type="http://schemas.openxmlformats.org/officeDocument/2006/relationships/hyperlink" Target="https://doi.org/10.3102/0034654313496870" TargetMode="External"/><Relationship Id="rId54" Type="http://schemas.openxmlformats.org/officeDocument/2006/relationships/hyperlink" Target="https://doi.org/10.1080/02602938.2014.956684" TargetMode="External"/><Relationship Id="rId55" Type="http://schemas.openxmlformats.org/officeDocument/2006/relationships/hyperlink" Target="https://doi.org/10.14293/s2199-1006.1.sor-edu.aofrqa.v1" TargetMode="External"/><Relationship Id="rId56" Type="http://schemas.openxmlformats.org/officeDocument/2006/relationships/hyperlink" Target="https://doi.org/10.1080/02602938.2010.545869" TargetMode="External"/><Relationship Id="rId57" Type="http://schemas.openxmlformats.org/officeDocument/2006/relationships/hyperlink" Target="https://doi.org/10.1037/h0031322" TargetMode="External"/><Relationship Id="rId58" Type="http://schemas.openxmlformats.org/officeDocument/2006/relationships/hyperlink" Target="https://doi.org/10.1016/j.stueduc.2016.08.007" TargetMode="External"/><Relationship Id="rId59" Type="http://schemas.openxmlformats.org/officeDocument/2006/relationships/hyperlink" Target="https://doi.org/10.1080/02602930802618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0BA61-6FB0-4700-9E96-308F302D6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4917</Words>
  <Characters>28032</Characters>
  <Application>Microsoft Office Word</Application>
  <DocSecurity>0</DocSecurity>
  <Lines>233</Lines>
  <Paragraphs>65</Paragraphs>
  <ScaleCrop>false</ScaleCrop>
  <Company/>
  <LinksUpToDate>false</LinksUpToDate>
  <CharactersWithSpaces>32884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2021-07-08T20:18:00Z</dcterms:created>
  <dcterms:modified xsi:type="dcterms:W3CDTF">2021-07-08T20:18:00Z</dcterms:modified>
</cp:coreProperties>
</file>