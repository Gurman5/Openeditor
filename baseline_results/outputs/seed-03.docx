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pStyle w:val="Normal"/>
      </w:pPr>
      <w:ins w:id="9650" w:author="CopyEditor AI" w:date="2026-10-18T04:55:09+11:00"/>
    </w:p>
    <w:p>
      <w:pPr>
        <w:pStyle w:val="Normal"/>
      </w:pPr>
      <w:ins w:id="9651" w:author="CopyEditor AI" w:date="2026-10-18T04:55:09+11:00"/>
    </w:p>
    <w:p>
      <w:pPr>
        <w:pStyle w:val="Normal"/>
      </w:pPr>
      <w:ins w:id="9652" w:author="CopyEditor AI" w:date="2026-10-18T04:55:09+11:00"/>
    </w:p>
    <w:p w14:paraId="0DBF13AA" w14:textId="41710552" w:rsidR="00903DB8" w:rsidRPr="007157CB" w:rsidRDefault="00903DB8" w:rsidP="00096D29">
      <w:commentRangeStart w:id="13"/>
      <w:commentRangeStart w:id="45"/>
      <w:pPr>
        <w:pStyle w:val="ArticleTitle"/>
        <w:keepNext/>
        <w:keepLines/>
        <w:jc w:val="center"/>
        <w:spacing w:line="480" w:lineRule="auto" w:before="0" w:after="0"/>
        <w:ind w:left="0" w:firstLine="0"/>
        <w:pPrChange w:id="9650" w:author="CopyEditor AI" w:date="2026-10-18T04:55:09+11:00">
          <w:pPr>
            <w:pStyle w:val="ArticleTitle"/>
            <w:keepNext/>
            <w:keepLines/>
          </w:pPr>
        </w:pPrChange>
      </w:pPr>
      <w:r w:rsidRPr="007157CB">
        <w:t>Effect</w:t>
      </w:r>
      <w:r w:rsidR="00A16E2A" w:rsidRPr="007157CB">
        <w:t>s</w:t>
      </w:r>
      <w:r w:rsidRPr="007157CB">
        <w:t xml:space="preserve"> of Misinformation on Memory Recall</w:t>
      </w:r>
      <w:commentRangeEnd w:id="13"/>
      <w:r>
        <w:rPr>
          <w:rStyle w:val="CommentReference"/>
        </w:rPr>
        <w:commentReference w:id="13"/>
      </w:r>
      <w:commentRangeEnd w:id="45"/>
      <w:r>
        <w:rPr>
          <w:rStyle w:val="CommentReference"/>
        </w:rPr>
        <w:commentReference w:id="45"/>
      </w:r>
    </w:p>
    <w:p w14:paraId="76622923" w14:textId="2D8F33BE" w:rsidR="00903DB8" w:rsidRPr="007157CB" w:rsidRDefault="00903DB8" w:rsidP="00096D29">
      <w:pPr>
        <w:jc w:val="left"/>
        <w:pPrChange w:id="7300" w:author="CopyEditor AI" w:date="2026-10-18T04:55:09+11:00">
          <w:pPr>
            <w:jc w:val="center"/>
          </w:pPr>
        </w:pPrChange>
      </w:pPr>
      <w:r w:rsidRPr="007157CB">
        <w:t xml:space="preserve">Noilen Gonzales</w:t>
      </w:r>
    </w:p>
    <w:p w14:paraId="770D4545" w14:textId="07CBF6D0" w:rsidR="00D235F8" w:rsidRPr="007157CB" w:rsidRDefault="00D235F8" w:rsidP="00096D29">
      <w:pPr>
        <w:jc w:val="left"/>
        <w:pPrChange w:id="7301" w:author="CopyEditor AI" w:date="2026-10-18T04:55:09+11:00">
          <w:pPr>
            <w:jc w:val="center"/>
          </w:pPr>
        </w:pPrChange>
      </w:pPr>
      <w:r w:rsidRPr="007157CB">
        <w:t>Department of Psychology, Southeastern Louisiana University</w:t>
      </w:r>
    </w:p>
    <w:p w14:paraId="3CFD2DC7" w14:textId="77777777" w:rsidR="002A2D35" w:rsidRPr="007157CB" w:rsidRDefault="002A2D35" w:rsidP="00096D29">
      <w:pPr>
        <w:pStyle w:val="AuthorAffiliations"/>
        <w:jc w:val="center"/>
        <w:pPrChange w:id="7000" w:author="CopyEditor AI" w:date="2026-10-18T04:55:09+11:00">
          <w:pPr>
            <w:jc w:val="center"/>
          </w:pPr>
        </w:pPrChange>
      </w:pPr>
      <w:r w:rsidRPr="007157CB">
        <w:t>PSYC 335: Research Design and Analysis</w:t>
      </w:r>
    </w:p>
    <w:p w14:paraId="5B88C937" w14:textId="77777777" w:rsidR="00903DB8" w:rsidRPr="007157CB" w:rsidRDefault="00903DB8" w:rsidP="00096D29">
      <w:pPr>
        <w:pStyle w:val="Authors"/>
        <w:jc w:val="center"/>
        <w:spacing w:line="480" w:lineRule="auto" w:before="0" w:after="0"/>
        <w:ind w:left="0" w:firstLine="0"/>
        <w:pPrChange w:id="9651" w:author="CopyEditor AI" w:date="2026-10-18T04:55:09+11:00">
          <w:pPr>
            <w:pStyle w:val="Authors"/>
            <w:jc w:val="left"/>
          </w:pPr>
        </w:pPrChange>
      </w:pPr>
      <w:r w:rsidRPr="007157CB">
        <w:t>Professor Christina Parker</w:t>
      </w:r>
    </w:p>
    <w:p w14:paraId="299C1986" w14:textId="77777777" w:rsidR="00903DB8" w:rsidRPr="007157CB" w:rsidRDefault="00903DB8" w:rsidP="00096D29">
      <w:pPr>
        <w:jc w:val="center"/>
        <w:spacing w:line="480" w:lineRule="auto" w:before="0" w:after="0"/>
        <w:ind w:left="0" w:firstLine="0"/>
        <w:pPrChange w:id="9652" w:author="CopyEditor AI" w:date="2026-10-18T04:55:09+11:00">
          <w:pPr>
            <w:jc w:val="left"/>
          </w:pPr>
        </w:pPrChange>
      </w:pPr>
      <w:r w:rsidRPr="007157CB">
        <w:t>May 7, 2020</w:t>
      </w:r>
    </w:p>
    <w:p w14:paraId="24B612C8" w14:textId="5B2E74EF" w:rsidR="00903DB8" w:rsidRPr="007157CB" w:rsidRDefault="00903DB8" w:rsidP="00096D29">
      <w:pPr>
        <w:pStyle w:val="Heading Front Page"/>
        <w:jc w:val="center"/>
        <w:spacing w:line="480" w:lineRule="auto" w:before="0" w:after="0"/>
        <w:ind w:left="0" w:firstLine="0"/>
        <w:pPrChange w:id="9652" w:author="CopyEditor AI" w:date="2026-10-18T04:55:09+11:00">
          <w:pPr>
            <w:pStyle w:val="Heading Front Page"/>
          </w:pPr>
        </w:pPrChange>
      </w:pPr>
      <w:commentRangeStart w:id="0"/>
      <w:r w:rsidRPr="007157CB">
        <w:lastRenderedPageBreak/>
        <w:t>Abstract</w:t>
      </w:r>
      <w:commentRangeEnd w:id="0"/>
      <w:r w:rsidR="00082382" w:rsidRPr="007157CB">
        <w:rPr>
          <w:rStyle w:val="CommentReference"/>
          <w:rFonts w:cstheme="minorBidi"/>
          <w:b w:val="0"/>
          <w:sz w:val="22"/>
          <w:szCs w:val="22"/>
        </w:rPr>
        <w:commentReference w:id="0"/>
      </w:r>
    </w:p>
    <w:p w14:paraId="77FB4FE7" w14:textId="260870AD" w:rsidR="00903DB8" w:rsidRPr="007157CB" w:rsidRDefault="00903DB8" w:rsidP="00096D29">
      <w:pPr>
        <w:pStyle w:val="Front Page Text"/>
        <w:pPrChange w:id="7002" w:author="CopyEditor AI" w:date="2026-10-18T04:55:09+11:00">
          <w:pPr/>
        </w:pPrChange>
      </w:pPr>
      <w:r w:rsidRPr="007157CB">
        <w:t xml:space="preserve">Misinformation has been widely investigated as a factor influencing memory. This study examined whether the presentation of misinformation affects how individuals recall items from a word list by challenging the Deese–Roediger–McDermott paradigm. Participants consisted of 63 men and women between 18 to 81 years old. The study involved the presentation of six lists of words each consisting of 15 items taken from a study by Stadler et al. (1999). Once presented with the list, participants were asked to read a narrative story and then to immediately perform a free-recall test. Data were gathered using half-page-sized packets designed specifically for each participant group. A one-way analysis of variance was used to </w:t>
      </w:r>
      <w:del w:id="1000" w:author="CopyEditor AI" w:date="2026-10-18T04:55:09+11:00">
        <w:r>
          <w:delText>analyze</w:delText>
        </w:r>
      </w:del>
      <w:ins w:id="1001" w:author="CopyEditor AI" w:date="2026-10-18T04:55:09+11:00">
        <w:r>
          <w:t>analyse</w:t>
        </w:r>
      </w:ins>
      <w:r>
        <w:t xml:space="preserve"> the results of the primary study. The secondary study of the association between age and memory recall was </w:t>
      </w:r>
      <w:del w:id="1002" w:author="CopyEditor AI" w:date="2026-10-18T04:55:09+11:00">
        <w:r>
          <w:delText>analyzed</w:delText>
        </w:r>
      </w:del>
      <w:ins w:id="1003" w:author="CopyEditor AI" w:date="2026-10-18T04:55:09+11:00">
        <w:r>
          <w:t>analysed</w:t>
        </w:r>
      </w:ins>
      <w:r>
        <w:t xml:space="preserve"> using a Pearson’s correlation. Findings showed a significant negative correlation between age and memory recall of presented items. The key finding is that, regardless of their group or age, participants tended to remember on average the same number of critical target words, presented words, and nonpresented words. The findings did not support the hypothesis that older adults would score lower on a recall test. On the basis of these results, one can conclude that how information is presented has a major effect on recall.</w:t>
      </w:r>
    </w:p>
    <w:p>
      <w:pPr>
        <w:pStyle w:val="Heading Front Page"/>
      </w:pPr>
      <w:ins w:id="7302" w:author="CopyEditor AI" w:date="2026-10-18T04:55:09+11:00">
        <w:r>
          <w:rPr>
            <w:sz w:val="28"/>
            <w:szCs w:val="28"/>
          </w:rPr>
          <w:t>Practitioner Notes</w:t>
        </w:r>
      </w:ins>
    </w:p>
    <w:p>
      <w:pPr>
        <w:pStyle w:val="Practitioner Notes"/>
      </w:pPr>
      <w:ins w:id="7304" w:author="CopyEditor AI" w:date="2026-10-18T04:55:09+11:00">
        <w:r>
          <w:t xml:space="preserve"> </w:t>
        </w:r>
      </w:ins>
    </w:p>
    <w:p w14:paraId="7F355B88" w14:textId="0C3A6A9C" w:rsidR="00903DB8" w:rsidRPr="007157CB" w:rsidRDefault="00502E15" w:rsidP="00096D29">
      <w:pPr>
        <w:pStyle w:val="Heading Front Page"/>
        <w:pPrChange w:id="7140" w:author="CopyEditor AI" w:date="2026-10-18T04:55:09+11:00">
          <w:pPr/>
        </w:pPrChange>
      </w:pPr>
      <w:del w:id="7142" w:author="CopyEditor AI" w:date="2026-10-18T04:55:09+11:00">
        <w:r>
          <w:delText>Keywords: misinformation, memory, recall</w:delText>
        </w:r>
      </w:del>
      <w:ins w:id="7143" w:author="CopyEditor AI" w:date="2026-10-18T04:55:09+11:00">
        <w:r>
          <w:t>Keywords</w:t>
        </w:r>
      </w:ins>
    </w:p>
    <w:p>
      <w:pPr>
        <w:pStyle w:val="Front Page Text"/>
      </w:pPr>
      <w:ins w:id="7144" w:author="CopyEditor AI" w:date="2026-10-18T04:55:09+11:00">
        <w:r>
          <w:t>misinformation, memory, recall</w:t>
        </w:r>
      </w:ins>
    </w:p>
    <w:p w14:paraId="58D2DDFA" w14:textId="27E60198" w:rsidR="00674431" w:rsidRPr="007157CB" w:rsidRDefault="00674431" w:rsidP="007157CB">
      <w:pPr>
        <w:pStyle w:val="Heading1"/>
        <w:keepNext/>
        <w:keepLines/>
      </w:pPr>
      <w:r w:rsidRPr="007157CB">
        <w:lastRenderedPageBreak/>
        <w:t>Effects of Misinformation on Memory Recall</w:t>
      </w:r>
    </w:p>
    <w:p w14:paraId="2C9AB5C2" w14:textId="43258E8C" w:rsidR="00674431" w:rsidRPr="007157CB" w:rsidRDefault="00674431" w:rsidP="007157CB">
      <w:pPr>
        <w:pStyle w:val="BodyText"/>
      </w:pPr>
      <w:r>
        <w:t xml:space="preserve">Memory can be defined as a system that senses, </w:t>
      </w:r>
      <w:commentRangeStart w:id="46"/>
      <w:del w:id="9653" w:author="CopyEditor AI" w:date="2026-10-18T04:55:09+11:00">
        <w:r>
          <w:delText>organizes</w:delText>
        </w:r>
      </w:del>
      <w:ins w:id="9654" w:author="CopyEditor AI" w:date="2026-10-18T04:55:09+11:00">
        <w:r>
          <w:t xml:space="preserve">organises</w:t>
        </w:r>
      </w:ins>
      <w:commentRangeEnd w:id="46"/>
      <w:r>
        <w:rPr>
          <w:rStyle w:val="CommentReference"/>
        </w:rPr>
        <w:commentReference w:id="46"/>
      </w:r>
      <w:r>
        <w:t xml:space="preserve">, stores, and retrieves information (The Human Memory, 2019). According to the </w:t>
      </w:r>
      <w:commentRangeStart w:id="47"/>
      <w:r>
        <w:rPr>
          <w:i/>
          <w:iCs/>
        </w:rPr>
        <w:t xml:space="preserve">APA</w:t>
      </w:r>
      <w:commentRangeEnd w:id="47"/>
      <w:r>
        <w:rPr>
          <w:rStyle w:val="CommentReference"/>
        </w:rPr>
        <w:commentReference w:id="47"/>
      </w:r>
      <w:r>
        <w:rPr>
          <w:i/>
          <w:iCs/>
        </w:rPr>
        <w:t xml:space="preserve"> Dictionary of Psychology</w:t>
      </w:r>
      <w:r>
        <w:t xml:space="preserve"> (American Psychological Association, n.d.), memory can also be a representation of past events and a way of encoding and processing those events. There are three main types of memory </w:t>
      </w:r>
      <w:del w:id="9655" w:author="CopyEditor AI" w:date="2026-10-18T04:55:09+11:00">
        <w:r>
          <w:delText>characterized</w:delText>
        </w:r>
      </w:del>
      <w:ins w:id="9656" w:author="CopyEditor AI" w:date="2026-10-18T04:55:09+11:00">
        <w:r>
          <w:t xml:space="preserve">characterised</w:t>
        </w:r>
      </w:ins>
      <w:r>
        <w:t xml:space="preserve"> by the importance of the information received. The first type is </w:t>
      </w:r>
      <w:r w:rsidRPr="007157CB">
        <w:rPr>
          <w:i/>
          <w:iCs/>
        </w:rPr>
        <w:t>sensory memory</w:t>
      </w:r>
      <w:r w:rsidR="00B27FBC" w:rsidRPr="007157CB">
        <w:t xml:space="preserve">. In sensory memory, information is first presented through our senses. It is the threshold between what we perceive and what we choose to remember (Roediger &amp; DeSoto, 2015). The second type is </w:t>
      </w:r>
      <w:r w:rsidRPr="007157CB">
        <w:rPr>
          <w:i/>
          <w:iCs/>
        </w:rPr>
        <w:t>short-term memory</w:t>
      </w:r>
      <w:r w:rsidRPr="007157CB">
        <w:t xml:space="preserve">. In short-term memory, information is moved from sensory memory and is </w:t>
      </w:r>
      <w:del w:id="1004" w:author="CopyEditor AI" w:date="2026-10-18T04:55:09+11:00">
        <w:r>
          <w:delText>analyzed</w:delText>
        </w:r>
      </w:del>
      <w:ins w:id="1005" w:author="CopyEditor AI" w:date="2026-10-18T04:55:09+11:00">
        <w:r>
          <w:t>analysed</w:t>
        </w:r>
      </w:ins>
      <w:r>
        <w:t xml:space="preserve"> as being useful. The information is stored for approximately 30 s. After one decides that the given information is important, it is then encoded and stored within the last type—</w:t>
      </w:r>
      <w:r w:rsidRPr="007157CB">
        <w:rPr>
          <w:i/>
          <w:iCs/>
        </w:rPr>
        <w:t>long-term memory</w:t>
      </w:r>
      <w:r w:rsidR="00807386" w:rsidRPr="007157CB">
        <w:t xml:space="preserve">, where it is held as an official memory.</w:t>
      </w:r>
    </w:p>
    <w:p w14:paraId="463BA992" w14:textId="77777777" w:rsidR="00674431" w:rsidRPr="007157CB" w:rsidRDefault="00674431" w:rsidP="00096D29">
      <w:pPr>
        <w:pStyle w:val="Heading2"/>
        <w:keepNext/>
        <w:keepLines/>
      </w:pPr>
      <w:r w:rsidRPr="007157CB">
        <w:t>Effects on Memory</w:t>
      </w:r>
    </w:p>
    <w:p w14:paraId="3FB282E4" w14:textId="34B23BFB" w:rsidR="005347F6" w:rsidRPr="007157CB" w:rsidRDefault="00674431" w:rsidP="007157CB">
      <w:pPr>
        <w:pStyle w:val="BodyText"/>
      </w:pPr>
      <w:r w:rsidRPr="007157CB">
        <w:t xml:space="preserve">Many factors can affect memory. One factor is the encoding of memory through schemas. A </w:t>
      </w:r>
      <w:r w:rsidRPr="007157CB">
        <w:rPr>
          <w:i/>
          <w:iCs/>
        </w:rPr>
        <w:t>schema</w:t>
      </w:r>
      <w:r w:rsidRPr="007157CB">
        <w:t xml:space="preserve"> can be defined as a structure of knowledge in the brain that is used to store information (Wagoner, 2013). Individuals use schemas to create many ways of encoding information to fit already established memories. Schemas not only allow individuals to store memories but also can lead them to reconstruct and alter memories that are processed. </w:t>
      </w:r>
    </w:p>
    <w:p w14:paraId="22EAC525" w14:textId="0AC6EE09" w:rsidR="005347F6" w:rsidRPr="007157CB" w:rsidRDefault="00674431" w:rsidP="007157CB">
      <w:pPr>
        <w:pStyle w:val="BodyText"/>
      </w:pPr>
      <w:r w:rsidRPr="007157CB">
        <w:t xml:space="preserve">Although schemas are beneficial when processing information, many individuals </w:t>
      </w:r>
      <w:del w:id="1006" w:author="CopyEditor AI" w:date="2026-10-18T04:55:09+11:00">
        <w:r>
          <w:delText>have a difficult time</w:delText>
        </w:r>
      </w:del>
      <w:ins w:id="1007" w:author="CopyEditor AI" w:date="2026-10-18T04:55:09+11:00">
        <w:r>
          <w:t>have difficulty</w:t>
        </w:r>
      </w:ins>
      <w:r>
        <w:t xml:space="preserve"> with those processes. Age has an impact on the difficulty of encoding information. Sahakyan (2019) found that older adults have impaired encoding processes compared with younger adults. This may be due to age-related differences in internal locus of control (LOC). Individuals with more </w:t>
      </w:r>
      <w:del w:id="1008" w:author="CopyEditor AI" w:date="2026-10-18T04:55:09+11:00">
        <w:r>
          <w:delText>internal LOC</w:delText>
        </w:r>
      </w:del>
      <w:ins w:id="1009" w:author="CopyEditor AI" w:date="2026-10-18T04:55:09+11:00">
        <w:r>
          <w:t>internal locus of control</w:t>
        </w:r>
      </w:ins>
      <w:r>
        <w:t xml:space="preserve"> tend to believe that effort, reliability in oneself, and individual ability determine the outcome of a task and performance on it (Amrhein </w:t>
      </w:r>
      <w:del w:id="1016" w:author="CopyEditor AI" w:date="2026-10-18T04:55:09+11:00">
        <w:r>
          <w:delText>et al.,</w:delText>
        </w:r>
      </w:del>
      <w:ins w:id="1017" w:author="CopyEditor AI" w:date="2026-10-18T04:55:09+11:00">
        <w:r>
          <w:t>et al.</w:t>
        </w:r>
      </w:ins>
      <w:r>
        <w:t xml:space="preserve"> 1999). Older adults tend to have lower </w:t>
      </w:r>
      <w:del w:id="1010" w:author="CopyEditor AI" w:date="2026-10-18T04:55:09+11:00">
        <w:r>
          <w:delText>internal LOC</w:delText>
        </w:r>
      </w:del>
      <w:ins w:id="1011" w:author="CopyEditor AI" w:date="2026-10-18T04:55:09+11:00">
        <w:r>
          <w:t>internal locus of control</w:t>
        </w:r>
      </w:ins>
      <w:r>
        <w:t xml:space="preserve"> and to display poorer performance on cognitive and memory tasks compared with young adults (Riggs </w:t>
      </w:r>
      <w:del w:id="1018" w:author="CopyEditor AI" w:date="2026-10-18T04:55:09+11:00">
        <w:r>
          <w:delText>et al.,</w:delText>
        </w:r>
      </w:del>
      <w:ins w:id="1019" w:author="CopyEditor AI" w:date="2026-10-18T04:55:09+11:00">
        <w:r>
          <w:t>et al.</w:t>
        </w:r>
      </w:ins>
      <w:r>
        <w:t xml:space="preserve"> 1997). A reason posited for older adults’ lower </w:t>
      </w:r>
      <w:del w:id="1012" w:author="CopyEditor AI" w:date="2026-10-18T04:55:09+11:00">
        <w:r>
          <w:delText>internal LOC</w:delText>
        </w:r>
      </w:del>
      <w:ins w:id="1013" w:author="CopyEditor AI" w:date="2026-10-18T04:55:09+11:00">
        <w:r>
          <w:t>internal locus of control</w:t>
        </w:r>
      </w:ins>
      <w:r>
        <w:t xml:space="preserve"> is the prevalence of negative stereotypes about cognitive ability for their age group (Beaudoin &amp; Desrichard, 2011; Strickland-Hughes </w:t>
      </w:r>
      <w:del w:id="1020" w:author="CopyEditor AI" w:date="2026-10-18T04:55:09+11:00">
        <w:r>
          <w:delText>et al.,</w:delText>
        </w:r>
      </w:del>
      <w:ins w:id="1021" w:author="CopyEditor AI" w:date="2026-10-18T04:55:09+11:00">
        <w:r>
          <w:t>et al.</w:t>
        </w:r>
      </w:ins>
      <w:r>
        <w:t xml:space="preserve"> 2017). These negative outlooks on older adults can affect their memory performance. As stated previously, older adults tend to have lower </w:t>
      </w:r>
      <w:del w:id="1014" w:author="CopyEditor AI" w:date="2026-10-18T04:55:09+11:00">
        <w:r>
          <w:delText>internal LOC</w:delText>
        </w:r>
      </w:del>
      <w:ins w:id="1015" w:author="CopyEditor AI" w:date="2026-10-18T04:55:09+11:00">
        <w:r>
          <w:t>internal locus of control</w:t>
        </w:r>
      </w:ins>
      <w:r>
        <w:t xml:space="preserve"> that affects their self-efficacy and how they view their abilities and outcomes. Pairing that tendency with negative stereotypes about older adults’ cognitive ability supports the hypothesis that older adults will perform at a lower level on a memory task compared with younger adults. </w:t>
      </w:r>
    </w:p>
    <w:p w14:paraId="79E51490" w14:textId="75627CEC" w:rsidR="00674431" w:rsidRPr="007157CB" w:rsidRDefault="00BE65C9" w:rsidP="007157CB">
      <w:pPr>
        <w:pStyle w:val="BodyText"/>
      </w:pPr>
      <w:r w:rsidRPr="007157CB">
        <w:t xml:space="preserve">Older adults may also use different strategies for memory encoding and retrieval compared to younger adults. According to a study on the role of </w:t>
      </w:r>
      <w:del w:id="1022" w:author="CopyEditor AI" w:date="2026-10-18T04:55:09+11:00">
        <w:r>
          <w:delText>retrieval by</w:delText>
        </w:r>
      </w:del>
      <w:ins w:id="1023" w:author="CopyEditor AI" w:date="2026-10-18T04:55:09+11:00">
        <w:r>
          <w:t>retrieval, by</w:t>
        </w:r>
      </w:ins>
      <w:r>
        <w:t xml:space="preserve"> McKinley et al. (2019), individuals learn and encode memory through association. The strategy of learning and </w:t>
      </w:r>
      <w:del w:id="9657" w:author="CopyEditor AI" w:date="2026-10-18T04:55:09+11:00">
        <w:r>
          <w:delText>memorizing</w:delText>
        </w:r>
      </w:del>
      <w:ins w:id="9658" w:author="CopyEditor AI" w:date="2026-10-18T04:55:09+11:00">
        <w:r>
          <w:t xml:space="preserve">memorising</w:t>
        </w:r>
      </w:ins>
      <w:r>
        <w:t xml:space="preserve"> through association is </w:t>
      </w:r>
      <w:del w:id="9659" w:author="CopyEditor AI" w:date="2026-10-18T04:55:09+11:00">
        <w:r>
          <w:delText>characterized</w:delText>
        </w:r>
      </w:del>
      <w:ins w:id="9660" w:author="CopyEditor AI" w:date="2026-10-18T04:55:09+11:00">
        <w:r>
          <w:t xml:space="preserve">characterised</w:t>
        </w:r>
      </w:ins>
      <w:r>
        <w:t xml:space="preserve"> by actively pairing information based on similarities and relations to each other, also known as a </w:t>
      </w:r>
      <w:r w:rsidR="00D131DA" w:rsidRPr="007157CB">
        <w:rPr>
          <w:i/>
          <w:iCs/>
        </w:rPr>
        <w:t>reminding effect</w:t>
      </w:r>
      <w:r w:rsidR="00D131DA" w:rsidRPr="007157CB">
        <w:t xml:space="preserve"> (McKinley </w:t>
      </w:r>
      <w:del w:id="1024" w:author="CopyEditor AI" w:date="2026-10-18T04:55:09+11:00">
        <w:r>
          <w:delText>et al.,</w:delText>
        </w:r>
      </w:del>
      <w:ins w:id="1025" w:author="CopyEditor AI" w:date="2026-10-18T04:55:09+11:00">
        <w:r>
          <w:t>et al.</w:t>
        </w:r>
      </w:ins>
      <w:r>
        <w:t xml:space="preserve"> 2019). Many individuals, not only older adults, use associative learning as a means for remembering information on recall and recognition tests by using context clues (Sahakyan, 2019). </w:t>
      </w:r>
    </w:p>
    <w:p w14:paraId="6452BFF0" w14:textId="2B51BA2A" w:rsidR="00674431" w:rsidRPr="007157CB" w:rsidRDefault="00674431" w:rsidP="007157CB">
      <w:pPr>
        <w:pStyle w:val="BodyText"/>
      </w:pPr>
      <w:r w:rsidRPr="007157CB">
        <w:t xml:space="preserve">Recall testing requires actively using schemas and associations to retrieve information from memory. According to a study by Otani and Hodge (1991), the types of schemas that affect performance on recall tests are relational processing and item-specific processing. </w:t>
      </w:r>
      <w:r w:rsidRPr="007157CB">
        <w:rPr>
          <w:i/>
          <w:iCs/>
        </w:rPr>
        <w:t>Relational processing</w:t>
      </w:r>
      <w:r>
        <w:t xml:space="preserve"> is </w:t>
      </w:r>
      <w:del w:id="9661" w:author="CopyEditor AI" w:date="2026-10-18T04:55:09+11:00">
        <w:r>
          <w:delText>characterized</w:delText>
        </w:r>
      </w:del>
      <w:ins w:id="9662" w:author="CopyEditor AI" w:date="2026-10-18T04:55:09+11:00">
        <w:r>
          <w:t xml:space="preserve">characterised</w:t>
        </w:r>
      </w:ins>
      <w:r>
        <w:t xml:space="preserve"> as focusing on features similar to other items in a word list. </w:t>
      </w:r>
      <w:r w:rsidR="00797C8D" w:rsidRPr="007157CB">
        <w:rPr>
          <w:i/>
          <w:iCs/>
        </w:rPr>
        <w:t xml:space="preserve">Item-specific processing</w:t>
      </w:r>
      <w:r>
        <w:t xml:space="preserve"> </w:t>
      </w:r>
      <w:del w:id="9663" w:author="CopyEditor AI" w:date="2026-10-18T04:55:09+11:00">
        <w:r>
          <w:delText>emphasizes</w:delText>
        </w:r>
      </w:del>
      <w:ins w:id="9664" w:author="CopyEditor AI" w:date="2026-10-18T04:55:09+11:00">
        <w:r>
          <w:t xml:space="preserve">emphasises</w:t>
        </w:r>
      </w:ins>
      <w:r>
        <w:t xml:space="preserve"> the individual items in a word list. During recall tests, there may be issues not only with the accuracy of recalling items from a list but also a phenomenon of recalling items that were never presented. This phenomenon is known as the Deese–Roediger–McDermott (DRM) paradigm (Deese, 1959).</w:t>
      </w:r>
    </w:p>
    <w:p w14:paraId="559A3C1E" w14:textId="2D8DB3A3" w:rsidR="00674431" w:rsidRPr="007157CB" w:rsidRDefault="00674431" w:rsidP="00096D29">
      <w:pPr>
        <w:pStyle w:val="Heading2"/>
        <w:keepNext/>
        <w:keepLines/>
      </w:pPr>
      <w:r w:rsidRPr="007157CB">
        <w:lastRenderedPageBreak/>
        <w:t xml:space="preserve">Memory Paradigms</w:t>
      </w:r>
    </w:p>
    <w:p w14:paraId="6AD1F879" w14:textId="2FB145AC" w:rsidR="003E40B8" w:rsidRPr="007157CB" w:rsidRDefault="00674431" w:rsidP="007157CB">
      <w:pPr>
        <w:pStyle w:val="BodyText"/>
      </w:pPr>
      <w:r w:rsidRPr="007157CB">
        <w:t xml:space="preserve">One of the paradigms that will be tested in the current study is the DRM paradigm. The </w:t>
      </w:r>
      <w:r w:rsidRPr="007157CB">
        <w:rPr>
          <w:i/>
          <w:iCs/>
        </w:rPr>
        <w:t>DRM paradigm</w:t>
      </w:r>
      <w:r>
        <w:t xml:space="preserve">, established by Deese (1959) and later extended by Roediger and McDermott (1995), shows the relationship between the false memory of nonpresented items (critical words) as being accounted for by a presented word list during retrieval tasks. In experiments conducted to test this paradigm, researchers used an established word list with items that had associated qualities and asked participants to remember as many words as possible from that list to be later tested during a free-recall task. During the free recall, the researchers found that individuals confidently remembered words that were never presented in the list. These words were coined “critical target words” or “extra-list intrusions” (Deese, 1959; Roediger &amp; McDermott, 1995). The researchers assumed that because the falsely </w:t>
      </w:r>
      <w:del w:id="9665" w:author="CopyEditor AI" w:date="2026-10-18T04:55:09+11:00">
        <w:r>
          <w:delText>memorized</w:delText>
        </w:r>
      </w:del>
      <w:ins w:id="9666" w:author="CopyEditor AI" w:date="2026-10-18T04:55:09+11:00">
        <w:r>
          <w:t xml:space="preserve">memorised</w:t>
        </w:r>
      </w:ins>
      <w:r>
        <w:t xml:space="preserve"> words had some form of association with the items presented, they were seen as being initially presented on the list. This assumption shows that simply encoding information through associative factors can predict the likelihood of remembering critical target words during memory retrieval (Deese, 1959). </w:t>
      </w:r>
    </w:p>
    <w:p w14:paraId="19013440" w14:textId="29D25D47" w:rsidR="00674431" w:rsidRPr="007157CB" w:rsidRDefault="00674431" w:rsidP="007157CB">
      <w:pPr>
        <w:pStyle w:val="BodyText"/>
      </w:pPr>
      <w:r w:rsidRPr="007157CB">
        <w:t xml:space="preserve">With free-recall tasks, context and internal stimuli play a role in cueing retrieval (Sahakyan, 2019). For retrieval on recall testing to activate, cues from established memories and schemas must be used, whereas in recognition testing, external cues and stimuli can help with retrieval. Individuals performing recall tasks tend to cognitively create possible responses that are highly associated with the presented items in a word list and to label these false responses with the presented items (May &amp; Sande, 1982). While participating in memory tasks, individuals not only </w:t>
      </w:r>
      <w:del w:id="1026" w:author="CopyEditor AI" w:date="2026-10-18T04:55:09+11:00">
        <w:r>
          <w:delText>recognized</w:delText>
        </w:r>
      </w:del>
      <w:ins w:id="1027" w:author="CopyEditor AI" w:date="2026-10-18T04:55:09+11:00">
        <w:r>
          <w:t>recognised</w:t>
        </w:r>
      </w:ins>
      <w:r>
        <w:t xml:space="preserve"> the false memories but also had high confidence and certainty that the critical words were presented even when they were not (Roediger &amp; DeSoto, 2015). In Otani and Hodge’s (1991) study on individuals’ feeling of knowing, many reported confidence in their cognitive abilities, but factors such as processing strategies and frequency of the words used had an effect on </w:t>
      </w:r>
      <w:del w:id="9667" w:author="CopyEditor AI" w:date="2026-10-18T04:55:09+11:00">
        <w:r>
          <w:delText>memorizing</w:delText>
        </w:r>
      </w:del>
      <w:ins w:id="9668" w:author="CopyEditor AI" w:date="2026-10-18T04:55:09+11:00">
        <w:r>
          <w:t xml:space="preserve">memorising</w:t>
        </w:r>
      </w:ins>
      <w:r>
        <w:t xml:space="preserve"> and retrieving both recalled and unrecalled items. Much of the content within false memories stemmed from presented information (Lampinen </w:t>
      </w:r>
      <w:del w:id="1028" w:author="CopyEditor AI" w:date="2026-10-18T04:55:09+11:00">
        <w:r>
          <w:delText>et al.,</w:delText>
        </w:r>
      </w:del>
      <w:ins w:id="1029" w:author="CopyEditor AI" w:date="2026-10-18T04:55:09+11:00">
        <w:r>
          <w:t>et al.</w:t>
        </w:r>
      </w:ins>
      <w:r>
        <w:t xml:space="preserve"> 1999). </w:t>
      </w:r>
    </w:p>
    <w:p w14:paraId="5E3E3D8F" w14:textId="38C085A8" w:rsidR="00674431" w:rsidRPr="007157CB" w:rsidRDefault="00D62D65" w:rsidP="007157CB">
      <w:pPr>
        <w:pStyle w:val="BodyText"/>
      </w:pPr>
      <w:commentRangeStart w:id="49"/>
      <w:r>
        <w:t xml:space="preserve">Memory can be affected not only by associative norms.</w:t>
      </w:r>
      <w:commentRangeEnd w:id="49"/>
      <w:r>
        <w:rPr>
          <w:rStyle w:val="CommentReference"/>
        </w:rPr>
        <w:commentReference w:id="49"/>
      </w:r>
      <w:r>
        <w:t xml:space="preserve"> Many false memories can be produced when inferences about events are confused with actual perceptions, thus </w:t>
      </w:r>
      <w:del w:id="9669" w:author="CopyEditor AI" w:date="2026-10-18T04:55:09+11:00">
        <w:r>
          <w:delText>characterizing</w:delText>
        </w:r>
      </w:del>
      <w:ins w:id="9670" w:author="CopyEditor AI" w:date="2026-10-18T04:55:09+11:00">
        <w:r>
          <w:t xml:space="preserve">characterising</w:t>
        </w:r>
      </w:ins>
      <w:r>
        <w:t xml:space="preserve"> the source monitoring framework (Lampinen </w:t>
      </w:r>
      <w:del w:id="1030" w:author="CopyEditor AI" w:date="2026-10-18T04:55:09+11:00">
        <w:r>
          <w:delText>et al.,</w:delText>
        </w:r>
      </w:del>
      <w:ins w:id="1031" w:author="CopyEditor AI" w:date="2026-10-18T04:55:09+11:00">
        <w:r>
          <w:t>et al.</w:t>
        </w:r>
      </w:ins>
      <w:r>
        <w:t xml:space="preserve"> 1999). The </w:t>
      </w:r>
      <w:r w:rsidR="004F4599" w:rsidRPr="007157CB">
        <w:rPr>
          <w:i/>
          <w:iCs/>
        </w:rPr>
        <w:t>source monitoring framework</w:t>
      </w:r>
      <w:r w:rsidR="004F4599" w:rsidRPr="007157CB">
        <w:t xml:space="preserve"> posits that individuals typically use a source monitoring process to create attributions about where (through what source and under what circumstances) their memories, information, and beliefs originated (Johnson </w:t>
      </w:r>
      <w:del w:id="1032" w:author="CopyEditor AI" w:date="2026-10-18T04:55:09+11:00">
        <w:r>
          <w:delText>et al.,</w:delText>
        </w:r>
      </w:del>
      <w:ins w:id="1033" w:author="CopyEditor AI" w:date="2026-10-18T04:55:09+11:00">
        <w:r>
          <w:t>et al.</w:t>
        </w:r>
      </w:ins>
      <w:r>
        <w:t xml:space="preserve"> 1993). This means that the way people retrieve memories, whether they be true or false, is affected by how they interpret the source.</w:t>
      </w:r>
    </w:p>
    <w:p w14:paraId="14CC8DA3" w14:textId="6D899C95" w:rsidR="00674431" w:rsidRPr="007157CB" w:rsidRDefault="00674431" w:rsidP="007157CB">
      <w:pPr>
        <w:pStyle w:val="BodyText"/>
      </w:pPr>
      <w:r w:rsidRPr="007157CB">
        <w:t xml:space="preserve">In relation to source attributions, it is important to consider how age and performance on memory tasks correlate with the source and modality of the information that is given. As Amrhein et al. (1999) note in their paper on the concept of LOC, researchers have found that older adults have poorer performance on retrieval tasks compared with younger adults not only because of differences in LOC but also because of their greater cognitive sensitivity to outside stimuli. Hasher and Zacks’s (1988) research on inhibition and working memory supports the claim that older adults’ sensitivity to outside stimuli and intrusive internal thoughts causes them to have difficulty focusing on memory tasks, which can lead to their being more susceptible to errors in recall. In contrast, these findings may imply that younger adults have less difficulty performing memory tasks when an external stimulus is present. </w:t>
      </w:r>
    </w:p>
    <w:p w14:paraId="06627545" w14:textId="4B23DE92" w:rsidR="00674431" w:rsidRPr="007157CB" w:rsidRDefault="00674431" w:rsidP="007157CB">
      <w:pPr>
        <w:pStyle w:val="BodyText"/>
      </w:pPr>
      <w:r w:rsidRPr="007157CB">
        <w:t xml:space="preserve">Another paradigm that occurs with memory is the </w:t>
      </w:r>
      <w:r w:rsidRPr="007157CB">
        <w:rPr>
          <w:i/>
          <w:iCs/>
        </w:rPr>
        <w:t>serial position effect</w:t>
      </w:r>
      <w:r>
        <w:t xml:space="preserve">. This is the tendency for individuals to remember information that was presented or events that occurred primarily (primacy effect) and lastly (recency effect). With the serial position effect, individuals performing recall tests try to remember a great number of items presented in a word list by constantly rehearsing the first items presented up through the last items, which become more recent to their memory bank (Ward &amp; Tan, 2019). According to Ward and Tan (2019), items that are received in recall tasks enter a rehearsal buffer zone, and with every new input of items, many of the previous items become lost and replaced with critical words. The effectiveness of </w:t>
      </w:r>
      <w:del w:id="9671" w:author="CopyEditor AI" w:date="2026-10-18T04:55:09+11:00">
        <w:r>
          <w:delText>memorizing</w:delText>
        </w:r>
      </w:del>
      <w:ins w:id="9672" w:author="CopyEditor AI" w:date="2026-10-18T04:55:09+11:00">
        <w:r>
          <w:t xml:space="preserve">memorising</w:t>
        </w:r>
      </w:ins>
      <w:r>
        <w:t xml:space="preserve"> items correlates with the length of the word list. Roediger and McDermott (1995) </w:t>
      </w:r>
      <w:del w:id="9673" w:author="CopyEditor AI" w:date="2026-10-18T04:55:09+11:00">
        <w:r>
          <w:delText>theorized</w:delText>
        </w:r>
      </w:del>
      <w:ins w:id="9674" w:author="CopyEditor AI" w:date="2026-10-18T04:55:09+11:00">
        <w:r>
          <w:t xml:space="preserve">theorised</w:t>
        </w:r>
      </w:ins>
      <w:r>
        <w:t xml:space="preserve"> that the longer the word list, the larger the increase in the rate of recalling critical words. The length of the word list also affects the serial position effect. Recalling items on a short list provides adequate opportunity for rehearing the information; in contrast, when the length of the list becomes longer, individuals may have to shift their focus to new items to rehearse, causing them to displace previously perceived items (Ward &amp; Tan, 2019).</w:t>
      </w:r>
    </w:p>
    <w:p w14:paraId="0A397D62" w14:textId="77777777" w:rsidR="00674431" w:rsidRPr="007157CB" w:rsidRDefault="00674431" w:rsidP="00096D29">
      <w:pPr>
        <w:pStyle w:val="Heading2"/>
        <w:keepNext/>
        <w:keepLines/>
      </w:pPr>
      <w:r w:rsidRPr="007157CB">
        <w:t>Misinformation</w:t>
      </w:r>
    </w:p>
    <w:p w14:paraId="5A8BDD9C" w14:textId="01DF743C" w:rsidR="00674431" w:rsidRPr="007157CB" w:rsidRDefault="00674431" w:rsidP="007157CB">
      <w:pPr>
        <w:pStyle w:val="BodyText"/>
      </w:pPr>
      <w:r w:rsidRPr="007157CB">
        <w:t xml:space="preserve">The </w:t>
      </w:r>
      <w:r w:rsidRPr="007157CB">
        <w:rPr>
          <w:i/>
          <w:iCs/>
        </w:rPr>
        <w:t>misinformation effect</w:t>
      </w:r>
      <w:r w:rsidRPr="007157CB">
        <w:t xml:space="preserve"> is the tendency of a person’s memory of a particular event to become altered through the presentation of false information (Zhu </w:t>
      </w:r>
      <w:del w:id="1036" w:author="CopyEditor AI" w:date="2026-10-18T04:55:09+11:00">
        <w:r>
          <w:delText>et al.,</w:delText>
        </w:r>
      </w:del>
      <w:ins w:id="1037" w:author="CopyEditor AI" w:date="2026-10-18T04:55:09+11:00">
        <w:r>
          <w:t>et al.</w:t>
        </w:r>
      </w:ins>
      <w:r>
        <w:t xml:space="preserve"> 2013). This effect was researched in many studies by Loftus and colleagues. In Loftus et al.’s (1978) study, the researchers </w:t>
      </w:r>
      <w:del w:id="1034" w:author="CopyEditor AI" w:date="2026-10-18T04:55:09+11:00">
        <w:r>
          <w:delText>modeled</w:delText>
        </w:r>
      </w:del>
      <w:ins w:id="1035" w:author="CopyEditor AI" w:date="2026-10-18T04:55:09+11:00">
        <w:r>
          <w:t>modelled</w:t>
        </w:r>
      </w:ins>
      <w:r>
        <w:t xml:space="preserve"> the process of eyewitness testimony by having participants watch a video about an automobile accident and then asking them to read a story or answer misleading questions about it. The results showed that the misinformation presented through the stories and misleading questions affected participants’ initial memories. Experiments conducted on the misinformation effect have continued to demonstrate that misleading information can lead us to reconstruct initial memories so that we later believe them to be facts, even when they never occurred (Roediger &amp; DeSoto, 2015). Researchers have also shown that the effects of misinformation can be reduced through the way the misinformation is presented via an “implied social source” (Huff </w:t>
      </w:r>
      <w:del w:id="1038" w:author="CopyEditor AI" w:date="2026-10-18T04:55:09+11:00">
        <w:r>
          <w:delText>et al.,</w:delText>
        </w:r>
      </w:del>
      <w:ins w:id="1039" w:author="CopyEditor AI" w:date="2026-10-18T04:55:09+11:00">
        <w:r>
          <w:t>et al.</w:t>
        </w:r>
      </w:ins>
      <w:r>
        <w:t xml:space="preserve"> 2016). This source can be represented as a story or a visual aid as compared to another person physically presenting the misinformation. A study by Huff et al. (2016) on misinformation showed that participants may be more likely to accept misinformation as being accurate if the source seems credible. This belief in credibility came from participants’ biases about the experimenter, thus strongly increasing the effect.</w:t>
      </w:r>
    </w:p>
    <w:p w14:paraId="42C18EAD" w14:textId="77777777" w:rsidR="00674431" w:rsidRPr="007157CB" w:rsidRDefault="00674431" w:rsidP="00096D29">
      <w:pPr>
        <w:pStyle w:val="Heading2"/>
        <w:keepNext/>
        <w:keepLines/>
      </w:pPr>
      <w:r w:rsidRPr="007157CB">
        <w:t>Present Study</w:t>
      </w:r>
    </w:p>
    <w:p w14:paraId="168B56FF" w14:textId="4C3C26CA" w:rsidR="00674431" w:rsidRPr="007157CB" w:rsidRDefault="00674431" w:rsidP="007157CB">
      <w:pPr>
        <w:pStyle w:val="BodyText"/>
      </w:pPr>
      <w:r w:rsidRPr="007157CB">
        <w:t xml:space="preserve">The purpose of the present study was to </w:t>
      </w:r>
      <w:del w:id="1040" w:author="CopyEditor AI" w:date="2026-10-18T04:55:09+11:00">
        <w:r>
          <w:delText>analyze</w:delText>
        </w:r>
      </w:del>
      <w:ins w:id="1041" w:author="CopyEditor AI" w:date="2026-10-18T04:55:09+11:00">
        <w:r>
          <w:t>analyse</w:t>
        </w:r>
      </w:ins>
      <w:r>
        <w:t xml:space="preserve"> how the presence of misinformation affects the DRM paradigm and the rate of critical words remembered during free-recall testing. </w:t>
      </w:r>
      <w:r w:rsidR="002665A6" w:rsidRPr="007157CB">
        <w:rPr>
          <w:bCs/>
        </w:rPr>
        <w:t xml:space="preserve">In the study, I presented misinformation to participants through a short story directly following the presentation of a word list to </w:t>
      </w:r>
      <w:del w:id="1042" w:author="CopyEditor AI" w:date="2026-10-18T04:55:09+11:00">
        <w:r>
          <w:rPr>
            <w:bCs/>
          </w:rPr>
          <w:delText>analyze</w:delText>
        </w:r>
      </w:del>
      <w:ins w:id="1043" w:author="CopyEditor AI" w:date="2026-10-18T04:55:09+11:00">
        <w:r>
          <w:rPr>
            <w:bCs/>
          </w:rPr>
          <w:t>analyse</w:t>
        </w:r>
      </w:ins>
      <w:r>
        <w:rPr>
          <w:bCs/>
        </w:rPr>
        <w:t xml:space="preserve"> the story’s effects on reconstructing memory. </w:t>
      </w:r>
      <w:r>
        <w:t xml:space="preserve">I </w:t>
      </w:r>
      <w:del w:id="9675" w:author="CopyEditor AI" w:date="2026-10-18T04:55:09+11:00">
        <w:r>
          <w:delText>hypothesized</w:delText>
        </w:r>
      </w:del>
      <w:ins w:id="9676" w:author="CopyEditor AI" w:date="2026-10-18T04:55:09+11:00">
        <w:r>
          <w:t xml:space="preserve">hypothesised</w:t>
        </w:r>
      </w:ins>
      <w:r>
        <w:t xml:space="preserve"> that the presentation of misinformation through a narrative story directly following a given word list would cause an increase in the rate of </w:t>
      </w:r>
      <w:del w:id="9677" w:author="CopyEditor AI" w:date="2026-10-18T04:55:09+11:00">
        <w:r>
          <w:delText>memorizing</w:delText>
        </w:r>
      </w:del>
      <w:ins w:id="9678" w:author="CopyEditor AI" w:date="2026-10-18T04:55:09+11:00">
        <w:r>
          <w:t xml:space="preserve">memorising</w:t>
        </w:r>
      </w:ins>
      <w:r>
        <w:t xml:space="preserve"> nonpresented critical target words during a free-recall test. I also </w:t>
      </w:r>
      <w:del w:id="9679" w:author="CopyEditor AI" w:date="2026-10-18T04:55:09+11:00">
        <w:r>
          <w:delText>hypothesized</w:delText>
        </w:r>
      </w:del>
      <w:ins w:id="9680" w:author="CopyEditor AI" w:date="2026-10-18T04:55:09+11:00">
        <w:r>
          <w:t xml:space="preserve">hypothesised</w:t>
        </w:r>
      </w:ins>
      <w:r>
        <w:t xml:space="preserve"> that because of the absence of delay within the memory testing, the group that did not read the story immediately following presentation of a word list would score higher on recall of presented items from the list. Last, I </w:t>
      </w:r>
      <w:del w:id="9681" w:author="CopyEditor AI" w:date="2026-10-18T04:55:09+11:00">
        <w:r>
          <w:delText>hypothesized</w:delText>
        </w:r>
      </w:del>
      <w:ins w:id="9682" w:author="CopyEditor AI" w:date="2026-10-18T04:55:09+11:00">
        <w:r>
          <w:t xml:space="preserve">hypothesised</w:t>
        </w:r>
      </w:ins>
      <w:r>
        <w:t xml:space="preserve"> that age-related differences would correlate with the rate of recalled items because older adults would recall more nonpresented critical items than would younger adults. </w:t>
      </w:r>
    </w:p>
    <w:p>
      <w:commentRangeStart w:id="1"/>
      <w:pPr>
        <w:pStyle w:val="Heading1"/>
        <w:pageBreakBefore/>
        <w:keepNext/>
        <w:keepLines/>
      </w:pPr>
      <w:ins w:id="9000" w:author="CopyEditor AI" w:date="2026-10-18T04:55:09+11:00">
        <w:r>
          <w:t xml:space="preserve">Introduction</w:t>
        </w:r>
      </w:ins>
      <w:commentRangeEnd w:id="1"/>
      <w:r>
        <w:rPr>
          <w:rStyle w:val="CommentReference"/>
        </w:rPr>
        <w:commentReference w:id="1"/>
      </w:r>
    </w:p>
    <w:p>
      <w:commentRangeStart w:id="2"/>
      <w:pPr>
        <w:pStyle w:val="Heading1"/>
        <w:keepNext/>
        <w:keepLines/>
      </w:pPr>
      <w:ins w:id="9001" w:author="CopyEditor AI" w:date="2026-10-18T04:55:09+11:00">
        <w:r>
          <w:t xml:space="preserve">Literature</w:t>
        </w:r>
      </w:ins>
      <w:commentRangeEnd w:id="2"/>
      <w:r>
        <w:rPr>
          <w:rStyle w:val="CommentReference"/>
        </w:rPr>
        <w:commentReference w:id="2"/>
      </w:r>
    </w:p>
    <w:p w14:paraId="46CE2315" w14:textId="77777777" w:rsidR="001E1553" w:rsidRPr="007157CB" w:rsidRDefault="001E1553" w:rsidP="00096D29">
      <w:pPr>
        <w:pStyle w:val="Heading1"/>
        <w:keepNext/>
        <w:keepLines/>
      </w:pPr>
      <w:commentRangeStart w:id="3"/>
      <w:commentRangeStart w:id="4"/>
      <w:commentRangeStart w:id="5"/>
      <w:r w:rsidRPr="007157CB">
        <w:t>Method</w:t>
      </w:r>
      <w:commentRangeEnd w:id="5"/>
      <w:r>
        <w:rPr>
          <w:rStyle w:val="CommentReference"/>
        </w:rPr>
        <w:commentReference w:id="5"/>
      </w:r>
      <w:commentRangeEnd w:id="4"/>
      <w:r>
        <w:rPr>
          <w:rStyle w:val="CommentReference"/>
        </w:rPr>
        <w:commentReference w:id="4"/>
      </w:r>
      <w:commentRangeEnd w:id="3"/>
      <w:r>
        <w:rPr>
          <w:rStyle w:val="CommentReference"/>
        </w:rPr>
        <w:commentReference w:id="3"/>
      </w:r>
    </w:p>
    <w:p w14:paraId="6D24CA06" w14:textId="77777777" w:rsidR="001E1553" w:rsidRPr="007157CB" w:rsidRDefault="001E1553" w:rsidP="00096D29">
      <w:pPr>
        <w:pStyle w:val="Heading2"/>
        <w:keepNext/>
        <w:keepLines/>
      </w:pPr>
      <w:r w:rsidRPr="007157CB">
        <w:t>Participants</w:t>
      </w:r>
    </w:p>
    <w:p w14:paraId="37672983" w14:textId="14D64826" w:rsidR="001E1553" w:rsidRPr="007157CB" w:rsidRDefault="00797C8D" w:rsidP="007157CB">
      <w:pPr>
        <w:pStyle w:val="BodyText"/>
      </w:pPr>
      <w:commentRangeStart w:id="52"/>
      <w:r>
        <w:t xml:space="preserve">Participants</w:t>
      </w:r>
      <w:commentRangeEnd w:id="52"/>
      <w:r>
        <w:rPr>
          <w:rStyle w:val="CommentReference"/>
        </w:rPr>
        <w:commentReference w:id="52"/>
      </w:r>
      <w:r>
        <w:t xml:space="preserve"> were 63 family members, friends, and coworkers and consisted of both men and women of all races aged 18 years and older. The average age of participants was 39 years (</w:t>
      </w:r>
      <w:r w:rsidR="00500B2D" w:rsidRPr="007157CB">
        <w:rPr>
          <w:i/>
          <w:iCs/>
        </w:rPr>
        <w:t>SD</w:t>
      </w:r>
      <w:r w:rsidR="00500B2D" w:rsidRPr="007157CB">
        <w:t xml:space="preserve"> = 7.8).</w:t>
      </w:r>
    </w:p>
    <w:p w14:paraId="0BB05EA2" w14:textId="77777777" w:rsidR="001E1553" w:rsidRPr="007157CB" w:rsidRDefault="001E1553" w:rsidP="00096D29">
      <w:pPr>
        <w:pStyle w:val="Heading2"/>
        <w:keepNext/>
        <w:keepLines/>
      </w:pPr>
      <w:r w:rsidRPr="007157CB">
        <w:t>Design</w:t>
      </w:r>
    </w:p>
    <w:p w14:paraId="7BF98BDD" w14:textId="0B469351" w:rsidR="001E1553" w:rsidRPr="007157CB" w:rsidRDefault="001E1553" w:rsidP="007157CB">
      <w:pPr>
        <w:pStyle w:val="BodyText"/>
      </w:pPr>
      <w:r w:rsidRPr="007157CB">
        <w:t xml:space="preserve">For the primary study, I used an experimental between-subjects multigroup design by randomly assigning participants to each group. The independent variable (misinformation) consisted of three levels: misinformation presented group, misinformation not presented group (narrative group), and immediate recall group (control group). The dependent variable was recall, and it was operationally defined as the rate of critical target words recalled; presented words recalled; and nonpresented, noncritical words recalled. The secondary study was a correlational analysis of the relation between the age of participants and the rate of words recalled. </w:t>
      </w:r>
    </w:p>
    <w:p w14:paraId="2F7788E2" w14:textId="77777777" w:rsidR="001E1553" w:rsidRPr="007157CB" w:rsidRDefault="001E1553" w:rsidP="00096D29">
      <w:pPr>
        <w:pStyle w:val="Heading2"/>
        <w:keepNext/>
        <w:keepLines/>
      </w:pPr>
      <w:r w:rsidRPr="007157CB">
        <w:t>Materials</w:t>
      </w:r>
    </w:p>
    <w:p w14:paraId="17CB19A6" w14:textId="79473B56" w:rsidR="001E1553" w:rsidRPr="007157CB" w:rsidRDefault="00CE18AD" w:rsidP="007157CB">
      <w:pPr>
        <w:pStyle w:val="BodyText"/>
      </w:pPr>
      <w:r w:rsidRPr="007157CB">
        <w:t xml:space="preserve">Six lists of words consisting of 15 items each taken from the study by Stadler et al. (1999) were used in the study. The word lists are shown in Appendix A. I also used narratives within the experiment (see Appendix B). The narratives consisted of items from their respective word lists. I pulled two words from the beginning of the list (Positions 1 and 2), two from the middle (Positions 5 and 10), and two from the end (Positions 14 and 15). Each narrative consisted of three sentences and had between 30 to 35 words. For the free-recall test, I provided participants with a packet containing blank sheets of papers to record the answers. The first page of the packet was a brief demographic questionnaire that asked for the participant’s age and sex.</w:t>
      </w:r>
    </w:p>
    <w:p w14:paraId="65A3BD16" w14:textId="77777777" w:rsidR="001E1553" w:rsidRPr="007157CB" w:rsidRDefault="001E1553" w:rsidP="00096D29">
      <w:pPr>
        <w:pStyle w:val="Heading2"/>
        <w:keepNext/>
        <w:keepLines/>
      </w:pPr>
      <w:r w:rsidRPr="007157CB">
        <w:t>Procedure</w:t>
      </w:r>
    </w:p>
    <w:p w14:paraId="5599CF48" w14:textId="6A43905B" w:rsidR="001E1553" w:rsidRPr="007157CB" w:rsidRDefault="00A627CD" w:rsidP="007157CB">
      <w:pPr>
        <w:pStyle w:val="BodyText"/>
      </w:pPr>
      <w:r w:rsidRPr="007157CB">
        <w:t xml:space="preserve">I first informed participants that they would be taking a memory test and had them review and sign a consent form. I began the experiment by reading a word list at a rate of one word per 2 s (Roediger &amp; McDermott, 1995). After presentation of the word list, participants in the narrative group were given 60 s to read a narrative unrelated to their word list. Participants in the misinformation group were also given 60 s to read a narrative; however, their narrative included critical target words that were not presented in the word list. After the 60 s, both groups of participants were instructed to perform a free-recall test by writing down their words on the blank sheet of paper provided in the packet. The control group was given a recall test immediately after the word list was presented (with no narrative in between). This process was repeated for all six word lists. All participants were given a total of 90 s for the free-recall tests. The full experiment took approximately 20 min to complete.</w:t>
      </w:r>
    </w:p>
    <w:p w14:paraId="075DCE2E" w14:textId="77777777" w:rsidR="009054F1" w:rsidRPr="007157CB" w:rsidRDefault="009054F1" w:rsidP="00096D29">
      <w:commentRangeStart w:id="32"/>
      <w:pPr>
        <w:pStyle w:val="Heading1"/>
        <w:keepNext/>
        <w:keepLines/>
      </w:pPr>
      <w:r w:rsidRPr="007157CB">
        <w:lastRenderedPageBreak/>
        <w:t>Results</w:t>
      </w:r>
      <w:commentRangeEnd w:id="32"/>
      <w:r>
        <w:rPr>
          <w:rStyle w:val="CommentReference"/>
        </w:rPr>
        <w:commentReference w:id="32"/>
      </w:r>
    </w:p>
    <w:p w14:paraId="34BB7036" w14:textId="77777777" w:rsidR="009054F1" w:rsidRPr="007157CB" w:rsidRDefault="009054F1" w:rsidP="00096D29">
      <w:pPr>
        <w:pStyle w:val="Heading2"/>
        <w:keepNext/>
        <w:keepLines/>
      </w:pPr>
      <w:r w:rsidRPr="007157CB">
        <w:t>Misinformation and Memory Recall</w:t>
      </w:r>
    </w:p>
    <w:p w14:paraId="15CC959F" w14:textId="2EEB27FE" w:rsidR="009054F1" w:rsidRPr="007157CB" w:rsidRDefault="002E06D1" w:rsidP="007157CB">
      <w:pPr>
        <w:pStyle w:val="BodyText"/>
      </w:pPr>
      <w:r w:rsidRPr="007157CB">
        <w:t xml:space="preserve">I </w:t>
      </w:r>
      <w:del w:id="1062" w:author="CopyEditor AI" w:date="2026-10-18T04:55:09+11:00">
        <w:r>
          <w:delText>analyzed</w:delText>
        </w:r>
      </w:del>
      <w:ins w:id="1063" w:author="CopyEditor AI" w:date="2026-10-18T04:55:09+11:00">
        <w:r>
          <w:t>analysed</w:t>
        </w:r>
      </w:ins>
      <w:r>
        <w:t xml:space="preserve"> the data using a one-way analysis of variance set at a .05 alpha level. The narrative group recalled an average of 3.57 (</w:t>
      </w:r>
      <w:r w:rsidR="00291644" w:rsidRPr="007157CB">
        <w:rPr>
          <w:i/>
          <w:iCs/>
        </w:rPr>
        <w:t xml:space="preserve">SD </w:t>
      </w:r>
      <w:r w:rsidR="00291644" w:rsidRPr="007157CB">
        <w:t xml:space="preserve">= 1.69) critical target words; 43.48 (</w:t>
      </w:r>
      <w:r w:rsidR="00291644" w:rsidRPr="007157CB">
        <w:rPr>
          <w:i/>
          <w:iCs/>
        </w:rPr>
        <w:t xml:space="preserve">SD </w:t>
      </w:r>
      <w:r w:rsidR="00291644" w:rsidRPr="007157CB">
        <w:t xml:space="preserve">= 11.37) presented words; and 3.90 (</w:t>
      </w:r>
      <w:r w:rsidR="00291644" w:rsidRPr="007157CB">
        <w:rPr>
          <w:i/>
          <w:iCs/>
        </w:rPr>
        <w:t xml:space="preserve">SD </w:t>
      </w:r>
      <w:r w:rsidR="00291644" w:rsidRPr="007157CB">
        <w:t xml:space="preserve">= 3.06) nonpresented, noncritical words. The misinformation group recalled an average of 4.43 (</w:t>
      </w:r>
      <w:r w:rsidR="008A1D6F" w:rsidRPr="007157CB">
        <w:rPr>
          <w:i/>
          <w:iCs/>
        </w:rPr>
        <w:t xml:space="preserve">SD </w:t>
      </w:r>
      <w:r w:rsidR="008A1D6F" w:rsidRPr="007157CB">
        <w:t xml:space="preserve">= 1.83) critical target words; 45.35 (</w:t>
      </w:r>
      <w:r w:rsidR="008A1D6F" w:rsidRPr="007157CB">
        <w:rPr>
          <w:i/>
          <w:iCs/>
        </w:rPr>
        <w:t xml:space="preserve">SD </w:t>
      </w:r>
      <w:r w:rsidR="008A1D6F" w:rsidRPr="007157CB">
        <w:t xml:space="preserve">= 10.99) presented words; and 3.30 (</w:t>
      </w:r>
      <w:r w:rsidR="008A1D6F" w:rsidRPr="007157CB">
        <w:rPr>
          <w:i/>
          <w:iCs/>
        </w:rPr>
        <w:t xml:space="preserve">SD </w:t>
      </w:r>
      <w:r w:rsidR="008A1D6F" w:rsidRPr="007157CB">
        <w:t xml:space="preserve">= 3.05) nonpresented, noncritical words. The control group recalled an average of 3.42 (</w:t>
      </w:r>
      <w:r w:rsidR="008A1522" w:rsidRPr="007157CB">
        <w:rPr>
          <w:i/>
        </w:rPr>
        <w:t xml:space="preserve">SD </w:t>
      </w:r>
      <w:r w:rsidR="008A1522" w:rsidRPr="007157CB">
        <w:t>= 1.64) critical target words; 45.32 (</w:t>
      </w:r>
      <w:r w:rsidR="008A1522" w:rsidRPr="007157CB">
        <w:rPr>
          <w:i/>
          <w:iCs/>
        </w:rPr>
        <w:t xml:space="preserve">SD </w:t>
      </w:r>
      <w:r w:rsidR="008A1522" w:rsidRPr="007157CB">
        <w:t>= 12.43) presented words; and 2.53 (</w:t>
      </w:r>
      <w:r w:rsidR="008A1522" w:rsidRPr="007157CB">
        <w:rPr>
          <w:i/>
          <w:iCs/>
        </w:rPr>
        <w:t xml:space="preserve">SD </w:t>
      </w:r>
      <w:r w:rsidR="008A1522" w:rsidRPr="007157CB">
        <w:t xml:space="preserve">= 3.82) nonpresented, noncritical words. There was no significant group difference in the number of critical target words recalled, </w:t>
      </w:r>
      <w:r w:rsidR="00D85B66" w:rsidRPr="007157CB">
        <w:rPr>
          <w:i/>
          <w:iCs/>
        </w:rPr>
        <w:t>F</w:t>
      </w:r>
      <w:r w:rsidR="00D85B66" w:rsidRPr="007157CB">
        <w:t xml:space="preserve">(2, 60) = 2.17, </w:t>
      </w:r>
      <w:r w:rsidR="009054F1" w:rsidRPr="007157CB">
        <w:rPr>
          <w:i/>
          <w:iCs/>
        </w:rPr>
        <w:t>p</w:t>
      </w:r>
      <w:r w:rsidR="009423FE" w:rsidRPr="007157CB">
        <w:t xml:space="preserve"> = .123; number of presented words recalled, </w:t>
      </w:r>
      <w:r w:rsidR="009054F1" w:rsidRPr="007157CB">
        <w:rPr>
          <w:i/>
          <w:iCs/>
        </w:rPr>
        <w:t>F</w:t>
      </w:r>
      <w:r w:rsidR="009054F1" w:rsidRPr="007157CB">
        <w:t xml:space="preserve">(2, 60) = 0.18, </w:t>
      </w:r>
      <w:r w:rsidR="009054F1" w:rsidRPr="007157CB">
        <w:rPr>
          <w:i/>
          <w:iCs/>
        </w:rPr>
        <w:t>p</w:t>
      </w:r>
      <w:r w:rsidR="009423FE" w:rsidRPr="007157CB">
        <w:t xml:space="preserve"> = .835; or number of nonpresented words recalled, </w:t>
      </w:r>
      <w:r w:rsidR="009054F1" w:rsidRPr="007157CB">
        <w:rPr>
          <w:i/>
          <w:iCs/>
        </w:rPr>
        <w:t>F</w:t>
      </w:r>
      <w:r w:rsidR="009054F1" w:rsidRPr="007157CB">
        <w:t xml:space="preserve">(2, 60) = 0.87, </w:t>
      </w:r>
      <w:r w:rsidR="009054F1" w:rsidRPr="007157CB">
        <w:rPr>
          <w:i/>
          <w:iCs/>
        </w:rPr>
        <w:t>p</w:t>
      </w:r>
      <w:r w:rsidR="009423FE" w:rsidRPr="007157CB">
        <w:t xml:space="preserve"> = .424. </w:t>
      </w:r>
    </w:p>
    <w:p w14:paraId="6494AB9B" w14:textId="77777777" w:rsidR="009054F1" w:rsidRPr="007157CB" w:rsidRDefault="009054F1" w:rsidP="00096D29">
      <w:pPr>
        <w:pStyle w:val="Heading2"/>
        <w:keepNext/>
        <w:keepLines/>
      </w:pPr>
      <w:r w:rsidRPr="007157CB">
        <w:t>Age and Recall</w:t>
      </w:r>
    </w:p>
    <w:p w14:paraId="36885803" w14:textId="66959140" w:rsidR="009054F1" w:rsidRPr="007157CB" w:rsidRDefault="007121E3" w:rsidP="007157CB">
      <w:pPr>
        <w:pStyle w:val="BodyText"/>
      </w:pPr>
      <w:r w:rsidRPr="007157CB">
        <w:t xml:space="preserve">A Pearson’s correlation set at a .05 alpha level was used to </w:t>
      </w:r>
      <w:del w:id="1044" w:author="CopyEditor AI" w:date="2026-10-18T04:55:09+11:00">
        <w:r>
          <w:delText>analyze</w:delText>
        </w:r>
      </w:del>
      <w:ins w:id="1045" w:author="CopyEditor AI" w:date="2026-10-18T04:55:09+11:00">
        <w:r>
          <w:t>analyse</w:t>
        </w:r>
      </w:ins>
      <w:r>
        <w:t xml:space="preserve"> the association between age and recall. There was not a significant correlation between age and the number of critical target words recalled (</w:t>
      </w:r>
      <w:r w:rsidR="009054F1" w:rsidRPr="007157CB">
        <w:rPr>
          <w:i/>
          <w:iCs/>
        </w:rPr>
        <w:t>p</w:t>
      </w:r>
      <w:r w:rsidR="009054F1" w:rsidRPr="007157CB">
        <w:t xml:space="preserve"> = .211). There was a significant negative correlation between age and the number of presented words recalled (</w:t>
      </w:r>
      <w:r w:rsidR="009054F1" w:rsidRPr="007157CB">
        <w:rPr>
          <w:i/>
        </w:rPr>
        <w:t>r</w:t>
      </w:r>
      <w:r w:rsidR="009054F1" w:rsidRPr="007157CB">
        <w:t xml:space="preserve"> = −0.39, </w:t>
      </w:r>
      <w:r w:rsidR="009054F1" w:rsidRPr="007157CB">
        <w:rPr>
          <w:i/>
        </w:rPr>
        <w:t xml:space="preserve">n </w:t>
      </w:r>
      <w:r w:rsidR="009054F1" w:rsidRPr="007157CB">
        <w:t xml:space="preserve">= 63, </w:t>
      </w:r>
      <w:r w:rsidR="009054F1" w:rsidRPr="007157CB">
        <w:rPr>
          <w:i/>
        </w:rPr>
        <w:t xml:space="preserve">p </w:t>
      </w:r>
      <w:r w:rsidR="009054F1" w:rsidRPr="007157CB">
        <w:t xml:space="preserve">= .001). There was not a significant correlation between age and the number of nonpresented words recalled (</w:t>
      </w:r>
      <w:r w:rsidR="009054F1" w:rsidRPr="007157CB">
        <w:rPr>
          <w:i/>
          <w:iCs/>
        </w:rPr>
        <w:t xml:space="preserve">p </w:t>
      </w:r>
      <w:r w:rsidR="009054F1" w:rsidRPr="007157CB">
        <w:t xml:space="preserve">= .933). </w:t>
      </w:r>
    </w:p>
    <w:p w14:paraId="36AFE0C6" w14:textId="77777777" w:rsidR="00092D82" w:rsidRPr="007157CB" w:rsidRDefault="00065D8D" w:rsidP="00096D29">
      <w:commentRangeStart w:id="40"/>
      <w:pPr>
        <w:pStyle w:val="Heading1"/>
        <w:keepNext/>
        <w:keepLines/>
      </w:pPr>
      <w:commentRangeStart w:id="6"/>
      <w:commentRangeStart w:id="7"/>
      <w:commentRangeStart w:id="8"/>
      <w:r w:rsidRPr="007157CB">
        <w:t>Discussion</w:t>
      </w:r>
      <w:commentRangeEnd w:id="8"/>
      <w:r>
        <w:rPr>
          <w:rStyle w:val="CommentReference"/>
        </w:rPr>
        <w:commentReference w:id="8"/>
      </w:r>
      <w:commentRangeEnd w:id="7"/>
      <w:r>
        <w:rPr>
          <w:rStyle w:val="CommentReference"/>
        </w:rPr>
        <w:commentReference w:id="7"/>
      </w:r>
      <w:commentRangeEnd w:id="6"/>
      <w:r>
        <w:rPr>
          <w:rStyle w:val="CommentReference"/>
        </w:rPr>
        <w:commentReference w:id="6"/>
      </w:r>
      <w:commentRangeEnd w:id="40"/>
      <w:r>
        <w:rPr>
          <w:rStyle w:val="CommentReference"/>
        </w:rPr>
        <w:commentReference w:id="40"/>
      </w:r>
    </w:p>
    <w:p w14:paraId="238FB625" w14:textId="1A75F394" w:rsidR="00475D50" w:rsidRPr="007157CB" w:rsidRDefault="00065D8D" w:rsidP="007157CB">
      <w:pPr>
        <w:pStyle w:val="BodyText"/>
      </w:pPr>
      <w:commentRangeStart w:id="53"/>
      <w:r>
        <w:t xml:space="preserve">In</w:t>
      </w:r>
      <w:commentRangeEnd w:id="53"/>
      <w:r>
        <w:rPr>
          <w:rStyle w:val="CommentReference"/>
        </w:rPr>
        <w:commentReference w:id="53"/>
      </w:r>
      <w:r>
        <w:t xml:space="preserve"> this study, I investigated whether the presentation of misinformation affected the DRM paradigm and the rate of critical target words remembered during a series of free-recall tests. I </w:t>
      </w:r>
      <w:del w:id="9683" w:author="CopyEditor AI" w:date="2026-10-18T04:55:09+11:00">
        <w:r>
          <w:delText>hypothesized</w:delText>
        </w:r>
      </w:del>
      <w:ins w:id="9684" w:author="CopyEditor AI" w:date="2026-10-18T04:55:09+11:00">
        <w:r>
          <w:t xml:space="preserve">hypothesised</w:t>
        </w:r>
      </w:ins>
      <w:r>
        <w:t xml:space="preserve"> that presenting misinformation via a narrative story directly following a word list would cause an increase in the rate of </w:t>
      </w:r>
      <w:del w:id="9685" w:author="CopyEditor AI" w:date="2026-10-18T04:55:09+11:00">
        <w:r>
          <w:delText>memorizing</w:delText>
        </w:r>
      </w:del>
      <w:ins w:id="9686" w:author="CopyEditor AI" w:date="2026-10-18T04:55:09+11:00">
        <w:r>
          <w:t xml:space="preserve">memorising</w:t>
        </w:r>
      </w:ins>
      <w:r>
        <w:t xml:space="preserve"> nonpresented target words during the recall test. </w:t>
      </w:r>
    </w:p>
    <w:p w14:paraId="45FD3E04" w14:textId="7D3E9CBA" w:rsidR="00475D50" w:rsidRPr="007157CB" w:rsidRDefault="00065D8D" w:rsidP="007157CB">
      <w:pPr>
        <w:pStyle w:val="BodyText"/>
      </w:pPr>
      <w:r w:rsidRPr="007157CB">
        <w:lastRenderedPageBreak/>
        <w:t xml:space="preserve">This hypothesis was not supported by the findings. Participants recalled the same number of critical target words regardless of testing group (narrative group, misinformation group, and control group). There was also no significant difference in scores for recall of presented words between groups. Overall, participants were not affected by the presentation of misinformation or by which form of the test they were given. </w:t>
      </w:r>
    </w:p>
    <w:p w14:paraId="04BE0A72" w14:textId="42FB110C" w:rsidR="00065D8D" w:rsidRPr="007157CB" w:rsidRDefault="00A627CD" w:rsidP="007157CB">
      <w:pPr>
        <w:pStyle w:val="BodyText"/>
        <w:rPr>
          <w:b/>
          <w:bCs/>
        </w:rPr>
      </w:pPr>
      <w:commentRangeStart w:id="54"/>
      <w:r>
        <w:t xml:space="preserve">I</w:t>
      </w:r>
      <w:commentRangeEnd w:id="54"/>
      <w:r>
        <w:rPr>
          <w:rStyle w:val="CommentReference"/>
        </w:rPr>
        <w:commentReference w:id="54"/>
      </w:r>
      <w:r>
        <w:t xml:space="preserve"> also investigated the association between age and memory recall, </w:t>
      </w:r>
      <w:del w:id="9687" w:author="CopyEditor AI" w:date="2026-10-18T04:55:09+11:00">
        <w:r>
          <w:delText>hypothesizing</w:delText>
        </w:r>
      </w:del>
      <w:ins w:id="9688" w:author="CopyEditor AI" w:date="2026-10-18T04:55:09+11:00">
        <w:r>
          <w:t xml:space="preserve">hypothesising</w:t>
        </w:r>
      </w:ins>
      <w:r>
        <w:t xml:space="preserve"> that older adults would score lower on a free-recall test compared with younger adults. Again, there was no evidence of a correlation between age and the number of critical target words recalled, but there was a significant negative correlation between age group and how many presented words were remembered.</w:t>
      </w:r>
    </w:p>
    <w:p w14:paraId="5154A4DE" w14:textId="6F65752A" w:rsidR="00475D50" w:rsidRPr="007157CB" w:rsidRDefault="0045553B" w:rsidP="007157CB">
      <w:pPr>
        <w:pStyle w:val="BodyText"/>
      </w:pPr>
      <w:r w:rsidRPr="007157CB">
        <w:t xml:space="preserve">The results of this study contradict previous literature showing an association between age and memory recall. The results showed no evidence that </w:t>
      </w:r>
      <w:del w:id="1046" w:author="CopyEditor AI" w:date="2026-10-18T04:55:09+11:00">
        <w:r>
          <w:delText>older adults score</w:delText>
        </w:r>
      </w:del>
      <w:ins w:id="1047" w:author="CopyEditor AI" w:date="2026-10-18T04:55:09+11:00">
        <w:r>
          <w:t>older adults scored</w:t>
        </w:r>
      </w:ins>
      <w:r>
        <w:t xml:space="preserve"> lower on memory tasks based on the amount of critical target words remembered. Sahakyan (2019) </w:t>
      </w:r>
      <w:del w:id="9689" w:author="CopyEditor AI" w:date="2026-10-18T04:55:09+11:00">
        <w:r>
          <w:delText>theorized</w:delText>
        </w:r>
      </w:del>
      <w:ins w:id="9690" w:author="CopyEditor AI" w:date="2026-10-18T04:55:09+11:00">
        <w:r>
          <w:t xml:space="preserve">theorised</w:t>
        </w:r>
      </w:ins>
      <w:r>
        <w:t xml:space="preserve"> that older adults have more difficulty with memory tasks and remember more inaccurate information because aging disrupts the processes involved with encoding and retrieving memories. </w:t>
      </w:r>
      <w:commentRangeStart w:id="48"/>
      <w:r>
        <w:t xml:space="preserve">This study showed that, on average, participants scored approximately the same on the recall test regardless of age.</w:t>
      </w:r>
      <w:commentRangeEnd w:id="48"/>
      <w:r>
        <w:rPr>
          <w:rStyle w:val="CommentReference"/>
        </w:rPr>
        <w:commentReference w:id="48"/>
      </w:r>
      <w:r>
        <w:t xml:space="preserve"> It could be that </w:t>
      </w:r>
      <w:del w:id="1048" w:author="CopyEditor AI" w:date="2026-10-18T04:55:09+11:00">
        <w:r>
          <w:delText>the circumstances involved with testing</w:delText>
        </w:r>
      </w:del>
      <w:ins w:id="1049" w:author="CopyEditor AI" w:date="2026-10-18T04:55:09+11:00">
        <w:r>
          <w:t>the circumstances involved in testing</w:t>
        </w:r>
      </w:ins>
      <w:r w:rsidR="002E1EDE" w:rsidRPr="007157CB">
        <w:t xml:space="preserve"> in this study such as the duration to read the narrative, time given for free recall, and </w:t>
      </w:r>
      <w:del w:id="1050" w:author="CopyEditor AI" w:date="2026-10-18T04:55:09+11:00">
        <w:r>
          <w:delText>time between reading words</w:delText>
        </w:r>
      </w:del>
      <w:ins w:id="1051" w:author="CopyEditor AI" w:date="2026-10-18T04:55:09+11:00">
        <w:r>
          <w:t>time between the reading of words</w:t>
        </w:r>
      </w:ins>
      <w:r>
        <w:t xml:space="preserve"> on the lists allowed older individuals, who previously scored lower on memory recall, to use the circumstances to their benefit. I believe that the participants were given too much time between tasks, which allowed room for rehearsal of the narratives and caused them to lose focus after recalling the word list items. This both benefited and disadvantaged all participants because they began to write words they were not sure had been presented. </w:t>
      </w:r>
    </w:p>
    <w:p w14:paraId="09A35ED4" w14:textId="1481FDE1" w:rsidR="00065D8D" w:rsidRPr="007157CB" w:rsidRDefault="00065D8D" w:rsidP="007157CB">
      <w:pPr>
        <w:pStyle w:val="BodyText"/>
      </w:pPr>
      <w:r w:rsidRPr="007157CB">
        <w:lastRenderedPageBreak/>
        <w:t xml:space="preserve">The findings from the Roediger and McDermott (1995) study were supported by my findings. According to the DRM paradigm, individuals are prone to remember critical target words that were not presented in word lists based on the length of the list and the association between the words. Many participants in this study remembered the anticipated critical target words and reported that the schematic association between the words and other items on the list influenced them to believe that a word had been presented. I also </w:t>
      </w:r>
      <w:del w:id="1052" w:author="CopyEditor AI" w:date="2026-10-18T04:55:09+11:00">
        <w:r>
          <w:delText>account for</w:delText>
        </w:r>
      </w:del>
      <w:ins w:id="1053" w:author="CopyEditor AI" w:date="2026-10-18T04:55:09+11:00">
        <w:r>
          <w:t>accounted for</w:t>
        </w:r>
      </w:ins>
      <w:r w:rsidRPr="007157CB">
        <w:t xml:space="preserve"> the influence that the narrative stories that included misinformation (critical target words) had on memory. Participants may have been more likely to believe the critical target words were presented because of the words’ appearance within the narratives. Individuals tend to pay more attention and accept misinformation when it comes from a seemingly credible source (Huff </w:t>
      </w:r>
      <w:del w:id="1056" w:author="CopyEditor AI" w:date="2026-10-18T04:55:09+11:00">
        <w:r>
          <w:delText>et al.,</w:delText>
        </w:r>
      </w:del>
      <w:ins w:id="1057" w:author="CopyEditor AI" w:date="2026-10-18T04:55:09+11:00">
        <w:r>
          <w:t>et al.</w:t>
        </w:r>
      </w:ins>
      <w:r>
        <w:t xml:space="preserve"> 2016). In many instances, participants caught on to the items from the word lists appearing within the narratives, which led them to believe and have confidence in the items and mistakenly recall the critical target words. This confidence in their memory can also be attributed to the feeling of knowing. According to Otani and Hodge (1991), feeling of knowing is </w:t>
      </w:r>
      <w:del w:id="9691" w:author="CopyEditor AI" w:date="2026-10-18T04:55:09+11:00">
        <w:r>
          <w:delText>characterized</w:delText>
        </w:r>
      </w:del>
      <w:ins w:id="9692" w:author="CopyEditor AI" w:date="2026-10-18T04:55:09+11:00">
        <w:r>
          <w:t xml:space="preserve">characterised</w:t>
        </w:r>
      </w:ins>
      <w:r>
        <w:t xml:space="preserve"> by one’s confidence that the information </w:t>
      </w:r>
      <w:del w:id="1054" w:author="CopyEditor AI" w:date="2026-10-18T04:55:09+11:00">
        <w:r>
          <w:delText>that is being perceived</w:delText>
        </w:r>
      </w:del>
      <w:ins w:id="1055" w:author="CopyEditor AI" w:date="2026-10-18T04:55:09+11:00">
        <w:r>
          <w:t>that is perceived</w:t>
        </w:r>
      </w:ins>
      <w:r>
        <w:t xml:space="preserve"> is correctly stored within one’s memory. Many participants noted during and after the free-recall test that they had confidence in many of the words they recalled, whether they were critical target words, presented words, or nonpresented words.</w:t>
      </w:r>
    </w:p>
    <w:p w14:paraId="195349B0" w14:textId="2733572C" w:rsidR="007C78D9" w:rsidRPr="007157CB" w:rsidRDefault="00427295" w:rsidP="007157CB">
      <w:pPr>
        <w:pStyle w:val="BodyText"/>
      </w:pPr>
      <w:r>
        <w:t xml:space="preserve">This study has limitations that may have affected the results. One limitation was the occurrence of a global pandemic (the COVID-19 virus) during the time of experimentation. The pandemic affected the recruitment of participants and the study’s final sample size. Because of a smaller than estimated sample size (estimated at 96 participants), I am not able to </w:t>
      </w:r>
      <w:del w:id="9693" w:author="CopyEditor AI" w:date="2026-10-18T04:55:09+11:00">
        <w:r>
          <w:delText>generalize</w:delText>
        </w:r>
      </w:del>
      <w:ins w:id="9694" w:author="CopyEditor AI" w:date="2026-10-18T04:55:09+11:00">
        <w:r>
          <w:t xml:space="preserve">generalise</w:t>
        </w:r>
      </w:ins>
      <w:r>
        <w:t xml:space="preserve"> the results nor to determine how much variance there was and whether there are major differences between the testing groups. </w:t>
      </w:r>
    </w:p>
    <w:p w14:paraId="5B79B352" w14:textId="18573B51" w:rsidR="00065D8D" w:rsidRPr="007157CB" w:rsidRDefault="00EE1ED8" w:rsidP="007157CB">
      <w:pPr>
        <w:pStyle w:val="BodyText"/>
      </w:pPr>
      <w:r w:rsidRPr="007157CB">
        <w:lastRenderedPageBreak/>
        <w:t xml:space="preserve">Another limitation was due to cognitive factors among the participants. These factors included general frustration and stress. Many participants reported being frustrated with the repetitive process of the study as well as the time between steps (reading the narrative and word recall). The overall stress level of participants may have affected how they scored on testing as those who reported being stressed or frustrated tended to lose focus and concentration on the task and focus more on their feelings. Stress can play a major role in memory retrieval. According to research, stress causes the secretion of hormones that increase cortisol levels within the brain, which in turn affects the brain’s neural and chemical ability to consolidate and retrieve memory (Roozendaal, 2002). </w:t>
      </w:r>
    </w:p>
    <w:p w14:paraId="66E1357E" w14:textId="696D8D6D" w:rsidR="00065D8D" w:rsidRPr="007157CB" w:rsidRDefault="00065D8D" w:rsidP="007157CB">
      <w:pPr>
        <w:pStyle w:val="BodyText"/>
      </w:pPr>
      <w:r w:rsidRPr="007157CB">
        <w:t xml:space="preserve">In conclusion, the current study focused on the effects of misinformation on memory by testing the DRM paradigm. Future researchers should expand on this study by testing and </w:t>
      </w:r>
      <w:del w:id="1058" w:author="CopyEditor AI" w:date="2026-10-18T04:55:09+11:00">
        <w:r>
          <w:delText>analyzing</w:delText>
        </w:r>
      </w:del>
      <w:ins w:id="1059" w:author="CopyEditor AI" w:date="2026-10-18T04:55:09+11:00">
        <w:r>
          <w:t>analysing</w:t>
        </w:r>
      </w:ins>
      <w:r>
        <w:t xml:space="preserve"> how the element of delay affects recall. Because time was suspected to affect how participants performed, it would be important to examine how time affects the DRM paradigm, whether </w:t>
      </w:r>
      <w:del w:id="1060" w:author="CopyEditor AI" w:date="2026-10-18T04:55:09+11:00">
        <w:r>
          <w:delText>it being</w:delText>
        </w:r>
      </w:del>
      <w:ins w:id="1061" w:author="CopyEditor AI" w:date="2026-10-18T04:55:09+11:00">
        <w:r>
          <w:t>it is</w:t>
        </w:r>
      </w:ins>
      <w:r>
        <w:t xml:space="preserve"> a longer break before performing the free-recall test or a comparison with immediate free-recall tests. Also, it would be important to study how using images to present list items affects accuracy on a recall test. This concept would be valuable in studying schemas and how associative memory works during imagery encoding, another concept within the DRM paradigm.</w:t>
      </w:r>
    </w:p>
    <w:p>
      <w:commentRangeStart w:id="9"/>
      <w:pPr>
        <w:pStyle w:val="Heading1"/>
        <w:keepNext/>
        <w:keepLines/>
      </w:pPr>
      <w:ins w:id="9002" w:author="CopyEditor AI" w:date="2026-10-18T04:55:09+11:00">
        <w:r>
          <w:t xml:space="preserve">Conclusion</w:t>
        </w:r>
      </w:ins>
      <w:commentRangeEnd w:id="9"/>
      <w:r>
        <w:rPr>
          <w:rStyle w:val="CommentReference"/>
        </w:rPr>
        <w:commentReference w:id="9"/>
      </w:r>
    </w:p>
    <w:p>
      <w:commentRangeStart w:id="10"/>
      <w:pPr>
        <w:pStyle w:val="Heading1"/>
        <w:keepNext/>
        <w:keepLines/>
      </w:pPr>
      <w:ins w:id="9003" w:author="CopyEditor AI" w:date="2026-10-18T04:55:09+11:00">
        <w:r>
          <w:t xml:space="preserve">Acknowledgements</w:t>
        </w:r>
      </w:ins>
      <w:commentRangeEnd w:id="10"/>
      <w:r>
        <w:rPr>
          <w:rStyle w:val="CommentReference"/>
        </w:rPr>
        <w:commentReference w:id="10"/>
      </w:r>
    </w:p>
    <w:p w14:paraId="254F0BCF" w14:textId="2AD76EBB" w:rsidR="00065D8D" w:rsidRPr="007157CB" w:rsidRDefault="00065D8D" w:rsidP="00096D29">
      <w:commentRangeStart w:id="56"/>
      <w:commentRangeStart w:id="55"/>
      <w:pPr>
        <w:pStyle w:val="Heading1"/>
        <w:keepNext/>
        <w:keepLines/>
      </w:pPr>
      <w:commentRangeStart w:id="51"/>
      <w:commentRangeStart w:id="11"/>
      <w:r w:rsidRPr="007157CB">
        <w:lastRenderedPageBreak/>
        <w:t>References</w:t>
      </w:r>
      <w:commentRangeEnd w:id="11"/>
      <w:r>
        <w:rPr>
          <w:rStyle w:val="CommentReference"/>
        </w:rPr>
        <w:commentReference w:id="11"/>
      </w:r>
      <w:commentRangeEnd w:id="51"/>
      <w:r>
        <w:rPr>
          <w:rStyle w:val="CommentReference"/>
        </w:rPr>
        <w:commentReference w:id="51"/>
      </w:r>
      <w:commentRangeEnd w:id="55"/>
      <w:r>
        <w:rPr>
          <w:rStyle w:val="CommentReference"/>
        </w:rPr>
        <w:commentReference w:id="55"/>
      </w:r>
      <w:commentRangeEnd w:id="56"/>
      <w:r>
        <w:rPr>
          <w:rStyle w:val="CommentReference"/>
        </w:rPr>
        <w:commentReference w:id="56"/>
      </w:r>
    </w:p>
    <w:p w14:paraId="76E3D1A1" w14:textId="522501E2" w:rsidR="007C49CC" w:rsidRPr="007157CB" w:rsidRDefault="007C49CC" w:rsidP="00096D29">
      <w:pPr>
        <w:pStyle w:val="APA7ReferenceListEntry"/>
        <w:ind w:left="720" w:hanging="720"/>
        <w:pPrChange w:id="5000" w:author="CopyEditor AI" w:date="2026-10-18T04:55:09+11:00">
          <w:pPr>
            <w:ind w:left="720" w:hanging="720"/>
          </w:pPr>
        </w:pPrChange>
      </w:pPr>
      <w:del w:id="9695" w:author="CopyEditor AI" w:date="2026-10-18T04:55:09+11:00">
        <w:r>
          <w:delText xml:space="preserve">American Psychological Association. (n.d.). Memory. In APA Dictionary of Psychology. Retrieved May 7, 2020, from https://dictionary.apa.org/memory</w:delText>
        </w:r>
      </w:del>
      <w:ins w:id="9696" w:author="CopyEditor AI" w:date="2026-10-18T04:55:09+11:00">
        <w:r>
          <w:rPr>
            <w:rFonts w:ascii="Arial" w:hAnsi="Arial" w:cs="Arial"/>
            <w:sz w:val="22"/>
            <w:szCs w:val="22"/>
          </w:rPr>
          <w:t xml:space="preserve">Amrhein, P. C., Bond, J. K., &amp; Hamilton, D. A. (1999). Locus of Control and the Age Difference in Free Recall From Episodic Memory. The Journal of General Psychology, 126(2), 149–164.</w:t>
        </w:r>
      </w:ins>
      <w:hyperlink r:id="rId35" w:history="1">
        <w:ins w:id="9697" w:author="CopyEditor AI" w:date="2026-10-18T04:55:09+11:00">
          <w:r>
            <w:rPr>
              <w:rStyle w:val="Hyperlink"/>
              <w:color w:val="000000"/>
              <w:rFonts w:ascii="Arial" w:hAnsi="Arial" w:cs="Arial"/>
              <w:sz w:val="22"/>
              <w:szCs w:val="22"/>
            </w:rPr>
            <w:t xml:space="preserve">https://doi.org/10.1080/00221309909595358</w:t>
          </w:r>
        </w:ins>
      </w:hyperlink>
    </w:p>
    <w:p w14:paraId="0FAF2641" w14:textId="1B49BCFC" w:rsidR="00E773F1" w:rsidRPr="007157CB" w:rsidRDefault="00E773F1" w:rsidP="00096D29">
      <w:commentRangeStart w:id="57"/>
      <w:pPr>
        <w:pStyle w:val="APA7ReferenceListEntry"/>
        <w:ind w:left="720" w:hanging="720"/>
        <w:rPr/>
        <w:pPrChange w:id="5001" w:author="CopyEditor AI" w:date="2026-10-18T04:55:09+11:00">
          <w:pPr>
            <w:ind w:left="720" w:hanging="720"/>
            <w:rPr/>
          </w:pPr>
        </w:pPrChange>
      </w:pPr>
      <w:r w:rsidRPr="007157CB">
        <w:rPr>
          <w:rFonts w:ascii="Arial" w:hAnsi="Arial" w:cs="Arial"/>
          <w:sz w:val="22"/>
          <w:szCs w:val="22"/>
          <w:rPrChange w:id="9005" w:author="CopyEditor AI" w:date="2026-10-18T04:55:09+11:00">
            <w:rPr/>
          </w:rPrChange>
        </w:rPr>
        <w:t>Amrhein, P. C., Bond, J. K., &amp; Hamilton, D. A. (1999). Locus of control and the age difference in free recall from episodic memory. </w:t>
      </w:r>
      <w:r w:rsidRPr="007157CB">
        <w:rPr>
          <w:i/>
          <w:iCs/>
          <w:rFonts w:ascii="Arial" w:hAnsi="Arial" w:cs="Arial"/>
          <w:sz w:val="22"/>
          <w:szCs w:val="22"/>
          <w:rPrChange w:id="9006" w:author="CopyEditor AI" w:date="2026-10-18T04:55:09+11:00">
            <w:rPr>
              <w:i/>
              <w:iCs/>
            </w:rPr>
          </w:rPrChange>
        </w:rPr>
        <w:t>Journal of General Psychology</w:t>
      </w:r>
      <w:r w:rsidRPr="007157CB">
        <w:rPr>
          <w:rFonts w:ascii="Arial" w:hAnsi="Arial" w:cs="Arial"/>
          <w:sz w:val="22"/>
          <w:szCs w:val="22"/>
          <w:rPrChange w:id="9007" w:author="CopyEditor AI" w:date="2026-10-18T04:55:09+11:00">
            <w:rPr/>
          </w:rPrChange>
        </w:rPr>
        <w:t>, </w:t>
      </w:r>
      <w:r w:rsidRPr="007157CB">
        <w:rPr>
          <w:i/>
          <w:iCs/>
          <w:rFonts w:ascii="Arial" w:hAnsi="Arial" w:cs="Arial"/>
          <w:sz w:val="22"/>
          <w:szCs w:val="22"/>
          <w:rPrChange w:id="9008" w:author="CopyEditor AI" w:date="2026-10-18T04:55:09+11:00">
            <w:rPr>
              <w:i/>
              <w:iCs/>
            </w:rPr>
          </w:rPrChange>
        </w:rPr>
        <w:t>126</w:t>
      </w:r>
      <w:r w:rsidRPr="007157CB">
        <w:rPr>
          <w:rFonts w:ascii="Arial" w:hAnsi="Arial" w:cs="Arial"/>
          <w:sz w:val="22"/>
          <w:szCs w:val="22"/>
          <w:rPrChange w:id="9009" w:author="CopyEditor AI" w:date="2026-10-18T04:55:09+11:00">
            <w:rPr/>
          </w:rPrChange>
        </w:rPr>
        <w:t xml:space="preserve">(2), 149–164. </w:t>
      </w:r>
      <w:hyperlink r:id="rId11" w:tgtFrame="_blank" w:history="1">
        <w:r w:rsidRPr="007157CB">
          <w:rPr>
            <w:u w:val="single"/>
            <w:rFonts w:ascii="Arial" w:hAnsi="Arial" w:cs="Arial"/>
            <w:sz w:val="22"/>
            <w:szCs w:val="22"/>
            <w:rPrChange w:id="9010" w:author="CopyEditor AI" w:date="2026-10-18T04:55:09+11:00">
              <w:rPr>
                <w:u w:val="single"/>
              </w:rPr>
            </w:rPrChange>
          </w:rPr>
          <w:t>https://doi.org/10.1080/00221309909595358</w:t>
        </w:r>
      </w:hyperlink>
      <w:r w:rsidRPr="007157CB">
        <w:t xml:space="preserve"> </w:t>
      </w:r>
      <w:commentRangeEnd w:id="57"/>
      <w:r>
        <w:rPr>
          <w:rStyle w:val="CommentReference"/>
        </w:rPr>
        <w:commentReference w:id="57"/>
      </w:r>
    </w:p>
    <w:p w14:paraId="43D79844" w14:textId="4E95447E" w:rsidR="00E773F1" w:rsidRPr="007157CB" w:rsidRDefault="00E773F1" w:rsidP="00096D29">
      <w:pPr>
        <w:pStyle w:val="APA7ReferenceListEntry"/>
        <w:ind w:left="720" w:hanging="720"/>
        <w:pPrChange w:id="5002" w:author="CopyEditor AI" w:date="2026-10-18T04:55:09+11:00">
          <w:pPr>
            <w:ind w:left="720" w:hanging="720"/>
          </w:pPr>
        </w:pPrChange>
      </w:pPr>
      <w:del w:id="9698" w:author="CopyEditor AI" w:date="2026-10-18T04:55:09+11:00">
        <w:r>
          <w:delText xml:space="preserve">Beaudoin, M., &amp; Desrichard, O. (2011). Are memory self-efficacy and memory performance related? A meta-analysis. Psychological Bulletin, 137(2), 211–241. https://doi.org/10.1037/a0022106.supp</w:delText>
        </w:r>
      </w:del>
      <w:ins w:id="9699" w:author="CopyEditor AI" w:date="2026-10-18T04:55:09+11:00">
        <w:r>
          <w:rPr>
            <w:rFonts w:ascii="Arial" w:hAnsi="Arial" w:cs="Arial"/>
            <w:sz w:val="22"/>
            <w:szCs w:val="22"/>
          </w:rPr>
          <w:t xml:space="preserve">Deese, J. (1959). On the prediction of occurrence of particular verbal intrusions in immediate recall. Journal of Experimental Psychology, 58(1), 17–22.</w:t>
        </w:r>
      </w:ins>
      <w:hyperlink r:id="rId36" w:history="1">
        <w:ins w:id="9700" w:author="CopyEditor AI" w:date="2026-10-18T04:55:09+11:00">
          <w:r>
            <w:rPr>
              <w:rStyle w:val="Hyperlink"/>
              <w:color w:val="000000"/>
              <w:rFonts w:ascii="Arial" w:hAnsi="Arial" w:cs="Arial"/>
              <w:sz w:val="22"/>
              <w:szCs w:val="22"/>
            </w:rPr>
            <w:t xml:space="preserve">https://doi.org/10.1037/h0046671</w:t>
          </w:r>
        </w:ins>
      </w:hyperlink>
    </w:p>
    <w:p w14:paraId="40F9514E" w14:textId="2482AD9E" w:rsidR="00E773F1" w:rsidRPr="007157CB" w:rsidRDefault="00E773F1" w:rsidP="00096D29">
      <w:commentRangeStart w:id="58"/>
      <w:pPr>
        <w:pStyle w:val="APA7ReferenceListEntry"/>
        <w:ind w:left="720" w:hanging="720"/>
        <w:pPrChange w:id="5003" w:author="CopyEditor AI" w:date="2026-10-18T04:55:09+11:00">
          <w:pPr>
            <w:ind w:left="720" w:hanging="720"/>
          </w:pPr>
        </w:pPrChange>
      </w:pPr>
      <w:r w:rsidRPr="007157CB">
        <w:rPr>
          <w:rFonts w:ascii="Arial" w:hAnsi="Arial" w:cs="Arial"/>
          <w:sz w:val="22"/>
          <w:szCs w:val="22"/>
          <w:rPrChange w:id="9017" w:author="CopyEditor AI" w:date="2026-10-18T04:55:09+11:00">
            <w:rPr/>
          </w:rPrChange>
        </w:rPr>
        <w:t xml:space="preserve">Deese, J. (1959). On the prediction of occurrence of </w:t>
      </w:r>
      <w:proofErr w:type="gramStart"/>
      <w:r w:rsidRPr="007157CB">
        <w:rPr>
          <w:rFonts w:ascii="Arial" w:hAnsi="Arial" w:cs="Arial"/>
          <w:sz w:val="22"/>
          <w:szCs w:val="22"/>
          <w:rPrChange w:id="9018" w:author="CopyEditor AI" w:date="2026-10-18T04:55:09+11:00">
            <w:rPr/>
          </w:rPrChange>
        </w:rPr>
        <w:t>particular verbal</w:t>
      </w:r>
      <w:proofErr w:type="gramEnd"/>
      <w:r w:rsidRPr="007157CB">
        <w:rPr>
          <w:rFonts w:ascii="Arial" w:hAnsi="Arial" w:cs="Arial"/>
          <w:sz w:val="22"/>
          <w:szCs w:val="22"/>
          <w:rPrChange w:id="9019" w:author="CopyEditor AI" w:date="2026-10-18T04:55:09+11:00">
            <w:rPr/>
          </w:rPrChange>
        </w:rPr>
        <w:t xml:space="preserve"> intrusions in immediate recall. </w:t>
      </w:r>
      <w:r w:rsidRPr="007157CB">
        <w:rPr>
          <w:i/>
          <w:iCs/>
          <w:rFonts w:ascii="Arial" w:hAnsi="Arial" w:cs="Arial"/>
          <w:sz w:val="22"/>
          <w:szCs w:val="22"/>
          <w:rPrChange w:id="9020" w:author="CopyEditor AI" w:date="2026-10-18T04:55:09+11:00">
            <w:rPr>
              <w:i/>
              <w:iCs/>
            </w:rPr>
          </w:rPrChange>
        </w:rPr>
        <w:t>Journal of Experimental Psychology</w:t>
      </w:r>
      <w:r w:rsidRPr="007157CB">
        <w:rPr>
          <w:rFonts w:ascii="Arial" w:hAnsi="Arial" w:cs="Arial"/>
          <w:sz w:val="22"/>
          <w:szCs w:val="22"/>
          <w:rPrChange w:id="9021" w:author="CopyEditor AI" w:date="2026-10-18T04:55:09+11:00">
            <w:rPr/>
          </w:rPrChange>
        </w:rPr>
        <w:t>,</w:t>
      </w:r>
      <w:r w:rsidRPr="007157CB">
        <w:rPr>
          <w:i/>
          <w:iCs/>
          <w:rFonts w:ascii="Arial" w:hAnsi="Arial" w:cs="Arial"/>
          <w:sz w:val="22"/>
          <w:szCs w:val="22"/>
          <w:rPrChange w:id="9022" w:author="CopyEditor AI" w:date="2026-10-18T04:55:09+11:00">
            <w:rPr>
              <w:i/>
              <w:iCs/>
            </w:rPr>
          </w:rPrChange>
        </w:rPr>
        <w:t xml:space="preserve"> 58</w:t>
      </w:r>
      <w:r w:rsidRPr="007157CB">
        <w:rPr>
          <w:rFonts w:ascii="Arial" w:hAnsi="Arial" w:cs="Arial"/>
          <w:sz w:val="22"/>
          <w:szCs w:val="22"/>
          <w:rPrChange w:id="9023" w:author="CopyEditor AI" w:date="2026-10-18T04:55:09+11:00">
            <w:rPr/>
          </w:rPrChange>
        </w:rPr>
        <w:t>(1), 17–2</w:t>
      </w:r>
      <w:r w:rsidR="009423FE" w:rsidRPr="007157CB">
        <w:rPr>
          <w:rFonts w:ascii="Arial" w:hAnsi="Arial" w:cs="Arial"/>
          <w:sz w:val="22"/>
          <w:szCs w:val="22"/>
          <w:rPrChange w:id="9024" w:author="CopyEditor AI" w:date="2026-10-18T04:55:09+11:00">
            <w:rPr/>
          </w:rPrChange>
        </w:rPr>
        <w:t xml:space="preserve">2. </w:t>
      </w:r>
      <w:hyperlink r:id="rId13" w:history="1">
        <w:r w:rsidR="009423FE" w:rsidRPr="007157CB">
          <w:rPr>
            <w:rStyle w:val="Hyperlink"/>
            <w:rFonts w:ascii="Arial" w:hAnsi="Arial" w:cs="Arial"/>
            <w:sz w:val="22"/>
            <w:szCs w:val="22"/>
            <w:rPrChange w:id="9025" w:author="CopyEditor AI" w:date="2026-10-18T04:55:09+11:00">
              <w:rPr>
                <w:rStyle w:val="Hyperlink"/>
              </w:rPr>
            </w:rPrChange>
          </w:rPr>
          <w:t>https://doi.org/10.1037/h0046671</w:t>
        </w:r>
      </w:hyperlink>
      <w:commentRangeEnd w:id="58"/>
      <w:r>
        <w:rPr>
          <w:rStyle w:val="CommentReference"/>
        </w:rPr>
        <w:commentReference w:id="58"/>
      </w:r>
    </w:p>
    <w:p w14:paraId="37B0E6B1" w14:textId="6DC048D4" w:rsidR="00E773F1" w:rsidRPr="007157CB" w:rsidRDefault="00E773F1" w:rsidP="00096D29">
      <w:pPr>
        <w:pStyle w:val="APA7ReferenceListEntry"/>
        <w:ind w:left="720" w:hanging="720"/>
        <w:rPr/>
        <w:pPrChange w:id="5004" w:author="CopyEditor AI" w:date="2026-10-18T04:55:09+11:00">
          <w:pPr>
            <w:ind w:left="720" w:hanging="720"/>
            <w:rPr/>
          </w:pPr>
        </w:pPrChange>
      </w:pPr>
      <w:del w:id="9701" w:author="CopyEditor AI" w:date="2026-10-18T04:55:09+11:00">
        <w:r>
          <w:delText xml:space="preserve">Hasher, L., &amp; Zacks, R. T. (1988). Working memory, comprehension, and aging: A review and a new view. In G. H. Bower (Ed.), The psychology of learning and motivation: Advances in research and theory (Vol. 22, pp. 193–225). Academic Press. https://doi.org/10.1016/S0079-7421(08)60041-9</w:delText>
        </w:r>
      </w:del>
      <w:ins w:id="9702" w:author="CopyEditor AI" w:date="2026-10-18T04:55:09+11:00">
        <w:r>
          <w:rPr>
            <w:rFonts w:ascii="Arial" w:hAnsi="Arial" w:cs="Arial"/>
            <w:sz w:val="22"/>
            <w:szCs w:val="22"/>
          </w:rPr>
          <w:t xml:space="preserve">Huff, M. J., Weinsheimer, C. C., &amp; Bodner, G. E. (2015). Reducing the Misinformation Effect Through Initial Testing: Take Two Tests and Recall Me in the Morning? Applied Cognitive Psychology, 30(1), 61–69. Portico.</w:t>
        </w:r>
      </w:ins>
      <w:hyperlink r:id="rId37" w:history="1">
        <w:ins w:id="9703" w:author="CopyEditor AI" w:date="2026-10-18T04:55:09+11:00">
          <w:r>
            <w:rPr>
              <w:rStyle w:val="Hyperlink"/>
              <w:color w:val="000000"/>
              <w:rFonts w:ascii="Arial" w:hAnsi="Arial" w:cs="Arial"/>
              <w:sz w:val="22"/>
              <w:szCs w:val="22"/>
            </w:rPr>
            <w:t xml:space="preserve">https://doi.org/10.1002/acp.3167</w:t>
          </w:r>
        </w:ins>
      </w:hyperlink>
    </w:p>
    <w:p w14:paraId="188EE779" w14:textId="77777777" w:rsidR="00E773F1" w:rsidRPr="007157CB" w:rsidRDefault="00E773F1" w:rsidP="00096D29">
      <w:pPr>
        <w:pStyle w:val="APA7ReferenceListEntry"/>
        <w:ind w:left="720" w:hanging="720"/>
        <w:pPrChange w:id="5005" w:author="CopyEditor AI" w:date="2026-10-18T04:55:09+11:00">
          <w:pPr>
            <w:ind w:left="720" w:hanging="720"/>
          </w:pPr>
        </w:pPrChange>
      </w:pPr>
      <w:del w:id="9704" w:author="CopyEditor AI" w:date="2026-10-18T04:55:09+11:00">
        <w:r>
          <w:delText xml:space="preserve">Huff, M. J., Weinsheimer, C. C., &amp; Bodner, G. E. (2016). Reducing the misinformation effect through initial testing: Take two tests and recall me in the morning? Applied Cognitive Psychology, 30(1), 61–69. https://doi.org/10.1002/acp.3167</w:delText>
        </w:r>
      </w:del>
      <w:ins w:id="9705" w:author="CopyEditor AI" w:date="2026-10-18T04:55:09+11:00">
        <w:r>
          <w:rPr>
            <w:rFonts w:ascii="Arial" w:hAnsi="Arial" w:cs="Arial"/>
            <w:sz w:val="22"/>
            <w:szCs w:val="22"/>
          </w:rPr>
          <w:t xml:space="preserve">Johnson, M. K., Hashtroudi, S., &amp; Lindsay, D. S. (1993). Source monitoring. Psychological Bulletin, 114(1), 3–28.</w:t>
        </w:r>
      </w:ins>
      <w:hyperlink r:id="rId38" w:history="1">
        <w:ins w:id="9706" w:author="CopyEditor AI" w:date="2026-10-18T04:55:09+11:00">
          <w:r>
            <w:rPr>
              <w:rStyle w:val="Hyperlink"/>
              <w:color w:val="000000"/>
              <w:rFonts w:ascii="Arial" w:hAnsi="Arial" w:cs="Arial"/>
              <w:sz w:val="22"/>
              <w:szCs w:val="22"/>
            </w:rPr>
            <w:t xml:space="preserve">https://doi.org/10.1037/0033-2909.114.1.3</w:t>
          </w:r>
        </w:ins>
      </w:hyperlink>
    </w:p>
    <w:p w14:paraId="1336E642" w14:textId="11A2C8C4" w:rsidR="000B2057" w:rsidRPr="007157CB" w:rsidRDefault="000B2057" w:rsidP="00096D29">
      <w:pPr>
        <w:pStyle w:val="APA7ReferenceListEntry"/>
        <w:ind w:left="720" w:hanging="720"/>
        <w:pPrChange w:id="5006" w:author="CopyEditor AI" w:date="2026-10-18T04:55:09+11:00">
          <w:pPr>
            <w:ind w:left="720" w:hanging="720"/>
          </w:pPr>
        </w:pPrChange>
      </w:pPr>
      <w:del w:id="9707" w:author="CopyEditor AI" w:date="2026-10-18T04:55:09+11:00">
        <w:r>
          <w:delText xml:space="preserve">The Human Memory. (2019, September 27). What is memory? https://human-memory.net/what-is-memory/</w:delText>
        </w:r>
      </w:del>
      <w:ins w:id="9708" w:author="CopyEditor AI" w:date="2026-10-18T04:55:09+11:00">
        <w:r>
          <w:rPr>
            <w:rFonts w:ascii="Arial" w:hAnsi="Arial" w:cs="Arial"/>
            <w:sz w:val="22"/>
            <w:szCs w:val="22"/>
          </w:rPr>
          <w:t xml:space="preserve">Lampinen, J. M., Neuschatz, J. S., &amp; Payne, D. G. (1999). Source attributions and false memories: A test of the demand characteristics account. Psychonomic Bulletin &amp;Amp; Review, 6(1), 130–135.</w:t>
        </w:r>
      </w:ins>
      <w:hyperlink r:id="rId39" w:history="1">
        <w:ins w:id="9709" w:author="CopyEditor AI" w:date="2026-10-18T04:55:09+11:00">
          <w:r>
            <w:rPr>
              <w:rStyle w:val="Hyperlink"/>
              <w:color w:val="000000"/>
              <w:rFonts w:ascii="Arial" w:hAnsi="Arial" w:cs="Arial"/>
              <w:sz w:val="22"/>
              <w:szCs w:val="22"/>
            </w:rPr>
            <w:t xml:space="preserve">https://doi.org/10.3758/bf03210820</w:t>
          </w:r>
        </w:ins>
      </w:hyperlink>
    </w:p>
    <w:p w14:paraId="2B8556D7" w14:textId="39A1E765" w:rsidR="001C482B" w:rsidRPr="007157CB" w:rsidRDefault="00E773F1" w:rsidP="00096D29">
      <w:pPr>
        <w:pStyle w:val="APA7ReferenceListEntry"/>
        <w:ind w:left="720" w:hanging="720"/>
        <w:pPrChange w:id="5007" w:author="CopyEditor AI" w:date="2026-10-18T04:55:09+11:00">
          <w:pPr>
            <w:ind w:left="720" w:hanging="720"/>
          </w:pPr>
        </w:pPrChange>
      </w:pPr>
      <w:del w:id="9710" w:author="CopyEditor AI" w:date="2026-10-18T04:55:09+11:00">
        <w:r>
          <w:delText xml:space="preserve">Johnson, M. K., Hashtroudi, S., &amp; Lindsay, D. S. (1993). Source monitoring. Psychological Bulletin, 114(1), 3–28. https://doi.org/10.1037/0033-2909.114.1.3</w:delText>
        </w:r>
      </w:del>
      <w:ins w:id="9711" w:author="CopyEditor AI" w:date="2026-10-18T04:55:09+11:00">
        <w:r>
          <w:rPr>
            <w:rFonts w:ascii="Arial" w:hAnsi="Arial" w:cs="Arial"/>
            <w:sz w:val="22"/>
            <w:szCs w:val="22"/>
          </w:rPr>
          <w:t xml:space="preserve">Loftus, E. F., Miller, D. G., &amp; Burns, H. J. (1978). Semantic integration of verbal information into a visual memory. Journal of Experimental Psychology: Human Learning and Memory, 4(1), 19–31.</w:t>
        </w:r>
      </w:ins>
      <w:hyperlink r:id="rId40" w:history="1">
        <w:ins w:id="9712" w:author="CopyEditor AI" w:date="2026-10-18T04:55:09+11:00">
          <w:r>
            <w:rPr>
              <w:rStyle w:val="Hyperlink"/>
              <w:color w:val="000000"/>
              <w:rFonts w:ascii="Arial" w:hAnsi="Arial" w:cs="Arial"/>
              <w:sz w:val="22"/>
              <w:szCs w:val="22"/>
            </w:rPr>
            <w:t xml:space="preserve">https://doi.org/10.1037/0278-7393.4.1.19</w:t>
          </w:r>
        </w:ins>
      </w:hyperlink>
    </w:p>
    <w:p w14:paraId="2E3F4ADF" w14:textId="312675E3" w:rsidR="00E773F1" w:rsidRPr="007157CB" w:rsidRDefault="00E773F1" w:rsidP="00096D29">
      <w:pPr>
        <w:pStyle w:val="APA7ReferenceListEntry"/>
        <w:ind w:left="720" w:hanging="720"/>
        <w:pPrChange w:id="5008" w:author="CopyEditor AI" w:date="2026-10-18T04:55:09+11:00">
          <w:pPr>
            <w:ind w:left="720" w:hanging="720"/>
          </w:pPr>
        </w:pPrChange>
      </w:pPr>
      <w:del w:id="9713" w:author="CopyEditor AI" w:date="2026-10-18T04:55:09+11:00">
        <w:r>
          <w:delText xml:space="preserve">Lampinen, J. M., Neuschatz, J. S., &amp; Payne, D. G. (1999). Source attributions and false memories: A test of the demand characteristics account. Psychonomic Bulletin &amp; Review, 6(1), 130–135. https://doi.org/10.3758/BF03210820</w:delText>
        </w:r>
      </w:del>
      <w:ins w:id="9714" w:author="CopyEditor AI" w:date="2026-10-18T04:55:09+11:00">
        <w:r>
          <w:rPr>
            <w:rFonts w:ascii="Arial" w:hAnsi="Arial" w:cs="Arial"/>
            <w:sz w:val="22"/>
            <w:szCs w:val="22"/>
          </w:rPr>
          <w:t xml:space="preserve">May, R. B., &amp; Sande, G. N. (1982). Encoding Expectancies and Word Frequency in Recall and Recognition. The American Journal of Psychology, 95(3), 485.</w:t>
        </w:r>
      </w:ins>
      <w:hyperlink r:id="rId41" w:history="1">
        <w:ins w:id="9715" w:author="CopyEditor AI" w:date="2026-10-18T04:55:09+11:00">
          <w:r>
            <w:rPr>
              <w:rStyle w:val="Hyperlink"/>
              <w:color w:val="000000"/>
              <w:rFonts w:ascii="Arial" w:hAnsi="Arial" w:cs="Arial"/>
              <w:sz w:val="22"/>
              <w:szCs w:val="22"/>
            </w:rPr>
            <w:t xml:space="preserve">https://doi.org/10.2307/1422137</w:t>
          </w:r>
        </w:ins>
      </w:hyperlink>
    </w:p>
    <w:p w14:paraId="4D282042" w14:textId="1742541D" w:rsidR="00E773F1" w:rsidRPr="007157CB" w:rsidRDefault="00E773F1" w:rsidP="00096D29">
      <w:pPr>
        <w:pStyle w:val="APA7ReferenceListEntry"/>
        <w:ind w:left="720" w:hanging="720"/>
        <w:pPrChange w:id="5009" w:author="CopyEditor AI" w:date="2026-10-18T04:55:09+11:00">
          <w:pPr>
            <w:ind w:left="720" w:hanging="720"/>
          </w:pPr>
        </w:pPrChange>
      </w:pPr>
      <w:del w:id="9716" w:author="CopyEditor AI" w:date="2026-10-18T04:55:09+11:00">
        <w:r>
          <w:delText xml:space="preserve">Loftus, E., Miller, D., &amp; Burns, H. (1978). Semantic integration of verbal information into a visual memory. Journal of Experimental Psychology: Human Learning and Memory, 4(1), 19–31. https://doi.org/10.1037/0278-7393.4.1.19</w:delText>
        </w:r>
      </w:del>
      <w:ins w:id="9717" w:author="CopyEditor AI" w:date="2026-10-18T04:55:09+11:00">
        <w:r>
          <w:rPr>
            <w:rFonts w:ascii="Arial" w:hAnsi="Arial" w:cs="Arial"/>
            <w:sz w:val="22"/>
            <w:szCs w:val="22"/>
          </w:rPr>
          <w:t xml:space="preserve">McKinley, G. L., Ross, B. H., &amp; Benjamin, A. S. (2019). The role of retrieval during study: Evidence of reminding from self-paced study time. Memory &amp;Amp; Cognition, 47(5), 877–892.</w:t>
        </w:r>
      </w:ins>
      <w:hyperlink r:id="rId42" w:history="1">
        <w:ins w:id="9718" w:author="CopyEditor AI" w:date="2026-10-18T04:55:09+11:00">
          <w:r>
            <w:rPr>
              <w:rStyle w:val="Hyperlink"/>
              <w:color w:val="000000"/>
              <w:rFonts w:ascii="Arial" w:hAnsi="Arial" w:cs="Arial"/>
              <w:sz w:val="22"/>
              <w:szCs w:val="22"/>
            </w:rPr>
            <w:t xml:space="preserve">https://doi.org/10.3758/s13421-019-00897-6</w:t>
          </w:r>
        </w:ins>
      </w:hyperlink>
    </w:p>
    <w:p w14:paraId="176A5640" w14:textId="575A1346" w:rsidR="00E773F1" w:rsidRPr="007157CB" w:rsidRDefault="00E773F1" w:rsidP="00096D29">
      <w:commentRangeStart w:id="59"/>
      <w:pPr>
        <w:pStyle w:val="APA7ReferenceListEntry"/>
        <w:ind w:left="720" w:hanging="720"/>
        <w:pPrChange w:id="5010" w:author="CopyEditor AI" w:date="2026-10-18T04:55:09+11:00">
          <w:pPr>
            <w:ind w:left="720" w:hanging="720"/>
          </w:pPr>
        </w:pPrChange>
      </w:pPr>
      <w:r w:rsidRPr="007157CB">
        <w:rPr>
          <w:rFonts w:ascii="Arial" w:hAnsi="Arial" w:cs="Arial"/>
          <w:sz w:val="22"/>
          <w:szCs w:val="22"/>
          <w:rPrChange w:id="9058" w:author="CopyEditor AI" w:date="2026-10-18T04:55:09+11:00">
            <w:rPr/>
          </w:rPrChange>
        </w:rPr>
        <w:t>May, R. B., &amp; Sande, G. N. (1982). Encoding expectancies and word frequency in recall and recognition. </w:t>
      </w:r>
      <w:r w:rsidRPr="007157CB">
        <w:rPr>
          <w:i/>
          <w:iCs/>
          <w:rFonts w:ascii="Arial" w:hAnsi="Arial" w:cs="Arial"/>
          <w:sz w:val="22"/>
          <w:szCs w:val="22"/>
          <w:rPrChange w:id="9059" w:author="CopyEditor AI" w:date="2026-10-18T04:55:09+11:00">
            <w:rPr>
              <w:i/>
              <w:iCs/>
            </w:rPr>
          </w:rPrChange>
        </w:rPr>
        <w:t>The American Journal of Psychology</w:t>
      </w:r>
      <w:r w:rsidRPr="007157CB">
        <w:rPr>
          <w:rFonts w:ascii="Arial" w:hAnsi="Arial" w:cs="Arial"/>
          <w:sz w:val="22"/>
          <w:szCs w:val="22"/>
          <w:rPrChange w:id="9060" w:author="CopyEditor AI" w:date="2026-10-18T04:55:09+11:00">
            <w:rPr/>
          </w:rPrChange>
        </w:rPr>
        <w:t>, </w:t>
      </w:r>
      <w:r w:rsidRPr="007157CB">
        <w:rPr>
          <w:i/>
          <w:iCs/>
          <w:rFonts w:ascii="Arial" w:hAnsi="Arial" w:cs="Arial"/>
          <w:sz w:val="22"/>
          <w:szCs w:val="22"/>
          <w:rPrChange w:id="9061" w:author="CopyEditor AI" w:date="2026-10-18T04:55:09+11:00">
            <w:rPr>
              <w:i/>
              <w:iCs/>
            </w:rPr>
          </w:rPrChange>
        </w:rPr>
        <w:t>95</w:t>
      </w:r>
      <w:r w:rsidRPr="007157CB">
        <w:rPr>
          <w:rFonts w:ascii="Arial" w:hAnsi="Arial" w:cs="Arial"/>
          <w:sz w:val="22"/>
          <w:szCs w:val="22"/>
          <w:rPrChange w:id="9062" w:author="CopyEditor AI" w:date="2026-10-18T04:55:09+11:00">
            <w:rPr/>
          </w:rPrChange>
        </w:rPr>
        <w:t xml:space="preserve">(3), 485–495. </w:t>
      </w:r>
      <w:hyperlink r:id="rId20" w:history="1">
        <w:r w:rsidR="001C482B" w:rsidRPr="007157CB">
          <w:rPr>
            <w:rStyle w:val="Hyperlink"/>
            <w:rFonts w:ascii="Arial" w:hAnsi="Arial" w:cs="Arial"/>
            <w:sz w:val="22"/>
            <w:szCs w:val="22"/>
            <w:rPrChange w:id="9063" w:author="CopyEditor AI" w:date="2026-10-18T04:55:09+11:00">
              <w:rPr>
                <w:rStyle w:val="Hyperlink"/>
              </w:rPr>
            </w:rPrChange>
          </w:rPr>
          <w:t>https://doi.org/10.2307/1422137</w:t>
        </w:r>
      </w:hyperlink>
      <w:commentRangeEnd w:id="59"/>
      <w:r>
        <w:rPr>
          <w:rStyle w:val="CommentReference"/>
        </w:rPr>
        <w:commentReference w:id="59"/>
      </w:r>
    </w:p>
    <w:p w14:paraId="657B99A8" w14:textId="3871ECAD" w:rsidR="00E773F1" w:rsidRPr="007157CB" w:rsidRDefault="00E773F1" w:rsidP="00096D29">
      <w:pPr>
        <w:pStyle w:val="APA7ReferenceListEntry"/>
        <w:ind w:left="720" w:hanging="720"/>
        <w:pPrChange w:id="5011" w:author="CopyEditor AI" w:date="2026-10-18T04:55:09+11:00">
          <w:pPr>
            <w:ind w:left="720" w:hanging="720"/>
          </w:pPr>
        </w:pPrChange>
      </w:pPr>
      <w:del w:id="9719" w:author="CopyEditor AI" w:date="2026-10-18T04:55:09+11:00">
        <w:r>
          <w:delText xml:space="preserve">McKinley, G. L., Ross, B. H., &amp; Benjamin, A. S. (2019). The role of retrieval during study: Evidence of reminding from self-paced study time. Memory &amp; Cognition, 47(5), 877–892. https://doi.org/10.3758/s13421-019-00897-6</w:delText>
        </w:r>
      </w:del>
      <w:ins w:id="9720" w:author="CopyEditor AI" w:date="2026-10-18T04:55:09+11:00">
        <w:r>
          <w:rPr>
            <w:rFonts w:ascii="Arial" w:hAnsi="Arial" w:cs="Arial"/>
            <w:sz w:val="22"/>
            <w:szCs w:val="22"/>
          </w:rPr>
          <w:t xml:space="preserve">Riggs, K. M., Lachman, M. E., &amp; Wingfield, A. (1997). Taking Charge of Remembering: Locus of Control and Older Adults’ Memory for Speech. Experimental Aging Research, 23(3), 237–256.</w:t>
        </w:r>
      </w:ins>
      <w:hyperlink r:id="rId43" w:history="1">
        <w:ins w:id="9721" w:author="CopyEditor AI" w:date="2026-10-18T04:55:09+11:00">
          <w:r>
            <w:rPr>
              <w:rStyle w:val="Hyperlink"/>
              <w:color w:val="000000"/>
              <w:rFonts w:ascii="Arial" w:hAnsi="Arial" w:cs="Arial"/>
              <w:sz w:val="22"/>
              <w:szCs w:val="22"/>
            </w:rPr>
            <w:t xml:space="preserve">https://doi.org/10.1080/03610739708254282</w:t>
          </w:r>
        </w:ins>
      </w:hyperlink>
    </w:p>
    <w:p w14:paraId="51C2BC04" w14:textId="77777777" w:rsidR="00E773F1" w:rsidRPr="007157CB" w:rsidRDefault="00E773F1" w:rsidP="00096D29">
      <w:pPr>
        <w:pStyle w:val="APA7ReferenceListEntry"/>
        <w:ind w:left="720" w:hanging="720"/>
        <w:pPrChange w:id="5012" w:author="CopyEditor AI" w:date="2026-10-18T04:55:09+11:00">
          <w:pPr>
            <w:ind w:left="720" w:hanging="720"/>
          </w:pPr>
        </w:pPrChange>
      </w:pPr>
      <w:del w:id="9722" w:author="CopyEditor AI" w:date="2026-10-18T04:55:09+11:00">
        <w:r>
          <w:delText xml:space="preserve">Otani, H., &amp; Hodge, M. H. (1991). Mechanisms of feeling of knowing: The role of elaboration and familiarity. The Psychological Record, 41(4), 523–535.</w:delText>
        </w:r>
      </w:del>
      <w:ins w:id="9723" w:author="CopyEditor AI" w:date="2026-10-18T04:55:09+11:00">
        <w:r>
          <w:rPr>
            <w:rFonts w:ascii="Arial" w:hAnsi="Arial" w:cs="Arial"/>
            <w:sz w:val="22"/>
            <w:szCs w:val="22"/>
          </w:rPr>
          <w:t xml:space="preserve">Roediger, H. L., &amp; DeSoto, K. A. (2015). Reconstructive Memory, Psychology of. International Encyclopedia of the Social &amp;Amp; Behavioral Sciences, 50–55.</w:t>
        </w:r>
      </w:ins>
      <w:hyperlink r:id="rId44" w:history="1">
        <w:ins w:id="9724" w:author="CopyEditor AI" w:date="2026-10-18T04:55:09+11:00">
          <w:r>
            <w:rPr>
              <w:rStyle w:val="Hyperlink"/>
              <w:color w:val="000000"/>
              <w:rFonts w:ascii="Arial" w:hAnsi="Arial" w:cs="Arial"/>
              <w:sz w:val="22"/>
              <w:szCs w:val="22"/>
            </w:rPr>
            <w:t xml:space="preserve">https://doi.org/10.1016/b978-0-08-097086-8.51016-2</w:t>
          </w:r>
        </w:ins>
      </w:hyperlink>
    </w:p>
    <w:p w14:paraId="2715050F" w14:textId="2F9E2FF0" w:rsidR="00E773F1" w:rsidRPr="007157CB" w:rsidRDefault="00E773F1" w:rsidP="00096D29">
      <w:pPr>
        <w:pStyle w:val="APA7ReferenceListEntry"/>
        <w:ind w:left="720" w:hanging="720"/>
        <w:pPrChange w:id="5013" w:author="CopyEditor AI" w:date="2026-10-18T04:55:09+11:00">
          <w:pPr>
            <w:ind w:left="720" w:hanging="720"/>
          </w:pPr>
        </w:pPrChange>
      </w:pPr>
      <w:del w:id="9725" w:author="CopyEditor AI" w:date="2026-10-18T04:55:09+11:00">
        <w:r>
          <w:delText xml:space="preserve">Riggs, K. M., Lachman, M. E., &amp; Wingfield, A. (1997). Taking charge of remembering: Locus of control and older adults’ memory for speech. Experimental Aging Research, 23(3), 237–256. https://doi.org/10.1080/03610739708254282</w:delText>
        </w:r>
      </w:del>
      <w:ins w:id="9726" w:author="CopyEditor AI" w:date="2026-10-18T04:55:09+11:00">
        <w:r>
          <w:rPr>
            <w:rFonts w:ascii="Arial" w:hAnsi="Arial" w:cs="Arial"/>
            <w:sz w:val="22"/>
            <w:szCs w:val="22"/>
          </w:rPr>
          <w:t xml:space="preserve">Roediger, H. L., &amp; McDermott, K. B. (1995). Creating false memories: Remembering words not presented in lists. Journal of Experimental Psychology: Learning, Memory, and Cognition, 21(4), 803–814.</w:t>
        </w:r>
      </w:ins>
      <w:hyperlink r:id="rId45" w:history="1">
        <w:ins w:id="9727" w:author="CopyEditor AI" w:date="2026-10-18T04:55:09+11:00">
          <w:r>
            <w:rPr>
              <w:rStyle w:val="Hyperlink"/>
              <w:color w:val="000000"/>
              <w:rFonts w:ascii="Arial" w:hAnsi="Arial" w:cs="Arial"/>
              <w:sz w:val="22"/>
              <w:szCs w:val="22"/>
            </w:rPr>
            <w:t xml:space="preserve">https://doi.org/10.1037/0278-7393.21.4.803</w:t>
          </w:r>
        </w:ins>
      </w:hyperlink>
    </w:p>
    <w:p w14:paraId="75954A61" w14:textId="77777777" w:rsidR="000B2057" w:rsidRPr="007157CB" w:rsidRDefault="000B2057" w:rsidP="00096D29">
      <w:pPr>
        <w:pStyle w:val="APA7ReferenceListEntry"/>
        <w:ind w:left="720" w:hanging="720"/>
        <w:rPr>
          <w:i/>
          <w:iCs/>
        </w:rPr>
        <w:pPrChange w:id="5014" w:author="CopyEditor AI" w:date="2026-10-18T04:55:09+11:00">
          <w:pPr>
            <w:ind w:left="720" w:hanging="720"/>
            <w:rPr>
              <w:i/>
              <w:iCs/>
            </w:rPr>
          </w:pPr>
        </w:pPrChange>
      </w:pPr>
      <w:del w:id="9728" w:author="CopyEditor AI" w:date="2026-10-18T04:55:09+11:00">
        <w:r>
          <w:delText xml:space="preserve">Roediger, H. L., &amp; DeSoto, K. A. (2015). Psychology of reconstructive memory. International Encyclopedia of the Social &amp; Behavioral Sciences, 20(2), 50–55.</w:delText>
        </w:r>
      </w:del>
      <w:ins w:id="9729" w:author="CopyEditor AI" w:date="2026-10-18T04:55:09+11:00">
        <w:r>
          <w:rPr>
            <w:rFonts w:ascii="Arial" w:hAnsi="Arial" w:cs="Arial"/>
            <w:sz w:val="22"/>
            <w:szCs w:val="22"/>
          </w:rPr>
          <w:t xml:space="preserve">Roozendaal, B. (2002). Stress and Memory: Opposing Effects of Glucocorticoids on Memory Consolidation and Memory Retrieval,. Neurobiology of Learning and Memory, 78(3), 578–595.</w:t>
        </w:r>
      </w:ins>
      <w:hyperlink r:id="rId46" w:history="1">
        <w:ins w:id="9730" w:author="CopyEditor AI" w:date="2026-10-18T04:55:09+11:00">
          <w:r>
            <w:rPr>
              <w:rStyle w:val="Hyperlink"/>
              <w:color w:val="000000"/>
              <w:rFonts w:ascii="Arial" w:hAnsi="Arial" w:cs="Arial"/>
              <w:sz w:val="22"/>
              <w:szCs w:val="22"/>
            </w:rPr>
            <w:t xml:space="preserve">https://doi.org/10.1006/nlme.2002.4080</w:t>
          </w:r>
        </w:ins>
      </w:hyperlink>
    </w:p>
    <w:p w14:paraId="590EF805" w14:textId="043DEB4D" w:rsidR="008D138B" w:rsidRPr="007157CB" w:rsidRDefault="008D138B" w:rsidP="00096D29">
      <w:pPr>
        <w:pStyle w:val="APA7ReferenceListEntry"/>
        <w:ind w:left="720" w:hanging="720"/>
        <w:pPrChange w:id="5015" w:author="CopyEditor AI" w:date="2026-10-18T04:55:09+11:00">
          <w:pPr>
            <w:ind w:left="720" w:hanging="720"/>
          </w:pPr>
        </w:pPrChange>
      </w:pPr>
      <w:del w:id="9731" w:author="CopyEditor AI" w:date="2026-10-18T04:55:09+11:00">
        <w:r>
          <w:delText xml:space="preserve">Roediger, H. L., &amp; McDermott, K. B. (1995). Creating false memories: Remembering words not presented in lists. Journal of Experimental Psychology: Learning, Memory, and Cognition, 21(4), 803–814. https://doi.org/10.1037/0278-7393.21.4.803</w:delText>
        </w:r>
      </w:del>
      <w:ins w:id="9732" w:author="CopyEditor AI" w:date="2026-10-18T04:55:09+11:00">
        <w:r>
          <w:rPr>
            <w:rFonts w:ascii="Arial" w:hAnsi="Arial" w:cs="Arial"/>
            <w:sz w:val="22"/>
            <w:szCs w:val="22"/>
          </w:rPr>
          <w:t xml:space="preserve">Sahakyan, L. (2019). List-strength effects in older adults in recognition and free recall. Memory &amp;Amp; Cognition, 47(4), 764–778.</w:t>
        </w:r>
      </w:ins>
      <w:hyperlink r:id="rId47" w:history="1">
        <w:ins w:id="9733" w:author="CopyEditor AI" w:date="2026-10-18T04:55:09+11:00">
          <w:r>
            <w:rPr>
              <w:rStyle w:val="Hyperlink"/>
              <w:color w:val="000000"/>
              <w:rFonts w:ascii="Arial" w:hAnsi="Arial" w:cs="Arial"/>
              <w:sz w:val="22"/>
              <w:szCs w:val="22"/>
            </w:rPr>
            <w:t xml:space="preserve">https://doi.org/10.3758/s13421-018-0886-5</w:t>
          </w:r>
        </w:ins>
      </w:hyperlink>
    </w:p>
    <w:p w14:paraId="2E4DAFC9" w14:textId="576C4FDA" w:rsidR="008D138B" w:rsidRPr="007157CB" w:rsidRDefault="008D138B" w:rsidP="00096D29">
      <w:pPr>
        <w:pStyle w:val="APA7ReferenceListEntry"/>
        <w:ind w:left="720" w:hanging="720"/>
        <w:pPrChange w:id="5016" w:author="CopyEditor AI" w:date="2026-10-18T04:55:09+11:00">
          <w:pPr>
            <w:ind w:left="720" w:hanging="720"/>
          </w:pPr>
        </w:pPrChange>
      </w:pPr>
      <w:del w:id="9734" w:author="CopyEditor AI" w:date="2026-10-18T04:55:09+11:00">
        <w:r>
          <w:delText xml:space="preserve">Roozendaal, B. (2002). Stress and memory: Opposing effects of glucocorticoids on memory consolidation and memory retrieval. Neurobiology of Learning and Memory, 78(3), 578–595. https://doi.org/10.1006/nlme.2002.4080</w:delText>
        </w:r>
      </w:del>
      <w:ins w:id="9735" w:author="CopyEditor AI" w:date="2026-10-18T04:55:09+11:00">
        <w:r>
          <w:rPr>
            <w:rFonts w:ascii="Arial" w:hAnsi="Arial" w:cs="Arial"/>
            <w:sz w:val="22"/>
            <w:szCs w:val="22"/>
          </w:rPr>
          <w:t xml:space="preserve">Stadler, M. A., Roediger, H. L., &amp; McDermott, K. B. (1999). Norms for word lists that create false memories. Memory &amp;Amp; Cognition, 27(3), 494–500.</w:t>
        </w:r>
      </w:ins>
      <w:hyperlink r:id="rId48" w:history="1">
        <w:ins w:id="9736" w:author="CopyEditor AI" w:date="2026-10-18T04:55:09+11:00">
          <w:r>
            <w:rPr>
              <w:rStyle w:val="Hyperlink"/>
              <w:color w:val="000000"/>
              <w:rFonts w:ascii="Arial" w:hAnsi="Arial" w:cs="Arial"/>
              <w:sz w:val="22"/>
              <w:szCs w:val="22"/>
            </w:rPr>
            <w:t xml:space="preserve">https://doi.org/10.3758/bf03211543</w:t>
          </w:r>
        </w:ins>
      </w:hyperlink>
    </w:p>
    <w:p w14:paraId="12270AF1" w14:textId="77777777" w:rsidR="00E773F1" w:rsidRPr="007157CB" w:rsidRDefault="00E773F1" w:rsidP="00096D29">
      <w:pPr>
        <w:pStyle w:val="APA7ReferenceListEntry"/>
        <w:ind w:left="720" w:hanging="720"/>
        <w:pPrChange w:id="5017" w:author="CopyEditor AI" w:date="2026-10-18T04:55:09+11:00">
          <w:pPr>
            <w:ind w:left="720" w:hanging="720"/>
          </w:pPr>
        </w:pPrChange>
      </w:pPr>
      <w:del w:id="9737" w:author="CopyEditor AI" w:date="2026-10-18T04:55:09+11:00">
        <w:r>
          <w:delText xml:space="preserve">Sahakyan, L. (2019). List-strength effects in older adults in recognition and free recall. Memory &amp; Cognition, 47(4), 764–778. https://doi.org/10.3758/s13421-018-0886-5</w:delText>
        </w:r>
      </w:del>
      <w:ins w:id="9738" w:author="CopyEditor AI" w:date="2026-10-18T04:55:09+11:00">
        <w:r>
          <w:rPr>
            <w:rFonts w:ascii="Arial" w:hAnsi="Arial" w:cs="Arial"/>
            <w:sz w:val="22"/>
            <w:szCs w:val="22"/>
          </w:rPr>
          <w:t xml:space="preserve">Strickland-Hughes, C. M., West, R. L., Smith, K. A., &amp; Ebner, N. C. (2016). False feedback and beliefs influence name recall in younger and older adults. Memory, 25(8), 1072–1088.</w:t>
        </w:r>
      </w:ins>
      <w:hyperlink r:id="rId49" w:history="1">
        <w:ins w:id="9739" w:author="CopyEditor AI" w:date="2026-10-18T04:55:09+11:00">
          <w:r>
            <w:rPr>
              <w:rStyle w:val="Hyperlink"/>
              <w:color w:val="000000"/>
              <w:rFonts w:ascii="Arial" w:hAnsi="Arial" w:cs="Arial"/>
              <w:sz w:val="22"/>
              <w:szCs w:val="22"/>
            </w:rPr>
            <w:t xml:space="preserve">https://doi.org/10.1080/09658211.2016.1260746</w:t>
          </w:r>
        </w:ins>
      </w:hyperlink>
    </w:p>
    <w:p w14:paraId="7EDB8083" w14:textId="656CC026" w:rsidR="00E773F1" w:rsidRPr="007157CB" w:rsidRDefault="00E773F1" w:rsidP="00096D29">
      <w:pPr>
        <w:pStyle w:val="APA7ReferenceListEntry"/>
        <w:ind w:left="720" w:hanging="720"/>
        <w:pPrChange w:id="5018" w:author="CopyEditor AI" w:date="2026-10-18T04:55:09+11:00">
          <w:pPr>
            <w:ind w:left="720" w:hanging="720"/>
          </w:pPr>
        </w:pPrChange>
      </w:pPr>
      <w:del w:id="9740" w:author="CopyEditor AI" w:date="2026-10-18T04:55:09+11:00">
        <w:r>
          <w:delText xml:space="preserve">Stadler, M., Roediger, H., &amp; McDermott, K. (1999). Norms for words that create false memories. Memory &amp; Cognition, 27(3), 494–500. https://doi.org/10.3758/BF03211543</w:delText>
        </w:r>
      </w:del>
      <w:ins w:id="9741" w:author="CopyEditor AI" w:date="2026-10-18T04:55:09+11:00">
        <w:r>
          <w:rPr>
            <w:rFonts w:ascii="Arial" w:hAnsi="Arial" w:cs="Arial"/>
            <w:sz w:val="22"/>
            <w:szCs w:val="22"/>
          </w:rPr>
          <w:t xml:space="preserve">Wagoner, B. (2013). Bartlett’s concept of schema in reconstruction. Theory &amp;Amp; Psychology, 23(5), 553–575.</w:t>
        </w:r>
      </w:ins>
      <w:hyperlink r:id="rId50" w:history="1">
        <w:ins w:id="9742" w:author="CopyEditor AI" w:date="2026-10-18T04:55:09+11:00">
          <w:r>
            <w:rPr>
              <w:rStyle w:val="Hyperlink"/>
              <w:color w:val="000000"/>
              <w:rFonts w:ascii="Arial" w:hAnsi="Arial" w:cs="Arial"/>
              <w:sz w:val="22"/>
              <w:szCs w:val="22"/>
            </w:rPr>
            <w:t xml:space="preserve">https://doi.org/10.1177/0959354313500166</w:t>
          </w:r>
        </w:ins>
      </w:hyperlink>
    </w:p>
    <w:p w14:paraId="6C4AD318" w14:textId="487BEFA9" w:rsidR="004C50FB" w:rsidRPr="007157CB" w:rsidRDefault="00E773F1" w:rsidP="00096D29">
      <w:pPr>
        <w:pStyle w:val="APA7ReferenceListEntry"/>
        <w:ind w:left="720" w:hanging="720"/>
        <w:rPr/>
        <w:pPrChange w:id="5019" w:author="CopyEditor AI" w:date="2026-10-18T04:55:09+11:00">
          <w:pPr>
            <w:ind w:left="720" w:hanging="720"/>
            <w:rPr/>
          </w:pPr>
        </w:pPrChange>
      </w:pPr>
      <w:del w:id="9743" w:author="CopyEditor AI" w:date="2026-10-18T04:55:09+11:00">
        <w:r>
          <w:delText xml:space="preserve">Strickland-Hughes, C. M., West, R. L., Smith, K. A., &amp; Ebner, N. C. (2017). False feedback and beliefs influence name recall in younger and older adults. Memory, 25(8), 1072–1088. https://doi.org/10.1080/09658211.2016.1260746</w:delText>
        </w:r>
      </w:del>
      <w:ins w:id="9744" w:author="CopyEditor AI" w:date="2026-10-18T04:55:09+11:00">
        <w:r>
          <w:rPr>
            <w:rFonts w:ascii="Arial" w:hAnsi="Arial" w:cs="Arial"/>
            <w:sz w:val="22"/>
            <w:szCs w:val="22"/>
          </w:rPr>
          <w:t xml:space="preserve">Ward, G., &amp; Tan, L. (2019). Control processes in short-term storage: Retrieval strategies in immediate recall depend upon the number of words to be recalled. Memory &amp;Amp; Cognition, 47(4), 658–682.</w:t>
        </w:r>
      </w:ins>
      <w:hyperlink r:id="rId51" w:history="1">
        <w:ins w:id="9745" w:author="CopyEditor AI" w:date="2026-10-18T04:55:09+11:00">
          <w:r>
            <w:rPr>
              <w:rStyle w:val="Hyperlink"/>
              <w:color w:val="000000"/>
              <w:rFonts w:ascii="Arial" w:hAnsi="Arial" w:cs="Arial"/>
              <w:sz w:val="22"/>
              <w:szCs w:val="22"/>
            </w:rPr>
            <w:t xml:space="preserve">https://doi.org/10.3758/s13421-018-0891-8</w:t>
          </w:r>
        </w:ins>
      </w:hyperlink>
    </w:p>
    <w:p w14:paraId="72C97CD6" w14:textId="64A8868D" w:rsidR="00E773F1" w:rsidRPr="007157CB" w:rsidRDefault="00E773F1" w:rsidP="00096D29">
      <w:pPr>
        <w:pStyle w:val="APA7ReferenceListEntry"/>
        <w:ind w:left="720" w:hanging="720"/>
        <w:rPr/>
        <w:pPrChange w:id="5020" w:author="CopyEditor AI" w:date="2026-10-18T04:55:09+11:00">
          <w:pPr>
            <w:ind w:left="720" w:hanging="720"/>
            <w:rPr/>
          </w:pPr>
        </w:pPrChange>
      </w:pPr>
      <w:del w:id="9746" w:author="CopyEditor AI" w:date="2026-10-18T04:55:09+11:00">
        <w:r>
          <w:delText xml:space="preserve">Wagoner, B. (2013). Bartlett’s concept of schema in reconstruction. Theory &amp; Psychology, 23(5), 553–575. https://doi.org/10.1177/0959354313500166</w:delText>
        </w:r>
      </w:del>
      <w:ins w:id="9747" w:author="CopyEditor AI" w:date="2026-10-18T04:55:09+11:00">
        <w:r>
          <w:rPr>
            <w:rFonts w:ascii="Arial" w:hAnsi="Arial" w:cs="Arial"/>
            <w:sz w:val="22"/>
            <w:szCs w:val="22"/>
          </w:rPr>
          <w:t xml:space="preserve">Zhu, B., Chen, C., Loftus, E. F., Lin, C., &amp; Dong, Q. (2013). The relationship between DRM and misinformation false memories. Memory &amp;Amp; Cognition, 41(6), 832–838.</w:t>
        </w:r>
      </w:ins>
      <w:hyperlink r:id="rId52" w:history="1">
        <w:ins w:id="9748" w:author="CopyEditor AI" w:date="2026-10-18T04:55:09+11:00">
          <w:r>
            <w:rPr>
              <w:rStyle w:val="Hyperlink"/>
              <w:color w:val="000000"/>
              <w:rFonts w:ascii="Arial" w:hAnsi="Arial" w:cs="Arial"/>
              <w:sz w:val="22"/>
              <w:szCs w:val="22"/>
            </w:rPr>
            <w:t xml:space="preserve">https://doi.org/10.3758/s13421-013-0300-2</w:t>
          </w:r>
        </w:ins>
      </w:hyperlink>
    </w:p>
    <w:p w14:paraId="36C716FA" w14:textId="77777777" w:rsidR="00E773F1" w:rsidRPr="007157CB" w:rsidRDefault="00E773F1" w:rsidP="00096D29">
      <w:pPr>
        <w:pStyle w:val="APA7ReferenceListEntry"/>
        <w:ind w:left="720" w:hanging="720"/>
        <w:pPrChange w:id="5021" w:author="CopyEditor AI" w:date="2026-10-18T04:55:09+11:00">
          <w:pPr>
            <w:ind w:left="720" w:hanging="720"/>
          </w:pPr>
        </w:pPrChange>
      </w:pPr>
      <w:r w:rsidRPr="007157CB">
        <w:rPr>
          <w:rFonts w:ascii="Arial" w:hAnsi="Arial" w:cs="Arial"/>
          <w:sz w:val="22"/>
          <w:szCs w:val="22"/>
          <w:rPrChange w:id="9129" w:author="CopyEditor AI" w:date="2026-10-18T04:55:09+11:00">
            <w:rPr/>
          </w:rPrChange>
        </w:rPr>
        <w:t>Ward, G., &amp; Tan, L. (2019). Control processes in short-term storage: Retrieval strategies in immediate recall depend upon the number of words to be recalled. </w:t>
      </w:r>
      <w:r w:rsidRPr="007157CB">
        <w:rPr>
          <w:i/>
          <w:iCs/>
          <w:rFonts w:ascii="Arial" w:hAnsi="Arial" w:cs="Arial"/>
          <w:sz w:val="22"/>
          <w:szCs w:val="22"/>
          <w:rPrChange w:id="9130" w:author="CopyEditor AI" w:date="2026-10-18T04:55:09+11:00">
            <w:rPr>
              <w:i/>
              <w:iCs/>
            </w:rPr>
          </w:rPrChange>
        </w:rPr>
        <w:t>Memory &amp; Cognition</w:t>
      </w:r>
      <w:r w:rsidRPr="007157CB">
        <w:rPr>
          <w:rFonts w:ascii="Arial" w:hAnsi="Arial" w:cs="Arial"/>
          <w:sz w:val="22"/>
          <w:szCs w:val="22"/>
          <w:rPrChange w:id="9131" w:author="CopyEditor AI" w:date="2026-10-18T04:55:09+11:00">
            <w:rPr/>
          </w:rPrChange>
        </w:rPr>
        <w:t>, </w:t>
      </w:r>
      <w:r w:rsidRPr="007157CB">
        <w:rPr>
          <w:i/>
          <w:iCs/>
          <w:rFonts w:ascii="Arial" w:hAnsi="Arial" w:cs="Arial"/>
          <w:sz w:val="22"/>
          <w:szCs w:val="22"/>
          <w:rPrChange w:id="9132" w:author="CopyEditor AI" w:date="2026-10-18T04:55:09+11:00">
            <w:rPr>
              <w:i/>
              <w:iCs/>
            </w:rPr>
          </w:rPrChange>
        </w:rPr>
        <w:t>47</w:t>
      </w:r>
      <w:r w:rsidRPr="007157CB">
        <w:rPr>
          <w:rFonts w:ascii="Arial" w:hAnsi="Arial" w:cs="Arial"/>
          <w:sz w:val="22"/>
          <w:szCs w:val="22"/>
          <w:rPrChange w:id="9133" w:author="CopyEditor AI" w:date="2026-10-18T04:55:09+11:00">
            <w:rPr/>
          </w:rPrChange>
        </w:rPr>
        <w:t>(4), 658–682. </w:t>
      </w:r>
      <w:hyperlink r:id="rId29" w:tgtFrame="_blank" w:history="1">
        <w:r w:rsidRPr="007157CB">
          <w:rPr>
            <w:u w:val="single"/>
            <w:rFonts w:ascii="Arial" w:hAnsi="Arial" w:cs="Arial"/>
            <w:sz w:val="22"/>
            <w:szCs w:val="22"/>
            <w:rPrChange w:id="9134" w:author="CopyEditor AI" w:date="2026-10-18T04:55:09+11:00">
              <w:rPr>
                <w:u w:val="single"/>
              </w:rPr>
            </w:rPrChange>
          </w:rPr>
          <w:t>https://doi.org/10.3758/s13421-018-0891-8</w:t>
        </w:r>
      </w:hyperlink>
    </w:p>
    <w:p w14:paraId="5B4601CA" w14:textId="5BE25939" w:rsidR="00E773F1" w:rsidRPr="007157CB" w:rsidRDefault="00E773F1" w:rsidP="00096D29">
      <w:pPr>
        <w:pStyle w:val="APA7ReferenceListEntry"/>
        <w:ind w:left="720" w:hanging="720"/>
        <w:rPr/>
        <w:pPrChange w:id="5022" w:author="CopyEditor AI" w:date="2026-10-18T04:55:09+11:00">
          <w:pPr>
            <w:ind w:left="720" w:hanging="720"/>
            <w:rPr/>
          </w:pPr>
        </w:pPrChange>
      </w:pPr>
      <w:r w:rsidRPr="007157CB">
        <w:rPr>
          <w:rFonts w:ascii="Arial" w:hAnsi="Arial" w:cs="Arial"/>
          <w:sz w:val="22"/>
          <w:szCs w:val="22"/>
          <w:rPrChange w:id="9135" w:author="CopyEditor AI" w:date="2026-10-18T04:55:09+11:00">
            <w:rPr/>
          </w:rPrChange>
        </w:rPr>
        <w:t>Zhu, B., Chen, C., Loftus, E. F., Lin, C., &amp; Dong, Q. (2013). The relationship between DRM and misinformation false memories. </w:t>
      </w:r>
      <w:r w:rsidRPr="007157CB">
        <w:rPr>
          <w:i/>
          <w:iCs/>
          <w:rFonts w:ascii="Arial" w:hAnsi="Arial" w:cs="Arial"/>
          <w:sz w:val="22"/>
          <w:szCs w:val="22"/>
          <w:rPrChange w:id="9136" w:author="CopyEditor AI" w:date="2026-10-18T04:55:09+11:00">
            <w:rPr>
              <w:i/>
              <w:iCs/>
            </w:rPr>
          </w:rPrChange>
        </w:rPr>
        <w:t>Memory &amp; Cognition</w:t>
      </w:r>
      <w:r w:rsidRPr="007157CB">
        <w:rPr>
          <w:rFonts w:ascii="Arial" w:hAnsi="Arial" w:cs="Arial"/>
          <w:sz w:val="22"/>
          <w:szCs w:val="22"/>
          <w:rPrChange w:id="9137" w:author="CopyEditor AI" w:date="2026-10-18T04:55:09+11:00">
            <w:rPr/>
          </w:rPrChange>
        </w:rPr>
        <w:t>, </w:t>
      </w:r>
      <w:r w:rsidRPr="007157CB">
        <w:rPr>
          <w:i/>
          <w:iCs/>
          <w:rFonts w:ascii="Arial" w:hAnsi="Arial" w:cs="Arial"/>
          <w:sz w:val="22"/>
          <w:szCs w:val="22"/>
          <w:rPrChange w:id="9138" w:author="CopyEditor AI" w:date="2026-10-18T04:55:09+11:00">
            <w:rPr>
              <w:i/>
              <w:iCs/>
            </w:rPr>
          </w:rPrChange>
        </w:rPr>
        <w:t>41</w:t>
      </w:r>
      <w:r w:rsidRPr="007157CB">
        <w:rPr>
          <w:rFonts w:ascii="Arial" w:hAnsi="Arial" w:cs="Arial"/>
          <w:sz w:val="22"/>
          <w:szCs w:val="22"/>
          <w:rPrChange w:id="9139" w:author="CopyEditor AI" w:date="2026-10-18T04:55:09+11:00">
            <w:rPr/>
          </w:rPrChange>
        </w:rPr>
        <w:t xml:space="preserve">(6), 832–838. </w:t>
      </w:r>
      <w:hyperlink r:id="rId30" w:history="1">
        <w:r w:rsidR="004C50FB" w:rsidRPr="007157CB">
          <w:rPr>
            <w:rStyle w:val="Hyperlink"/>
            <w:rFonts w:ascii="Arial" w:hAnsi="Arial" w:cs="Arial"/>
            <w:sz w:val="22"/>
            <w:szCs w:val="22"/>
            <w:rPrChange w:id="9140" w:author="CopyEditor AI" w:date="2026-10-18T04:55:09+11:00">
              <w:rPr>
                <w:rStyle w:val="Hyperlink"/>
              </w:rPr>
            </w:rPrChange>
          </w:rPr>
          <w:t>https://doi.org/10.3758/s13421-013-0300-2</w:t>
        </w:r>
      </w:hyperlink>
    </w:p>
    <w:p w14:paraId="731DCF28" w14:textId="6C0E99E7" w:rsidR="00EE5DA0" w:rsidRPr="007157CB" w:rsidRDefault="00EE5DA0" w:rsidP="007157CB">
      <w:pPr>
        <w:pStyle w:val="APA7ReferenceListEntry"/>
        <w:pPrChange w:id="5023" w:author="CopyEditor AI" w:date="2026-10-18T04:55:09+11:00">
          <w:pPr>
            <w:pStyle w:val="Heading1"/>
          </w:pPr>
        </w:pPrChange>
      </w:pPr>
      <w:commentRangeStart w:id="50"/>
      <w:r w:rsidRPr="007157CB">
        <w:rPr>
          <w:rFonts w:ascii="Arial" w:hAnsi="Arial" w:cs="Arial"/>
          <w:sz w:val="22"/>
          <w:szCs w:val="22"/>
          <w:rPrChange w:id="9141" w:author="CopyEditor AI" w:date="2026-10-18T04:55:09+11:00">
            <w:rPr/>
          </w:rPrChange>
        </w:rPr>
        <w:lastRenderedPageBreak/>
        <w:t>A</w:t>
      </w:r>
      <w:r w:rsidR="009423FE" w:rsidRPr="007157CB">
        <w:rPr>
          <w:rFonts w:ascii="Arial" w:hAnsi="Arial" w:cs="Arial"/>
          <w:sz w:val="22"/>
          <w:szCs w:val="22"/>
          <w:rPrChange w:id="9142" w:author="CopyEditor AI" w:date="2026-10-18T04:55:09+11:00">
            <w:rPr/>
          </w:rPrChange>
        </w:rPr>
        <w:t>ppendix</w:t>
      </w:r>
      <w:r w:rsidRPr="007157CB">
        <w:rPr>
          <w:rFonts w:ascii="Arial" w:hAnsi="Arial" w:cs="Arial"/>
          <w:sz w:val="22"/>
          <w:szCs w:val="22"/>
          <w:rPrChange w:id="9143" w:author="CopyEditor AI" w:date="2026-10-18T04:55:09+11:00">
            <w:rPr/>
          </w:rPrChange>
        </w:rPr>
        <w:t xml:space="preserve"> A</w:t>
      </w:r>
      <w:commentRangeEnd w:id="50"/>
      <w:r>
        <w:rPr>
          <w:rStyle w:val="CommentReference"/>
        </w:rPr>
        <w:commentReference w:id="50"/>
      </w:r>
    </w:p>
    <w:p w14:paraId="59A13674" w14:textId="10B74607" w:rsidR="00EE5DA0" w:rsidRPr="007157CB" w:rsidRDefault="00EE5DA0" w:rsidP="007157CB">
      <w:pPr>
        <w:pStyle w:val="APA7ReferenceListEntry"/>
        <w:pPrChange w:id="5024" w:author="CopyEditor AI" w:date="2026-10-18T04:55:09+11:00">
          <w:pPr>
            <w:pStyle w:val="Heading1"/>
          </w:pPr>
        </w:pPrChange>
      </w:pPr>
      <w:r w:rsidRPr="007157CB">
        <w:rPr>
          <w:rFonts w:ascii="Arial" w:hAnsi="Arial" w:cs="Arial"/>
          <w:sz w:val="22"/>
          <w:szCs w:val="22"/>
          <w:rPrChange w:id="9144" w:author="CopyEditor AI" w:date="2026-10-18T04:55:09+11:00">
            <w:rPr/>
          </w:rPrChange>
        </w:rPr>
        <w:t xml:space="preserve">Critical Targets </w:t>
      </w:r>
      <w:r w:rsidR="00096D29" w:rsidRPr="007157CB">
        <w:rPr>
          <w:rFonts w:ascii="Arial" w:hAnsi="Arial" w:cs="Arial"/>
          <w:sz w:val="22"/>
          <w:szCs w:val="22"/>
          <w:rPrChange w:id="9145" w:author="CopyEditor AI" w:date="2026-10-18T04:55:09+11:00">
            <w:rPr/>
          </w:rPrChange>
        </w:rPr>
        <w:t>i</w:t>
      </w:r>
      <w:r w:rsidR="0016424B" w:rsidRPr="007157CB">
        <w:rPr>
          <w:rFonts w:ascii="Arial" w:hAnsi="Arial" w:cs="Arial"/>
          <w:sz w:val="22"/>
          <w:szCs w:val="22"/>
          <w:rPrChange w:id="9146" w:author="CopyEditor AI" w:date="2026-10-18T04:55:09+11:00">
            <w:rPr/>
          </w:rPrChange>
        </w:rPr>
        <w:t>n</w:t>
      </w:r>
      <w:r w:rsidR="006A05F0" w:rsidRPr="007157CB">
        <w:t xml:space="preserve"> </w:t>
      </w:r>
      <w:r w:rsidRPr="007157CB">
        <w:rPr>
          <w:rFonts w:ascii="Arial" w:hAnsi="Arial" w:cs="Arial"/>
          <w:sz w:val="22"/>
          <w:szCs w:val="22"/>
          <w:rPrChange w:id="9147" w:author="CopyEditor AI" w:date="2026-10-18T04:55:09+11:00">
            <w:rPr/>
          </w:rPrChange>
        </w:rPr>
        <w:t>List Items 1 to 15</w:t>
      </w:r>
    </w:p>
    <w:p w14:paraId="18B2E2F9" w14:textId="77777777" w:rsidR="00EE5DA0" w:rsidRPr="007157CB" w:rsidRDefault="00EE5DA0" w:rsidP="007157CB">
      <w:pPr>
        <w:pStyle w:val="APA7ReferenceListEntry"/>
        <w:numPr>
          <w:ilvl w:val="0"/>
          <w:numId w:val="4"/>
        </w:numPr>
        <w:pPrChange w:id="5025" w:author="CopyEditor AI" w:date="2026-10-18T04:55:09+11:00">
          <w:pPr>
            <w:pStyle w:val="ListParagraph"/>
            <w:numPr>
              <w:ilvl w:val="0"/>
              <w:numId w:val="4"/>
            </w:numPr>
          </w:pPr>
        </w:pPrChange>
      </w:pPr>
      <w:r w:rsidRPr="007157CB">
        <w:rPr>
          <w:b/>
          <w:bCs/>
          <w:rFonts w:ascii="Arial" w:hAnsi="Arial" w:cs="Arial"/>
          <w:sz w:val="22"/>
          <w:szCs w:val="22"/>
          <w:rPrChange w:id="9148" w:author="CopyEditor AI" w:date="2026-10-18T04:55:09+11:00">
            <w:rPr>
              <w:b/>
              <w:bCs/>
            </w:rPr>
          </w:rPrChange>
        </w:rPr>
        <w:t>Sleep</w:t>
      </w:r>
      <w:r w:rsidRPr="007157CB">
        <w:rPr>
          <w:rFonts w:ascii="Arial" w:hAnsi="Arial" w:cs="Arial"/>
          <w:sz w:val="22"/>
          <w:szCs w:val="22"/>
          <w:rPrChange w:id="9149" w:author="CopyEditor AI" w:date="2026-10-18T04:55:09+11:00">
            <w:rPr/>
          </w:rPrChange>
        </w:rPr>
        <w:t>: bed, rest, awake, tired, dream, wake, snooze, blanket, doze, slumber, snore, nap, peace, yawn, drowsy</w:t>
      </w:r>
    </w:p>
    <w:p w14:paraId="21BA3457" w14:textId="77777777" w:rsidR="00EE5DA0" w:rsidRPr="007157CB" w:rsidRDefault="00EE5DA0" w:rsidP="007157CB">
      <w:pPr>
        <w:pStyle w:val="APA7ReferenceListEntry"/>
        <w:numPr>
          <w:ilvl w:val="0"/>
          <w:numId w:val="4"/>
        </w:numPr>
        <w:pPrChange w:id="5026" w:author="CopyEditor AI" w:date="2026-10-18T04:55:09+11:00">
          <w:pPr>
            <w:pStyle w:val="ListParagraph"/>
            <w:numPr>
              <w:ilvl w:val="0"/>
              <w:numId w:val="4"/>
            </w:numPr>
          </w:pPr>
        </w:pPrChange>
      </w:pPr>
      <w:r w:rsidRPr="007157CB">
        <w:rPr>
          <w:b/>
          <w:bCs/>
          <w:rFonts w:ascii="Arial" w:hAnsi="Arial" w:cs="Arial"/>
          <w:sz w:val="22"/>
          <w:szCs w:val="22"/>
          <w:rPrChange w:id="9150" w:author="CopyEditor AI" w:date="2026-10-18T04:55:09+11:00">
            <w:rPr>
              <w:b/>
              <w:bCs/>
            </w:rPr>
          </w:rPrChange>
        </w:rPr>
        <w:t>Sweet</w:t>
      </w:r>
      <w:r w:rsidRPr="007157CB">
        <w:rPr>
          <w:rFonts w:ascii="Arial" w:hAnsi="Arial" w:cs="Arial"/>
          <w:sz w:val="22"/>
          <w:szCs w:val="22"/>
          <w:rPrChange w:id="9151" w:author="CopyEditor AI" w:date="2026-10-18T04:55:09+11:00">
            <w:rPr/>
          </w:rPrChange>
        </w:rPr>
        <w:t>: sour, candy, sugar, bitter, good, taste, tooth, nice, honey, soda, chocolate, heart, cake, tart, pie</w:t>
      </w:r>
    </w:p>
    <w:p w14:paraId="7F76A4D3" w14:textId="77777777" w:rsidR="00EE5DA0" w:rsidRPr="007157CB" w:rsidRDefault="00EE5DA0" w:rsidP="007157CB">
      <w:pPr>
        <w:pStyle w:val="APA7ReferenceListEntry"/>
        <w:numPr>
          <w:ilvl w:val="0"/>
          <w:numId w:val="4"/>
        </w:numPr>
        <w:pPrChange w:id="5027" w:author="CopyEditor AI" w:date="2026-10-18T04:55:09+11:00">
          <w:pPr>
            <w:pStyle w:val="ListParagraph"/>
            <w:numPr>
              <w:ilvl w:val="0"/>
              <w:numId w:val="4"/>
            </w:numPr>
          </w:pPr>
        </w:pPrChange>
      </w:pPr>
      <w:r w:rsidRPr="007157CB">
        <w:rPr>
          <w:b/>
          <w:bCs/>
          <w:rFonts w:ascii="Arial" w:hAnsi="Arial" w:cs="Arial"/>
          <w:sz w:val="22"/>
          <w:szCs w:val="22"/>
          <w:rPrChange w:id="9152" w:author="CopyEditor AI" w:date="2026-10-18T04:55:09+11:00">
            <w:rPr>
              <w:b/>
              <w:bCs/>
            </w:rPr>
          </w:rPrChange>
        </w:rPr>
        <w:t>Doctor</w:t>
      </w:r>
      <w:r w:rsidRPr="007157CB">
        <w:rPr>
          <w:rFonts w:ascii="Arial" w:hAnsi="Arial" w:cs="Arial"/>
          <w:sz w:val="22"/>
          <w:szCs w:val="22"/>
          <w:rPrChange w:id="9153" w:author="CopyEditor AI" w:date="2026-10-18T04:55:09+11:00">
            <w:rPr/>
          </w:rPrChange>
        </w:rPr>
        <w:t>: nurse, sick, lawyer, medicine, health, hospital, dentist, physician, ill, patient, office, stethoscope, surgeon, clinic, cure</w:t>
      </w:r>
    </w:p>
    <w:p w14:paraId="059E2DD7" w14:textId="77777777" w:rsidR="00EE5DA0" w:rsidRPr="007157CB" w:rsidRDefault="00EE5DA0" w:rsidP="007157CB">
      <w:pPr>
        <w:pStyle w:val="APA7ReferenceListEntry"/>
        <w:numPr>
          <w:ilvl w:val="0"/>
          <w:numId w:val="4"/>
        </w:numPr>
        <w:pPrChange w:id="5028" w:author="CopyEditor AI" w:date="2026-10-18T04:55:09+11:00">
          <w:pPr>
            <w:pStyle w:val="ListParagraph"/>
            <w:numPr>
              <w:ilvl w:val="0"/>
              <w:numId w:val="4"/>
            </w:numPr>
          </w:pPr>
        </w:pPrChange>
      </w:pPr>
      <w:r w:rsidRPr="007157CB">
        <w:rPr>
          <w:b/>
          <w:bCs/>
          <w:rFonts w:ascii="Arial" w:hAnsi="Arial" w:cs="Arial"/>
          <w:sz w:val="22"/>
          <w:szCs w:val="22"/>
          <w:rPrChange w:id="9154" w:author="CopyEditor AI" w:date="2026-10-18T04:55:09+11:00">
            <w:rPr>
              <w:b/>
              <w:bCs/>
            </w:rPr>
          </w:rPrChange>
        </w:rPr>
        <w:t>Chair</w:t>
      </w:r>
      <w:r w:rsidRPr="007157CB">
        <w:rPr>
          <w:rFonts w:ascii="Arial" w:hAnsi="Arial" w:cs="Arial"/>
          <w:sz w:val="22"/>
          <w:szCs w:val="22"/>
          <w:rPrChange w:id="9155" w:author="CopyEditor AI" w:date="2026-10-18T04:55:09+11:00">
            <w:rPr/>
          </w:rPrChange>
        </w:rPr>
        <w:t>: table, sit, legs, seat, couch, desk, recliner, sofa, wood, cushion, swivel, stool, sitting, rocking, bench</w:t>
      </w:r>
    </w:p>
    <w:p w14:paraId="205135E6" w14:textId="77777777" w:rsidR="00EE5DA0" w:rsidRPr="007157CB" w:rsidRDefault="00EE5DA0" w:rsidP="007157CB">
      <w:pPr>
        <w:pStyle w:val="APA7ReferenceListEntry"/>
        <w:numPr>
          <w:ilvl w:val="0"/>
          <w:numId w:val="4"/>
        </w:numPr>
        <w:pPrChange w:id="5029" w:author="CopyEditor AI" w:date="2026-10-18T04:55:09+11:00">
          <w:pPr>
            <w:pStyle w:val="ListParagraph"/>
            <w:numPr>
              <w:ilvl w:val="0"/>
              <w:numId w:val="4"/>
            </w:numPr>
          </w:pPr>
        </w:pPrChange>
      </w:pPr>
      <w:r w:rsidRPr="007157CB">
        <w:rPr>
          <w:b/>
          <w:bCs/>
          <w:rFonts w:ascii="Arial" w:hAnsi="Arial" w:cs="Arial"/>
          <w:sz w:val="22"/>
          <w:szCs w:val="22"/>
          <w:rPrChange w:id="9156" w:author="CopyEditor AI" w:date="2026-10-18T04:55:09+11:00">
            <w:rPr>
              <w:b/>
              <w:bCs/>
            </w:rPr>
          </w:rPrChange>
        </w:rPr>
        <w:t>Window</w:t>
      </w:r>
      <w:r w:rsidRPr="007157CB">
        <w:rPr>
          <w:rFonts w:ascii="Arial" w:hAnsi="Arial" w:cs="Arial"/>
          <w:sz w:val="22"/>
          <w:szCs w:val="22"/>
          <w:rPrChange w:id="9157" w:author="CopyEditor AI" w:date="2026-10-18T04:55:09+11:00">
            <w:rPr/>
          </w:rPrChange>
        </w:rPr>
        <w:t>: door, glass, pane, shade, ledge, sill, house, open, curtain, frame, view, breeze, sash, screen, shutter</w:t>
      </w:r>
    </w:p>
    <w:p w14:paraId="668D7326" w14:textId="77777777" w:rsidR="00EE5DA0" w:rsidRPr="007157CB" w:rsidRDefault="00EE5DA0" w:rsidP="007157CB">
      <w:pPr>
        <w:pStyle w:val="APA7ReferenceListEntry"/>
        <w:numPr>
          <w:ilvl w:val="0"/>
          <w:numId w:val="4"/>
        </w:numPr>
        <w:pPrChange w:id="5030" w:author="CopyEditor AI" w:date="2026-10-18T04:55:09+11:00">
          <w:pPr>
            <w:pStyle w:val="ListParagraph"/>
            <w:numPr>
              <w:ilvl w:val="0"/>
              <w:numId w:val="4"/>
            </w:numPr>
          </w:pPr>
        </w:pPrChange>
      </w:pPr>
      <w:r w:rsidRPr="007157CB">
        <w:rPr>
          <w:b/>
          <w:bCs/>
          <w:rFonts w:ascii="Arial" w:hAnsi="Arial" w:cs="Arial"/>
          <w:sz w:val="22"/>
          <w:szCs w:val="22"/>
          <w:rPrChange w:id="9158" w:author="CopyEditor AI" w:date="2026-10-18T04:55:09+11:00">
            <w:rPr>
              <w:b/>
              <w:bCs/>
            </w:rPr>
          </w:rPrChange>
        </w:rPr>
        <w:t>Smell</w:t>
      </w:r>
      <w:r w:rsidRPr="007157CB">
        <w:rPr>
          <w:rFonts w:ascii="Arial" w:hAnsi="Arial" w:cs="Arial"/>
          <w:sz w:val="22"/>
          <w:szCs w:val="22"/>
          <w:rPrChange w:id="9159" w:author="CopyEditor AI" w:date="2026-10-18T04:55:09+11:00">
            <w:rPr/>
          </w:rPrChange>
        </w:rPr>
        <w:t>: nose, breathe, sniff, aroma, hear, see, nostril, whiff, scent, reek, stench, fragrance, perfume, salts, rose</w:t>
      </w:r>
    </w:p>
    <w:p w14:paraId="71B992C4" w14:textId="245FB5F6" w:rsidR="00EE5DA0" w:rsidRPr="007157CB" w:rsidRDefault="00EE5DA0" w:rsidP="007157CB">
      <w:pPr>
        <w:pStyle w:val="APA7ReferenceListEntry"/>
        <w:pPrChange w:id="5031" w:author="CopyEditor AI" w:date="2026-10-18T04:55:09+11:00">
          <w:pPr>
            <w:pStyle w:val="Heading1"/>
          </w:pPr>
        </w:pPrChange>
      </w:pPr>
      <w:r w:rsidRPr="007157CB">
        <w:rPr>
          <w:rFonts w:ascii="Arial" w:hAnsi="Arial" w:cs="Arial"/>
          <w:sz w:val="22"/>
          <w:szCs w:val="22"/>
          <w:rPrChange w:id="9160" w:author="CopyEditor AI" w:date="2026-10-18T04:55:09+11:00">
            <w:rPr/>
          </w:rPrChange>
        </w:rPr>
        <w:lastRenderedPageBreak/>
        <w:t>A</w:t>
      </w:r>
      <w:r w:rsidR="009423FE" w:rsidRPr="007157CB">
        <w:rPr>
          <w:rFonts w:ascii="Arial" w:hAnsi="Arial" w:cs="Arial"/>
          <w:sz w:val="22"/>
          <w:szCs w:val="22"/>
          <w:rPrChange w:id="9161" w:author="CopyEditor AI" w:date="2026-10-18T04:55:09+11:00">
            <w:rPr/>
          </w:rPrChange>
        </w:rPr>
        <w:t>ppendix</w:t>
      </w:r>
      <w:r w:rsidRPr="007157CB">
        <w:rPr>
          <w:rFonts w:ascii="Arial" w:hAnsi="Arial" w:cs="Arial"/>
          <w:sz w:val="22"/>
          <w:szCs w:val="22"/>
          <w:rPrChange w:id="9162" w:author="CopyEditor AI" w:date="2026-10-18T04:55:09+11:00">
            <w:rPr/>
          </w:rPrChange>
        </w:rPr>
        <w:t xml:space="preserve"> B</w:t>
      </w:r>
    </w:p>
    <w:p w14:paraId="0CD17128" w14:textId="77777777" w:rsidR="006A05F0" w:rsidRPr="007157CB" w:rsidRDefault="006A05F0" w:rsidP="007157CB">
      <w:pPr>
        <w:pStyle w:val="APA7ReferenceListEntry"/>
        <w:pPrChange w:id="5032" w:author="CopyEditor AI" w:date="2026-10-18T04:55:09+11:00">
          <w:pPr>
            <w:pStyle w:val="Heading1"/>
          </w:pPr>
        </w:pPrChange>
      </w:pPr>
      <w:r w:rsidRPr="007157CB">
        <w:rPr>
          <w:rFonts w:ascii="Arial" w:hAnsi="Arial" w:cs="Arial"/>
          <w:sz w:val="22"/>
          <w:szCs w:val="22"/>
          <w:rPrChange w:id="9163" w:author="CopyEditor AI" w:date="2026-10-18T04:55:09+11:00">
            <w:rPr/>
          </w:rPrChange>
        </w:rPr>
        <w:t>Narratives</w:t>
      </w:r>
    </w:p>
    <w:p w14:paraId="77405B04" w14:textId="7D9A3ADD" w:rsidR="00EE5DA0" w:rsidRPr="007157CB" w:rsidRDefault="00EE5DA0" w:rsidP="00096D29">
      <w:pPr>
        <w:pStyle w:val="APA7ReferenceListEntry"/>
        <w:pPrChange w:id="5033" w:author="CopyEditor AI" w:date="2026-10-18T04:55:09+11:00">
          <w:pPr>
            <w:pStyle w:val="Heading2"/>
          </w:pPr>
        </w:pPrChange>
      </w:pPr>
      <w:r w:rsidRPr="007157CB">
        <w:rPr>
          <w:rFonts w:ascii="Arial" w:hAnsi="Arial" w:cs="Arial"/>
          <w:sz w:val="22"/>
          <w:szCs w:val="22"/>
          <w:rPrChange w:id="9164" w:author="CopyEditor AI" w:date="2026-10-18T04:55:09+11:00">
            <w:rPr/>
          </w:rPrChange>
        </w:rPr>
        <w:t>Narratives (Narrative Group)</w:t>
      </w:r>
    </w:p>
    <w:p w14:paraId="7AF0A55B" w14:textId="77777777" w:rsidR="00EE5DA0" w:rsidRPr="007157CB" w:rsidRDefault="00EE5DA0" w:rsidP="00096D29">
      <w:pPr>
        <w:pStyle w:val="APA7ReferenceListEntry"/>
        <w:numPr>
          <w:ilvl w:val="0"/>
          <w:numId w:val="1"/>
        </w:numPr>
        <w:pPrChange w:id="5034" w:author="CopyEditor AI" w:date="2026-10-18T04:55:09+11:00">
          <w:pPr>
            <w:pStyle w:val="ListParagraph"/>
            <w:numPr>
              <w:ilvl w:val="0"/>
              <w:numId w:val="1"/>
            </w:numPr>
          </w:pPr>
        </w:pPrChange>
      </w:pPr>
      <w:r w:rsidRPr="007157CB">
        <w:rPr>
          <w:rFonts w:ascii="Arial" w:hAnsi="Arial" w:cs="Arial"/>
          <w:sz w:val="22"/>
          <w:szCs w:val="22"/>
          <w:rPrChange w:id="9165" w:author="CopyEditor AI" w:date="2026-10-18T04:55:09+11:00">
            <w:rPr/>
          </w:rPrChange>
        </w:rPr>
        <w:t>Olivia needs to rest so she climbs into bed. After a big yawn she covers up with a blanket and becomes drowsy. A few minutes later she is having a dream.</w:t>
      </w:r>
    </w:p>
    <w:p w14:paraId="7D048C77" w14:textId="77777777" w:rsidR="00EE5DA0" w:rsidRPr="007157CB" w:rsidRDefault="00EE5DA0" w:rsidP="00096D29">
      <w:pPr>
        <w:pStyle w:val="APA7ReferenceListEntry"/>
        <w:numPr>
          <w:ilvl w:val="0"/>
          <w:numId w:val="1"/>
        </w:numPr>
        <w:pPrChange w:id="5035" w:author="CopyEditor AI" w:date="2026-10-18T04:55:09+11:00">
          <w:pPr>
            <w:pStyle w:val="ListParagraph"/>
            <w:numPr>
              <w:ilvl w:val="0"/>
              <w:numId w:val="1"/>
            </w:numPr>
          </w:pPr>
        </w:pPrChange>
      </w:pPr>
      <w:r w:rsidRPr="007157CB">
        <w:rPr>
          <w:rFonts w:ascii="Arial" w:hAnsi="Arial" w:cs="Arial"/>
          <w:sz w:val="22"/>
          <w:szCs w:val="22"/>
          <w:rPrChange w:id="9166" w:author="CopyEditor AI" w:date="2026-10-18T04:55:09+11:00">
            <w:rPr/>
          </w:rPrChange>
        </w:rPr>
        <w:t xml:space="preserve">Olivia enjoys </w:t>
      </w:r>
      <w:proofErr w:type="gramStart"/>
      <w:r w:rsidRPr="007157CB">
        <w:rPr>
          <w:rFonts w:ascii="Arial" w:hAnsi="Arial" w:cs="Arial"/>
          <w:sz w:val="22"/>
          <w:szCs w:val="22"/>
          <w:rPrChange w:id="9167" w:author="CopyEditor AI" w:date="2026-10-18T04:55:09+11:00">
            <w:rPr/>
          </w:rPrChange>
        </w:rPr>
        <w:t>the tart</w:t>
      </w:r>
      <w:proofErr w:type="gramEnd"/>
      <w:r w:rsidRPr="007157CB">
        <w:rPr>
          <w:rFonts w:ascii="Arial" w:hAnsi="Arial" w:cs="Arial"/>
          <w:sz w:val="22"/>
          <w:szCs w:val="22"/>
          <w:rPrChange w:id="9168" w:author="CopyEditor AI" w:date="2026-10-18T04:55:09+11:00">
            <w:rPr/>
          </w:rPrChange>
        </w:rPr>
        <w:t xml:space="preserve"> flavor of sour candy. She decides to bake a pie for her friend who does not enjoy the same tastes as herself. She hopes the pie will be good.</w:t>
      </w:r>
    </w:p>
    <w:p w14:paraId="328DAD8A" w14:textId="77777777" w:rsidR="00EE5DA0" w:rsidRPr="007157CB" w:rsidRDefault="00EE5DA0" w:rsidP="00096D29">
      <w:pPr>
        <w:pStyle w:val="APA7ReferenceListEntry"/>
        <w:numPr>
          <w:ilvl w:val="0"/>
          <w:numId w:val="1"/>
        </w:numPr>
        <w:pPrChange w:id="5036" w:author="CopyEditor AI" w:date="2026-10-18T04:55:09+11:00">
          <w:pPr>
            <w:pStyle w:val="ListParagraph"/>
            <w:numPr>
              <w:ilvl w:val="0"/>
              <w:numId w:val="1"/>
            </w:numPr>
          </w:pPr>
        </w:pPrChange>
      </w:pPr>
      <w:r w:rsidRPr="007157CB">
        <w:rPr>
          <w:rFonts w:ascii="Arial" w:hAnsi="Arial" w:cs="Arial"/>
          <w:sz w:val="22"/>
          <w:szCs w:val="22"/>
          <w:rPrChange w:id="9169" w:author="CopyEditor AI" w:date="2026-10-18T04:55:09+11:00">
            <w:rPr/>
          </w:rPrChange>
        </w:rPr>
        <w:t xml:space="preserve">Olivia is a nurse at Bedrock Hospital. She works alongside others to cure sick patients with </w:t>
      </w:r>
      <w:proofErr w:type="gramStart"/>
      <w:r w:rsidRPr="007157CB">
        <w:rPr>
          <w:rFonts w:ascii="Arial" w:hAnsi="Arial" w:cs="Arial"/>
          <w:sz w:val="22"/>
          <w:szCs w:val="22"/>
          <w:rPrChange w:id="9170" w:author="CopyEditor AI" w:date="2026-10-18T04:55:09+11:00">
            <w:rPr/>
          </w:rPrChange>
        </w:rPr>
        <w:t>tuberculosis</w:t>
      </w:r>
      <w:proofErr w:type="gramEnd"/>
      <w:r w:rsidRPr="007157CB">
        <w:rPr>
          <w:rFonts w:ascii="Arial" w:hAnsi="Arial" w:cs="Arial"/>
          <w:sz w:val="22"/>
          <w:szCs w:val="22"/>
          <w:rPrChange w:id="9171" w:author="CopyEditor AI" w:date="2026-10-18T04:55:09+11:00">
            <w:rPr/>
          </w:rPrChange>
        </w:rPr>
        <w:t xml:space="preserve"> improving their overall health. She also volunteers at a local clinic in the city.</w:t>
      </w:r>
    </w:p>
    <w:p w14:paraId="004747CD" w14:textId="77777777" w:rsidR="00EE5DA0" w:rsidRPr="007157CB" w:rsidRDefault="00EE5DA0" w:rsidP="00096D29">
      <w:pPr>
        <w:pStyle w:val="APA7ReferenceListEntry"/>
        <w:numPr>
          <w:ilvl w:val="0"/>
          <w:numId w:val="1"/>
        </w:numPr>
        <w:pPrChange w:id="5037" w:author="CopyEditor AI" w:date="2026-10-18T04:55:09+11:00">
          <w:pPr>
            <w:pStyle w:val="ListParagraph"/>
            <w:numPr>
              <w:ilvl w:val="0"/>
              <w:numId w:val="1"/>
            </w:numPr>
          </w:pPr>
        </w:pPrChange>
      </w:pPr>
      <w:r w:rsidRPr="007157CB">
        <w:rPr>
          <w:rFonts w:ascii="Arial" w:hAnsi="Arial" w:cs="Arial"/>
          <w:sz w:val="22"/>
          <w:szCs w:val="22"/>
          <w:rPrChange w:id="9172" w:author="CopyEditor AI" w:date="2026-10-18T04:55:09+11:00">
            <w:rPr/>
          </w:rPrChange>
        </w:rPr>
        <w:t>Olivia wants to purchase a rocking bench made of wood to sit on her front porch. She also wants to purchase cushions for it. She already has a table there.</w:t>
      </w:r>
    </w:p>
    <w:p w14:paraId="499A2D95" w14:textId="77777777" w:rsidR="00EE5DA0" w:rsidRPr="007157CB" w:rsidRDefault="00EE5DA0" w:rsidP="00096D29">
      <w:pPr>
        <w:pStyle w:val="APA7ReferenceListEntry"/>
        <w:numPr>
          <w:ilvl w:val="0"/>
          <w:numId w:val="1"/>
        </w:numPr>
        <w:pPrChange w:id="5038" w:author="CopyEditor AI" w:date="2026-10-18T04:55:09+11:00">
          <w:pPr>
            <w:pStyle w:val="ListParagraph"/>
            <w:numPr>
              <w:ilvl w:val="0"/>
              <w:numId w:val="1"/>
            </w:numPr>
          </w:pPr>
        </w:pPrChange>
      </w:pPr>
      <w:r w:rsidRPr="007157CB">
        <w:rPr>
          <w:rFonts w:ascii="Arial" w:hAnsi="Arial" w:cs="Arial"/>
          <w:sz w:val="22"/>
          <w:szCs w:val="22"/>
          <w:rPrChange w:id="9173" w:author="CopyEditor AI" w:date="2026-10-18T04:55:09+11:00">
            <w:rPr/>
          </w:rPrChange>
        </w:rPr>
        <w:t>Olivia is spring cleaning by scrubbing the glass in her house. She first removes the shutters and the screens. She also washes the curtains and wipes down all the doors.</w:t>
      </w:r>
    </w:p>
    <w:p w14:paraId="3AD38A1E" w14:textId="77777777" w:rsidR="00EE5DA0" w:rsidRPr="007157CB" w:rsidRDefault="00EE5DA0" w:rsidP="00096D29">
      <w:pPr>
        <w:pStyle w:val="APA7ReferenceListEntry"/>
        <w:numPr>
          <w:ilvl w:val="0"/>
          <w:numId w:val="1"/>
        </w:numPr>
        <w:pPrChange w:id="5039" w:author="CopyEditor AI" w:date="2026-10-18T04:55:09+11:00">
          <w:pPr>
            <w:pStyle w:val="ListParagraph"/>
            <w:numPr>
              <w:ilvl w:val="0"/>
              <w:numId w:val="1"/>
            </w:numPr>
          </w:pPr>
        </w:pPrChange>
      </w:pPr>
      <w:r w:rsidRPr="007157CB">
        <w:rPr>
          <w:rFonts w:ascii="Arial" w:hAnsi="Arial" w:cs="Arial"/>
          <w:sz w:val="22"/>
          <w:szCs w:val="22"/>
          <w:rPrChange w:id="9174" w:author="CopyEditor AI" w:date="2026-10-18T04:55:09+11:00">
            <w:rPr/>
          </w:rPrChange>
        </w:rPr>
        <w:t>Olivia likes the candle scents at the local shop. She breathes through her nose and gets a whiff of the rose from a floral candle. She notices bath salts at the shop as well.</w:t>
      </w:r>
    </w:p>
    <w:p w14:paraId="606672B8" w14:textId="4876CB88" w:rsidR="00EE5DA0" w:rsidRPr="007157CB" w:rsidRDefault="00EE5DA0" w:rsidP="00096D29">
      <w:pPr>
        <w:pStyle w:val="APA7ReferenceListEntry"/>
        <w:pPrChange w:id="5040" w:author="CopyEditor AI" w:date="2026-10-18T04:55:09+11:00">
          <w:pPr>
            <w:pStyle w:val="Heading2"/>
          </w:pPr>
        </w:pPrChange>
      </w:pPr>
      <w:r w:rsidRPr="007157CB">
        <w:rPr>
          <w:rFonts w:ascii="Arial" w:hAnsi="Arial" w:cs="Arial"/>
          <w:sz w:val="22"/>
          <w:szCs w:val="22"/>
          <w:rPrChange w:id="9175" w:author="CopyEditor AI" w:date="2026-10-18T04:55:09+11:00">
            <w:rPr/>
          </w:rPrChange>
        </w:rPr>
        <w:t>Narratives (Misinformation Group</w:t>
      </w:r>
      <w:r w:rsidR="0016424B" w:rsidRPr="007157CB">
        <w:rPr>
          <w:rFonts w:ascii="Arial" w:hAnsi="Arial" w:cs="Arial"/>
          <w:sz w:val="22"/>
          <w:szCs w:val="22"/>
          <w:rPrChange w:id="9176" w:author="CopyEditor AI" w:date="2026-10-18T04:55:09+11:00">
            <w:rPr/>
          </w:rPrChange>
        </w:rPr>
        <w:t xml:space="preserve">, </w:t>
      </w:r>
      <w:r w:rsidR="004F1301" w:rsidRPr="007157CB">
        <w:rPr>
          <w:rFonts w:ascii="Arial" w:hAnsi="Arial" w:cs="Arial"/>
          <w:sz w:val="22"/>
          <w:szCs w:val="22"/>
          <w:rPrChange w:id="9177" w:author="CopyEditor AI" w:date="2026-10-18T04:55:09+11:00">
            <w:rPr/>
          </w:rPrChange>
        </w:rPr>
        <w:t>With Critical Target</w:t>
      </w:r>
      <w:r w:rsidR="0016424B" w:rsidRPr="007157CB">
        <w:rPr>
          <w:rFonts w:ascii="Arial" w:hAnsi="Arial" w:cs="Arial"/>
          <w:sz w:val="22"/>
          <w:szCs w:val="22"/>
          <w:rPrChange w:id="9178" w:author="CopyEditor AI" w:date="2026-10-18T04:55:09+11:00">
            <w:rPr/>
          </w:rPrChange>
        </w:rPr>
        <w:t xml:space="preserve"> Words Bolded</w:t>
      </w:r>
      <w:r w:rsidRPr="007157CB">
        <w:rPr>
          <w:rFonts w:ascii="Arial" w:hAnsi="Arial" w:cs="Arial"/>
          <w:sz w:val="22"/>
          <w:szCs w:val="22"/>
          <w:rPrChange w:id="9179" w:author="CopyEditor AI" w:date="2026-10-18T04:55:09+11:00">
            <w:rPr/>
          </w:rPrChange>
        </w:rPr>
        <w:t>)</w:t>
      </w:r>
    </w:p>
    <w:p w14:paraId="554BE42B" w14:textId="77777777" w:rsidR="00EE5DA0" w:rsidRPr="007157CB" w:rsidRDefault="00EE5DA0" w:rsidP="00096D29">
      <w:pPr>
        <w:pStyle w:val="APA7ReferenceListEntry"/>
        <w:numPr>
          <w:ilvl w:val="0"/>
          <w:numId w:val="2"/>
        </w:numPr>
        <w:pPrChange w:id="5041" w:author="CopyEditor AI" w:date="2026-10-18T04:55:09+11:00">
          <w:pPr>
            <w:pStyle w:val="ListParagraph"/>
            <w:numPr>
              <w:ilvl w:val="0"/>
              <w:numId w:val="2"/>
            </w:numPr>
          </w:pPr>
        </w:pPrChange>
      </w:pPr>
      <w:r w:rsidRPr="007157CB">
        <w:rPr>
          <w:rFonts w:ascii="Arial" w:hAnsi="Arial" w:cs="Arial"/>
          <w:sz w:val="22"/>
          <w:szCs w:val="22"/>
          <w:rPrChange w:id="9180" w:author="CopyEditor AI" w:date="2026-10-18T04:55:09+11:00">
            <w:rPr/>
          </w:rPrChange>
        </w:rPr>
        <w:t xml:space="preserve">Olivia needs to rest so she climbs into </w:t>
      </w:r>
      <w:r w:rsidRPr="007157CB">
        <w:rPr>
          <w:b/>
          <w:bCs/>
          <w:rFonts w:ascii="Arial" w:hAnsi="Arial" w:cs="Arial"/>
          <w:sz w:val="22"/>
          <w:szCs w:val="22"/>
          <w:rPrChange w:id="9181" w:author="CopyEditor AI" w:date="2026-10-18T04:55:09+11:00">
            <w:rPr>
              <w:b/>
              <w:bCs/>
            </w:rPr>
          </w:rPrChange>
        </w:rPr>
        <w:t>bed</w:t>
      </w:r>
      <w:r w:rsidRPr="007157CB">
        <w:rPr>
          <w:rFonts w:ascii="Arial" w:hAnsi="Arial" w:cs="Arial"/>
          <w:sz w:val="22"/>
          <w:szCs w:val="22"/>
          <w:rPrChange w:id="9182" w:author="CopyEditor AI" w:date="2026-10-18T04:55:09+11:00">
            <w:rPr/>
          </w:rPrChange>
        </w:rPr>
        <w:t xml:space="preserve"> to sleep. After a big yawn she covers up with a blanket and becomes drowsy. A few minutes later she is having a dream.</w:t>
      </w:r>
    </w:p>
    <w:p w14:paraId="5B7D31F7" w14:textId="2507773B" w:rsidR="00EE5DA0" w:rsidRPr="007157CB" w:rsidRDefault="00EE5DA0" w:rsidP="00096D29">
      <w:pPr>
        <w:pStyle w:val="APA7ReferenceListEntry"/>
        <w:numPr>
          <w:ilvl w:val="0"/>
          <w:numId w:val="2"/>
        </w:numPr>
        <w:pPrChange w:id="5042" w:author="CopyEditor AI" w:date="2026-10-18T04:55:09+11:00">
          <w:pPr>
            <w:pStyle w:val="ListParagraph"/>
            <w:numPr>
              <w:ilvl w:val="0"/>
              <w:numId w:val="2"/>
            </w:numPr>
          </w:pPr>
        </w:pPrChange>
      </w:pPr>
      <w:r w:rsidRPr="007157CB">
        <w:rPr>
          <w:rFonts w:ascii="Arial" w:hAnsi="Arial" w:cs="Arial"/>
          <w:sz w:val="22"/>
          <w:szCs w:val="22"/>
          <w:rPrChange w:id="9183" w:author="CopyEditor AI" w:date="2026-10-18T04:55:09+11:00">
            <w:rPr/>
          </w:rPrChange>
        </w:rPr>
        <w:t xml:space="preserve">Olivia enjoys </w:t>
      </w:r>
      <w:proofErr w:type="gramStart"/>
      <w:r w:rsidRPr="007157CB">
        <w:rPr>
          <w:rFonts w:ascii="Arial" w:hAnsi="Arial" w:cs="Arial"/>
          <w:sz w:val="22"/>
          <w:szCs w:val="22"/>
          <w:rPrChange w:id="9184" w:author="CopyEditor AI" w:date="2026-10-18T04:55:09+11:00">
            <w:rPr/>
          </w:rPrChange>
        </w:rPr>
        <w:t>the tart</w:t>
      </w:r>
      <w:proofErr w:type="gramEnd"/>
      <w:r w:rsidRPr="007157CB">
        <w:rPr>
          <w:rFonts w:ascii="Arial" w:hAnsi="Arial" w:cs="Arial"/>
          <w:sz w:val="22"/>
          <w:szCs w:val="22"/>
          <w:rPrChange w:id="9185" w:author="CopyEditor AI" w:date="2026-10-18T04:55:09+11:00">
            <w:rPr/>
          </w:rPrChange>
        </w:rPr>
        <w:t xml:space="preserve"> flavor</w:t>
      </w:r>
      <w:r w:rsidR="005B5487" w:rsidRPr="007157CB">
        <w:rPr>
          <w:rFonts w:ascii="Arial" w:hAnsi="Arial" w:cs="Arial"/>
          <w:sz w:val="22"/>
          <w:szCs w:val="22"/>
          <w:rPrChange w:id="9186" w:author="CopyEditor AI" w:date="2026-10-18T04:55:09+11:00">
            <w:rPr/>
          </w:rPrChange>
        </w:rPr>
        <w:t xml:space="preserve"> of</w:t>
      </w:r>
      <w:r w:rsidRPr="007157CB">
        <w:rPr>
          <w:rFonts w:ascii="Arial" w:hAnsi="Arial" w:cs="Arial"/>
          <w:sz w:val="22"/>
          <w:szCs w:val="22"/>
          <w:rPrChange w:id="9187" w:author="CopyEditor AI" w:date="2026-10-18T04:55:09+11:00">
            <w:rPr/>
          </w:rPrChange>
        </w:rPr>
        <w:t xml:space="preserve"> sour candy. She decides to bake a </w:t>
      </w:r>
      <w:r w:rsidRPr="007157CB">
        <w:rPr>
          <w:b/>
          <w:bCs/>
          <w:rFonts w:ascii="Arial" w:hAnsi="Arial" w:cs="Arial"/>
          <w:sz w:val="22"/>
          <w:szCs w:val="22"/>
          <w:rPrChange w:id="9188" w:author="CopyEditor AI" w:date="2026-10-18T04:55:09+11:00">
            <w:rPr>
              <w:b/>
              <w:bCs/>
            </w:rPr>
          </w:rPrChange>
        </w:rPr>
        <w:t xml:space="preserve">sweet </w:t>
      </w:r>
      <w:r w:rsidRPr="007157CB">
        <w:rPr>
          <w:rFonts w:ascii="Arial" w:hAnsi="Arial" w:cs="Arial"/>
          <w:sz w:val="22"/>
          <w:szCs w:val="22"/>
          <w:rPrChange w:id="9189" w:author="CopyEditor AI" w:date="2026-10-18T04:55:09+11:00">
            <w:rPr/>
          </w:rPrChange>
        </w:rPr>
        <w:t>pie for her friend who does not enjoy the same tastes as herself. She hopes the pie will be good.</w:t>
      </w:r>
    </w:p>
    <w:p w14:paraId="6CF2C398" w14:textId="77777777" w:rsidR="00EE5DA0" w:rsidRPr="007157CB" w:rsidRDefault="00EE5DA0" w:rsidP="00096D29">
      <w:pPr>
        <w:pStyle w:val="APA7ReferenceListEntry"/>
        <w:numPr>
          <w:ilvl w:val="0"/>
          <w:numId w:val="2"/>
        </w:numPr>
        <w:pPrChange w:id="5043" w:author="CopyEditor AI" w:date="2026-10-18T04:55:09+11:00">
          <w:pPr>
            <w:pStyle w:val="ListParagraph"/>
            <w:numPr>
              <w:ilvl w:val="0"/>
              <w:numId w:val="2"/>
            </w:numPr>
          </w:pPr>
        </w:pPrChange>
      </w:pPr>
      <w:r w:rsidRPr="007157CB">
        <w:rPr>
          <w:rFonts w:ascii="Arial" w:hAnsi="Arial" w:cs="Arial"/>
          <w:sz w:val="22"/>
          <w:szCs w:val="22"/>
          <w:rPrChange w:id="9190" w:author="CopyEditor AI" w:date="2026-10-18T04:55:09+11:00">
            <w:rPr/>
          </w:rPrChange>
        </w:rPr>
        <w:t xml:space="preserve">Olivia is a nurse at Bedrock Hospital. She works alongside </w:t>
      </w:r>
      <w:r w:rsidRPr="007157CB">
        <w:rPr>
          <w:b/>
          <w:bCs/>
          <w:rFonts w:ascii="Arial" w:hAnsi="Arial" w:cs="Arial"/>
          <w:sz w:val="22"/>
          <w:szCs w:val="22"/>
          <w:rPrChange w:id="9191" w:author="CopyEditor AI" w:date="2026-10-18T04:55:09+11:00">
            <w:rPr>
              <w:b/>
              <w:bCs/>
            </w:rPr>
          </w:rPrChange>
        </w:rPr>
        <w:t>doctors</w:t>
      </w:r>
      <w:r w:rsidRPr="007157CB">
        <w:rPr>
          <w:rFonts w:ascii="Arial" w:hAnsi="Arial" w:cs="Arial"/>
          <w:sz w:val="22"/>
          <w:szCs w:val="22"/>
          <w:rPrChange w:id="9192" w:author="CopyEditor AI" w:date="2026-10-18T04:55:09+11:00">
            <w:rPr/>
          </w:rPrChange>
        </w:rPr>
        <w:t xml:space="preserve"> to cure sick patients with </w:t>
      </w:r>
      <w:proofErr w:type="gramStart"/>
      <w:r w:rsidRPr="007157CB">
        <w:rPr>
          <w:rFonts w:ascii="Arial" w:hAnsi="Arial" w:cs="Arial"/>
          <w:sz w:val="22"/>
          <w:szCs w:val="22"/>
          <w:rPrChange w:id="9193" w:author="CopyEditor AI" w:date="2026-10-18T04:55:09+11:00">
            <w:rPr/>
          </w:rPrChange>
        </w:rPr>
        <w:t>tuberculosis</w:t>
      </w:r>
      <w:proofErr w:type="gramEnd"/>
      <w:r w:rsidRPr="007157CB">
        <w:rPr>
          <w:rFonts w:ascii="Arial" w:hAnsi="Arial" w:cs="Arial"/>
          <w:sz w:val="22"/>
          <w:szCs w:val="22"/>
          <w:rPrChange w:id="9194" w:author="CopyEditor AI" w:date="2026-10-18T04:55:09+11:00">
            <w:rPr/>
          </w:rPrChange>
        </w:rPr>
        <w:t xml:space="preserve"> improving their overall health. She also volunteers at a local clinic in the city.</w:t>
      </w:r>
    </w:p>
    <w:p w14:paraId="38468984" w14:textId="77777777" w:rsidR="00EE5DA0" w:rsidRPr="007157CB" w:rsidRDefault="00EE5DA0" w:rsidP="00096D29">
      <w:pPr>
        <w:pStyle w:val="APA7ReferenceListEntry"/>
        <w:numPr>
          <w:ilvl w:val="0"/>
          <w:numId w:val="2"/>
        </w:numPr>
        <w:pPrChange w:id="5044" w:author="CopyEditor AI" w:date="2026-10-18T04:55:09+11:00">
          <w:pPr>
            <w:pStyle w:val="ListParagraph"/>
            <w:numPr>
              <w:ilvl w:val="0"/>
              <w:numId w:val="2"/>
            </w:numPr>
          </w:pPr>
        </w:pPrChange>
      </w:pPr>
      <w:r w:rsidRPr="007157CB">
        <w:rPr>
          <w:rFonts w:ascii="Arial" w:hAnsi="Arial" w:cs="Arial"/>
          <w:sz w:val="22"/>
          <w:szCs w:val="22"/>
          <w:rPrChange w:id="9195" w:author="CopyEditor AI" w:date="2026-10-18T04:55:09+11:00">
            <w:rPr/>
          </w:rPrChange>
        </w:rPr>
        <w:lastRenderedPageBreak/>
        <w:t xml:space="preserve">Olivia wants to purchase a rocking </w:t>
      </w:r>
      <w:r w:rsidRPr="007157CB">
        <w:rPr>
          <w:b/>
          <w:bCs/>
          <w:rFonts w:ascii="Arial" w:hAnsi="Arial" w:cs="Arial"/>
          <w:sz w:val="22"/>
          <w:szCs w:val="22"/>
          <w:rPrChange w:id="9196" w:author="CopyEditor AI" w:date="2026-10-18T04:55:09+11:00">
            <w:rPr>
              <w:b/>
              <w:bCs/>
            </w:rPr>
          </w:rPrChange>
        </w:rPr>
        <w:t>chair</w:t>
      </w:r>
      <w:r w:rsidRPr="007157CB">
        <w:rPr>
          <w:rFonts w:ascii="Arial" w:hAnsi="Arial" w:cs="Arial"/>
          <w:sz w:val="22"/>
          <w:szCs w:val="22"/>
          <w:rPrChange w:id="9197" w:author="CopyEditor AI" w:date="2026-10-18T04:55:09+11:00">
            <w:rPr/>
          </w:rPrChange>
        </w:rPr>
        <w:t xml:space="preserve"> made of wood to sit on her front porch. She also wants to purchase cushions for it. She already has a table and bench there.</w:t>
      </w:r>
    </w:p>
    <w:p w14:paraId="05166AFE" w14:textId="77777777" w:rsidR="00EE5DA0" w:rsidRPr="007157CB" w:rsidRDefault="00EE5DA0" w:rsidP="00096D29">
      <w:pPr>
        <w:pStyle w:val="APA7ReferenceListEntry"/>
        <w:numPr>
          <w:ilvl w:val="0"/>
          <w:numId w:val="2"/>
        </w:numPr>
        <w:pPrChange w:id="5045" w:author="CopyEditor AI" w:date="2026-10-18T04:55:09+11:00">
          <w:pPr>
            <w:pStyle w:val="ListParagraph"/>
            <w:numPr>
              <w:ilvl w:val="0"/>
              <w:numId w:val="2"/>
            </w:numPr>
          </w:pPr>
        </w:pPrChange>
      </w:pPr>
      <w:r w:rsidRPr="007157CB">
        <w:rPr>
          <w:rFonts w:ascii="Arial" w:hAnsi="Arial" w:cs="Arial"/>
          <w:sz w:val="22"/>
          <w:szCs w:val="22"/>
          <w:rPrChange w:id="9198" w:author="CopyEditor AI" w:date="2026-10-18T04:55:09+11:00">
            <w:rPr/>
          </w:rPrChange>
        </w:rPr>
        <w:t xml:space="preserve">Olivia is spring cleaning by scrubbing the glass </w:t>
      </w:r>
      <w:r w:rsidRPr="007157CB">
        <w:rPr>
          <w:b/>
          <w:bCs/>
          <w:rFonts w:ascii="Arial" w:hAnsi="Arial" w:cs="Arial"/>
          <w:sz w:val="22"/>
          <w:szCs w:val="22"/>
          <w:rPrChange w:id="9199" w:author="CopyEditor AI" w:date="2026-10-18T04:55:09+11:00">
            <w:rPr>
              <w:b/>
              <w:bCs/>
            </w:rPr>
          </w:rPrChange>
        </w:rPr>
        <w:t>windows</w:t>
      </w:r>
      <w:r w:rsidRPr="007157CB">
        <w:rPr>
          <w:rFonts w:ascii="Arial" w:hAnsi="Arial" w:cs="Arial"/>
          <w:sz w:val="22"/>
          <w:szCs w:val="22"/>
          <w:rPrChange w:id="9200" w:author="CopyEditor AI" w:date="2026-10-18T04:55:09+11:00">
            <w:rPr/>
          </w:rPrChange>
        </w:rPr>
        <w:t xml:space="preserve"> in her house. She first removes the shutters and the screens. She also washes the curtains and wipes down all the doors.</w:t>
      </w:r>
    </w:p>
    <w:p w14:paraId="4813442D" w14:textId="77777777" w:rsidR="00EE5DA0" w:rsidRPr="007157CB" w:rsidRDefault="00EE5DA0" w:rsidP="00096D29">
      <w:pPr>
        <w:pStyle w:val="APA7ReferenceListEntry"/>
        <w:numPr>
          <w:ilvl w:val="0"/>
          <w:numId w:val="2"/>
        </w:numPr>
        <w:pPrChange w:id="5046" w:author="CopyEditor AI" w:date="2026-10-18T04:55:09+11:00">
          <w:pPr>
            <w:pStyle w:val="ListParagraph"/>
            <w:numPr>
              <w:ilvl w:val="0"/>
              <w:numId w:val="2"/>
            </w:numPr>
          </w:pPr>
        </w:pPrChange>
      </w:pPr>
      <w:commentRangeStart w:id="12"/>
      <w:r w:rsidRPr="007157CB">
        <w:rPr>
          <w:rFonts w:ascii="Arial" w:hAnsi="Arial" w:cs="Arial"/>
          <w:sz w:val="22"/>
          <w:szCs w:val="22"/>
          <w:rPrChange w:id="9201" w:author="CopyEditor AI" w:date="2026-10-18T04:55:09+11:00">
            <w:rPr/>
          </w:rPrChange>
        </w:rPr>
        <w:t>Olivia</w:t>
      </w:r>
      <w:commentRangeEnd w:id="12"/>
      <w:r>
        <w:rPr>
          <w:rStyle w:val="CommentReference"/>
        </w:rPr>
        <w:commentReference w:id="12"/>
      </w:r>
      <w:r>
        <w:rPr>
          <w:rFonts w:ascii="Arial" w:hAnsi="Arial" w:cs="Arial"/>
          <w:sz w:val="22"/>
          <w:szCs w:val="22"/>
          <w:rPrChange w:id="9202" w:author="CopyEditor AI" w:date="2026-10-18T04:55:09+11:00">
            <w:rPr/>
          </w:rPrChange>
        </w:rPr>
        <w:t xml:space="preserve"> likes to </w:t>
      </w:r>
      <w:r w:rsidRPr="007157CB">
        <w:rPr>
          <w:b/>
          <w:bCs/>
          <w:rFonts w:ascii="Arial" w:hAnsi="Arial" w:cs="Arial"/>
          <w:sz w:val="22"/>
          <w:szCs w:val="22"/>
          <w:rPrChange w:id="9203" w:author="CopyEditor AI" w:date="2026-10-18T04:55:09+11:00">
            <w:rPr>
              <w:b/>
              <w:bCs/>
            </w:rPr>
          </w:rPrChange>
        </w:rPr>
        <w:t>smell</w:t>
      </w:r>
      <w:r w:rsidRPr="007157CB">
        <w:rPr>
          <w:rFonts w:ascii="Arial" w:hAnsi="Arial" w:cs="Arial"/>
          <w:sz w:val="22"/>
          <w:szCs w:val="22"/>
          <w:rPrChange w:id="9204" w:author="CopyEditor AI" w:date="2026-10-18T04:55:09+11:00">
            <w:rPr/>
          </w:rPrChange>
        </w:rPr>
        <w:t xml:space="preserve"> the candle scents at the local shop. She breathes through her nose and gets a whiff of rose from a floral candle. She notices bath salts at the shop as well.</w:t>
      </w:r>
    </w:p>
    <w:sectPr w:rsidR="00065D8D" w:rsidRPr="007157CB">
      <w:headerReference w:type="first" r:id="rId34"/>
      <w:headerReference w:type="default" r:id="rId3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3" w:author="CopyEditor AI" w:date="2026-10-18T04:55:09+11:00" w:initials="AI">
    <w:p>
      <w:pPr>
        <w:pStyle w:val="CommentText"/>
      </w:pPr>
      <w:r>
        <w:rPr>
          <w:rStyle w:val="CommentReference"/>
        </w:rPr>
        <w:annotationRef/>
      </w:r>
      <w:r>
        <w:rPr>
          <w:b/>
        </w:rPr>
        <w:t xml:space="preserve">Author Query 1. </w:t>
      </w:r>
      <w:r>
        <w:t xml:space="preserve">Normalised author formatting: removed colour from 6 run(s); removed highlighting from 72 run(s); removed 20 blank paragraph(s).</w:t>
      </w:r>
    </w:p>
  </w:comment>
  <w:comment w:id="45" w:author="CopyEditor AI" w:date="2026-10-18T04:55:09+11:00" w:initials="AI">
    <w:p>
      <w:pPr>
        <w:pStyle w:val="CommentText"/>
      </w:pPr>
      <w:r>
        <w:rPr>
          <w:rStyle w:val="CommentReference"/>
        </w:rPr>
        <w:annotationRef/>
      </w:r>
      <w:r>
        <w:rPr>
          <w:b/>
        </w:rPr>
        <w:t xml:space="preserve">Author Query 2. </w:t>
      </w:r>
      <w:r>
        <w:t xml:space="preserve">Title style should be 'Article Title'. Current style is 'Heading 1'.</w:t>
      </w:r>
    </w:p>
  </w:comment>
  <w:comment w:id="0" w:author="Author" w:initials="A">
    <w:p w14:paraId="1CDA0309" w14:textId="5FC22D49" w:rsidR="00082382" w:rsidRPr="00A16E2A" w:rsidRDefault="00082382" w:rsidP="00096D29">
      <w:pPr>
        <w:pStyle w:val="CommentText"/>
      </w:pPr>
      <w:r>
        <w:rPr>
          <w:rStyle w:val="CommentReference"/>
        </w:rPr>
        <w:annotationRef/>
      </w:r>
      <w:r>
        <w:rPr>
          <w:b/>
        </w:rPr>
        <w:t xml:space="preserve">Author Query 3. </w:t>
      </w:r>
      <w:r w:rsidRPr="00A16E2A">
        <w:t>An abstract and keywords are not required for student papers. Only include an abstract and keywords in your student paper if requested by your instructor for the assignment.</w:t>
      </w:r>
    </w:p>
  </w:comment>
  <w:comment w:id="46" w:author="CopyEditor AI" w:date="2026-10-18T04:55:09+11:00" w:initials="AI">
    <w:p>
      <w:pPr>
        <w:pStyle w:val="CommentText"/>
      </w:pPr>
      <w:r>
        <w:rPr>
          <w:rStyle w:val="CommentReference"/>
        </w:rPr>
        <w:annotationRef/>
      </w:r>
      <w:r>
        <w:rPr>
          <w:b/>
        </w:rPr>
        <w:t xml:space="preserve">Author Query 4. </w:t>
      </w:r>
      <w:r>
        <w:t xml:space="preserve">21 US spellings were changed to Australian English with tracked changes: organizes → organises (1 occurrence); characterized → characterised (4 occurrences); memorizing → memorising (5 occurrences); emphasizes → emphasises (1 occurrence); memorized → memorised (1 occurrence); characterizing → characterising (1 occurrence); theorized → theorised (2 occurrences); hypothesized → hypothesised (4 occurrences); hypothesizing → hypothesising (1 occurrence); generalize → generalise (1 occurrence).</w:t>
      </w:r>
    </w:p>
  </w:comment>
  <w:comment w:id="47" w:author="CopyEditor AI" w:date="2026-10-18T04:55:09+11:00" w:initials="AI">
    <w:p>
      <w:pPr>
        <w:pStyle w:val="CommentText"/>
      </w:pPr>
      <w:r>
        <w:rPr>
          <w:b/>
        </w:rPr>
        <w:t xml:space="preserve">Author Query 5. </w:t>
      </w:r>
      <w:r>
        <w:t xml:space="preserve">Please check use of acronyms. Each acronym should be introduced on first use as “full term (ACRO)”, with later uses as the acronym only. The abstract and body are checked separately — the body needs its own introduction even if the acronym was introduced in the abstract.</w:t>
      </w:r>
    </w:p>
    <w:p>
      <w:pPr>
        <w:pStyle w:val="CommentText"/>
      </w:pPr>
      <w:r>
        <w:t xml:space="preserve">• APA (abstract) — not recognised in the approved list and not introduced in the document. Please verify and expand on first use.</w:t>
      </w:r>
    </w:p>
    <w:p>
      <w:pPr>
        <w:pStyle w:val="CommentText"/>
      </w:pPr>
      <w:r>
        <w:t xml:space="preserve">• DRM (abstract) — not recognised in the approved list and not introduced in the document. Please verify and expand on first use.</w:t>
      </w:r>
    </w:p>
    <w:p>
      <w:pPr>
        <w:pStyle w:val="CommentText"/>
      </w:pPr>
      <w:r>
        <w:t xml:space="preserve">• DRM (body, first use) — not recognised in the approved list and not introduced in the document. Please verify and expand on first use.</w:t>
      </w:r>
    </w:p>
  </w:comment>
  <w:comment w:id="49" w:author="CopyEditor AI" w:date="2026-10-18T04:55:09+11:00" w:initials="AI">
    <w:p>
      <w:pPr>
        <w:pStyle w:val="CommentText"/>
      </w:pPr>
      <w:r>
        <w:rPr>
          <w:b/>
        </w:rPr>
        <w:t xml:space="preserve">Author Query 6. </w:t>
      </w:r>
      <w:r>
        <w:t xml:space="preserve">incomplete comparison; main clause lacks completion</w:t>
      </w:r>
    </w:p>
  </w:comment>
  <w:comment w:id="1" w:author="CopyEditor AI" w:date="2026-10-18T04:55:09+11:00" w:initials="AI">
    <w:p>
      <w:pPr>
        <w:pStyle w:val="CommentText"/>
      </w:pPr>
      <w:r>
        <w:rPr>
          <w:rStyle w:val="CommentReference"/>
        </w:rPr>
        <w:annotationRef/>
      </w:r>
      <w:r>
        <w:rPr>
          <w:b/>
        </w:rPr>
        <w:t xml:space="preserve">Author Query 7. </w:t>
      </w:r>
      <w:r>
        <w:t xml:space="preserve">Required section 'Introduction' not found</w:t>
      </w:r>
    </w:p>
  </w:comment>
  <w:comment w:id="2" w:author="CopyEditor AI" w:date="2026-10-18T04:55:09+11:00" w:initials="AI">
    <w:p>
      <w:pPr>
        <w:pStyle w:val="CommentText"/>
      </w:pPr>
      <w:r>
        <w:rPr>
          <w:rStyle w:val="CommentReference"/>
        </w:rPr>
        <w:annotationRef/>
      </w:r>
      <w:r>
        <w:rPr>
          <w:b/>
        </w:rPr>
        <w:t xml:space="preserve">Author Query 8. </w:t>
      </w:r>
      <w:r>
        <w:t xml:space="preserve">Required section 'Literature' not found</w:t>
      </w:r>
    </w:p>
  </w:comment>
  <w:comment w:id="3" w:author="CopyEditor AI" w:date="2026-10-18T04:55:09+11:00" w:initials="AI">
    <w:p>
      <w:pPr>
        <w:pStyle w:val="CommentText"/>
      </w:pPr>
      <w:r>
        <w:rPr>
          <w:rStyle w:val="CommentReference"/>
        </w:rPr>
        <w:annotationRef/>
      </w:r>
      <w:r>
        <w:rPr>
          <w:b/>
        </w:rPr>
        <w:t xml:space="preserve">Author Query 9. </w:t>
      </w:r>
      <w:r>
        <w:t xml:space="preserve">Required Method subsection 'Research Design' missing</w:t>
      </w:r>
    </w:p>
  </w:comment>
  <w:comment w:id="4" w:author="CopyEditor AI" w:date="2026-10-18T04:55:09+11:00" w:initials="AI">
    <w:p>
      <w:pPr>
        <w:pStyle w:val="CommentText"/>
      </w:pPr>
      <w:r>
        <w:rPr>
          <w:rStyle w:val="CommentReference"/>
        </w:rPr>
        <w:annotationRef/>
      </w:r>
      <w:r>
        <w:rPr>
          <w:b/>
        </w:rPr>
        <w:t xml:space="preserve">Author Query 10. </w:t>
      </w:r>
      <w:r>
        <w:t xml:space="preserve">Required Method subsection 'Measures' missing</w:t>
      </w:r>
    </w:p>
  </w:comment>
  <w:comment w:id="5" w:author="CopyEditor AI" w:date="2026-10-18T04:55:09+11:00" w:initials="AI">
    <w:p>
      <w:pPr>
        <w:pStyle w:val="CommentText"/>
      </w:pPr>
      <w:r>
        <w:rPr>
          <w:rStyle w:val="CommentReference"/>
        </w:rPr>
        <w:annotationRef/>
      </w:r>
      <w:r>
        <w:rPr>
          <w:b/>
        </w:rPr>
        <w:t xml:space="preserve">Author Query 11. </w:t>
      </w:r>
      <w:r>
        <w:t xml:space="preserve">Required Method subsection 'Analysis' missing</w:t>
      </w:r>
    </w:p>
  </w:comment>
  <w:comment w:id="52" w:author="CopyEditor AI" w:date="2026-10-18T04:55:09+11:00" w:initials="AI">
    <w:p>
      <w:pPr>
        <w:pStyle w:val="CommentText"/>
      </w:pPr>
      <w:r>
        <w:rPr>
          <w:b/>
        </w:rPr>
        <w:t xml:space="preserve">Author Query 12. </w:t>
      </w:r>
      <w:r>
        <w:t xml:space="preserve">This paragraph has 2 sentence(s). Please expand it to at least three sentences where appropriate.</w:t>
      </w:r>
    </w:p>
  </w:comment>
  <w:comment w:id="32" w:author="CopyEditor AI" w:date="2026-10-18T04:55:09+11:00" w:initials="AI">
    <w:p>
      <w:pPr>
        <w:pStyle w:val="CommentText"/>
      </w:pPr>
      <w:r>
        <w:rPr>
          <w:rStyle w:val="CommentReference"/>
        </w:rPr>
        <w:annotationRef/>
      </w:r>
      <w:r>
        <w:rPr>
          <w:b/>
        </w:rPr>
        <w:t xml:space="preserve">Author Query 13. </w:t>
      </w:r>
      <w:r>
        <w:t xml:space="preserve">[Low] Results — Misinformation and Memory Recall
The results report means and standard deviations, but the narrative could be easier to follow if the three outcome variables were introduced in a consistent order and labeled more compactly. The current wording is repetitive across groups.
Suggestion: Consider grouping the three outcomes in parallel phrasing or a table to reduce repetition in the prose.</w:t>
      </w:r>
    </w:p>
  </w:comment>
  <w:comment w:id="40" w:author="CopyEditor AI" w:date="2026-10-18T04:55:09+11:00" w:initials="AI">
    <w:p>
      <w:pPr>
        <w:pStyle w:val="CommentText"/>
      </w:pPr>
      <w:r>
        <w:rPr>
          <w:rStyle w:val="CommentReference"/>
        </w:rPr>
        <w:annotationRef/>
      </w:r>
      <w:r>
        <w:rPr>
          <w:b/>
        </w:rPr>
        <w:t xml:space="preserve">Author Query 14. </w:t>
      </w:r>
      <w:r>
        <w:t xml:space="preserve">[Low] Discussion
The manuscript uses “COVID-19 virus,” which is somewhat redundant because COVID-19 already names the disease.
Suggestion: Consider “COVID-19 pandemic” or simply “the pandemic.”</w:t>
      </w:r>
    </w:p>
  </w:comment>
  <w:comment w:id="6" w:author="CopyEditor AI" w:date="2026-10-18T04:55:09+11:00" w:initials="AI">
    <w:p>
      <w:pPr>
        <w:pStyle w:val="CommentText"/>
      </w:pPr>
      <w:r>
        <w:rPr>
          <w:rStyle w:val="CommentReference"/>
        </w:rPr>
        <w:annotationRef/>
      </w:r>
      <w:r>
        <w:rPr>
          <w:b/>
        </w:rPr>
        <w:t xml:space="preserve">Author Query 15. </w:t>
      </w:r>
      <w:r>
        <w:t xml:space="preserve">Required Discussion subsection 'Practical Implications' missing</w:t>
      </w:r>
    </w:p>
  </w:comment>
  <w:comment w:id="7" w:author="CopyEditor AI" w:date="2026-10-18T04:55:09+11:00" w:initials="AI">
    <w:p>
      <w:pPr>
        <w:pStyle w:val="CommentText"/>
      </w:pPr>
      <w:r>
        <w:rPr>
          <w:rStyle w:val="CommentReference"/>
        </w:rPr>
        <w:annotationRef/>
      </w:r>
      <w:r>
        <w:rPr>
          <w:b/>
        </w:rPr>
        <w:t xml:space="preserve">Author Query 16. </w:t>
      </w:r>
      <w:r>
        <w:t xml:space="preserve">Required Discussion subsection 'Theoretical Implications' missing</w:t>
      </w:r>
    </w:p>
  </w:comment>
  <w:comment w:id="8" w:author="CopyEditor AI" w:date="2026-10-18T04:55:09+11:00" w:initials="AI">
    <w:p>
      <w:pPr>
        <w:pStyle w:val="CommentText"/>
      </w:pPr>
      <w:r>
        <w:rPr>
          <w:rStyle w:val="CommentReference"/>
        </w:rPr>
        <w:annotationRef/>
      </w:r>
      <w:r>
        <w:rPr>
          <w:b/>
        </w:rPr>
        <w:t xml:space="preserve">Author Query 17. </w:t>
      </w:r>
      <w:r>
        <w:t xml:space="preserve">Required Discussion subsection 'Limitations and Future Research' missing</w:t>
      </w:r>
    </w:p>
  </w:comment>
  <w:comment w:id="53" w:author="CopyEditor AI" w:date="2026-10-18T04:55:09+11:00" w:initials="AI">
    <w:p>
      <w:pPr>
        <w:pStyle w:val="CommentText"/>
      </w:pPr>
      <w:r>
        <w:rPr>
          <w:b/>
        </w:rPr>
        <w:t xml:space="preserve">Author Query 18. </w:t>
      </w:r>
      <w:r>
        <w:t xml:space="preserve">This paragraph has 2 sentence(s). Please expand it to at least three sentences where appropriate.</w:t>
      </w:r>
    </w:p>
  </w:comment>
  <w:comment w:id="54" w:author="CopyEditor AI" w:date="2026-10-18T04:55:09+11:00" w:initials="AI">
    <w:p>
      <w:pPr>
        <w:pStyle w:val="CommentText"/>
      </w:pPr>
      <w:r>
        <w:rPr>
          <w:b/>
        </w:rPr>
        <w:t xml:space="preserve">Author Query 19. </w:t>
      </w:r>
      <w:r>
        <w:t xml:space="preserve">This paragraph has 2 sentence(s). Please expand it to at least three sentences where appropriate.</w:t>
      </w:r>
    </w:p>
  </w:comment>
  <w:comment w:id="48" w:author="CopyEditor AI" w:date="2026-10-18T04:55:09+11:00" w:initials="AI">
    <w:p>
      <w:pPr>
        <w:pStyle w:val="CommentText"/>
      </w:pPr>
      <w:r>
        <w:rPr>
          <w:b/>
        </w:rPr>
        <w:t xml:space="preserve">Author Query 20. </w:t>
      </w:r>
      <w:r>
        <w:t xml:space="preserve">missing object of "showed that"</w:t>
      </w:r>
    </w:p>
  </w:comment>
  <w:comment w:id="9" w:author="CopyEditor AI" w:date="2026-10-18T04:55:09+11:00" w:initials="AI">
    <w:p>
      <w:pPr>
        <w:pStyle w:val="CommentText"/>
      </w:pPr>
      <w:r>
        <w:rPr>
          <w:rStyle w:val="CommentReference"/>
        </w:rPr>
        <w:annotationRef/>
      </w:r>
      <w:r>
        <w:rPr>
          <w:b/>
        </w:rPr>
        <w:t xml:space="preserve">Author Query 21. </w:t>
      </w:r>
      <w:r>
        <w:t xml:space="preserve">Required section 'Conclusion' not found</w:t>
      </w:r>
    </w:p>
  </w:comment>
  <w:comment w:id="10" w:author="CopyEditor AI" w:date="2026-10-18T04:55:09+11:00" w:initials="AI">
    <w:p>
      <w:pPr>
        <w:pStyle w:val="CommentText"/>
      </w:pPr>
      <w:r>
        <w:rPr>
          <w:rStyle w:val="CommentReference"/>
        </w:rPr>
        <w:annotationRef/>
      </w:r>
      <w:r>
        <w:rPr>
          <w:b/>
        </w:rPr>
        <w:t xml:space="preserve">Author Query 22. </w:t>
      </w:r>
      <w:r>
        <w:t xml:space="preserve">Required section 'Acknowledgements' not found</w:t>
      </w:r>
    </w:p>
  </w:comment>
  <w:comment w:id="56" w:author="CopyEditor AI" w:date="2026-10-18T04:55:09+11:00" w:initials="AI">
    <w:p>
      <w:pPr>
        <w:pStyle w:val="CommentText"/>
      </w:pPr>
      <w:r>
        <w:rPr>
          <w:rStyle w:val="CommentReference"/>
        </w:rPr>
        <w:annotationRef/>
      </w:r>
      <w:r>
        <w:rPr>
          <w:b/>
        </w:rPr>
        <w:t xml:space="preserve">Author Query 23. </w:t>
      </w:r>
      <w:r>
        <w:t xml:space="preserve">1 in-text citation(s) have no corresponding reference list entry: The Human Memory (2019)</w:t>
      </w:r>
    </w:p>
  </w:comment>
  <w:comment w:id="55" w:author="CopyEditor AI" w:date="2026-10-18T04:55:09+11:00" w:initials="AI">
    <w:p>
      <w:pPr>
        <w:pStyle w:val="CommentText"/>
      </w:pPr>
      <w:r>
        <w:rPr>
          <w:rStyle w:val="CommentReference"/>
        </w:rPr>
        <w:annotationRef/>
      </w:r>
      <w:r>
        <w:rPr>
          <w:b/>
        </w:rPr>
        <w:t xml:space="preserve">Author Query 24. </w:t>
      </w:r>
      <w:r>
        <w:t xml:space="preserve">1 reference(s) not found cited in the body text: Loftus (1978)</w:t>
      </w:r>
    </w:p>
  </w:comment>
  <w:comment w:id="51" w:author="CopyEditor AI" w:date="2026-10-18T04:55:09+11:00" w:initials="AI">
    <w:p>
      <w:pPr>
        <w:pStyle w:val="CommentText"/>
      </w:pPr>
      <w:r>
        <w:rPr>
          <w:b/>
        </w:rPr>
        <w:t xml:space="preserve">Author Query 25. </w:t>
      </w:r>
      <w:r>
        <w:t xml:space="preserve">The reference list does not appear to be in alphabetical order. APA 7 (JUTLP house style) requires entries to be ordered alphabetically by the first author's surname. For example, “May” appears after “McKinley” but should come before it. Please reorder the reference list alphabetically by first-author surname.</w:t>
      </w:r>
    </w:p>
  </w:comment>
  <w:comment w:id="11" w:author="CopyEditor AI" w:date="2026-10-18T04:55:09+11:00" w:initials="AI">
    <w:p>
      <w:pPr>
        <w:pStyle w:val="CommentText"/>
      </w:pPr>
      <w:r>
        <w:rPr>
          <w:rStyle w:val="CommentReference"/>
        </w:rPr>
        <w:annotationRef/>
      </w:r>
      <w:r>
        <w:rPr>
          <w:b/>
        </w:rPr>
        <w:t xml:space="preserve">Author Query 26. </w:t>
      </w:r>
      <w:r>
        <w:t xml:space="preserve">Reference list issue summary: 2 citation-consistency warnings; 2 reference-format issues. Please review the reference list before publication.</w:t>
      </w:r>
    </w:p>
  </w:comment>
  <w:comment w:id="57" w:author="CopyEditor AI" w:date="2026-10-18T04:55:09+11:00" w:initials="AI">
    <w:p>
      <w:pPr>
        <w:pStyle w:val="CommentText"/>
      </w:pPr>
      <w:r>
        <w:rPr>
          <w:rStyle w:val="CommentReference"/>
        </w:rPr>
        <w:annotationRef/>
      </w:r>
      <w:r>
        <w:rPr>
          <w:b/>
        </w:rPr>
        <w:t xml:space="preserve">Author Query 27. </w:t>
      </w:r>
      <w:r>
        <w:t xml:space="preserve">Entry 2: CrossRef returned malformed APA output — please verify the DOI manually (10.1037/a0022106.supp)</w:t>
      </w:r>
    </w:p>
  </w:comment>
  <w:comment w:id="58" w:author="CopyEditor AI" w:date="2026-10-18T04:55:09+11:00" w:initials="AI">
    <w:p>
      <w:pPr>
        <w:pStyle w:val="CommentText"/>
      </w:pPr>
      <w:r>
        <w:rPr>
          <w:rStyle w:val="CommentReference"/>
        </w:rPr>
        <w:annotationRef/>
      </w:r>
      <w:r>
        <w:rPr>
          <w:b/>
        </w:rPr>
        <w:t xml:space="preserve">Author Query 28. </w:t>
      </w:r>
      <w:r>
        <w:t xml:space="preserve">Entry 4: DOI may not match this reference (CrossRef returned different content) — please verify the DOI is correct</w:t>
      </w:r>
    </w:p>
  </w:comment>
  <w:comment w:id="59" w:author="CopyEditor AI" w:date="2026-10-18T04:55:09+11:00" w:initials="AI">
    <w:p>
      <w:pPr>
        <w:pStyle w:val="CommentText"/>
      </w:pPr>
      <w:r>
        <w:rPr>
          <w:rStyle w:val="CommentReference"/>
        </w:rPr>
        <w:annotationRef/>
      </w:r>
      <w:r>
        <w:rPr>
          <w:b/>
        </w:rPr>
        <w:t xml:space="preserve">Author Query 29. </w:t>
      </w:r>
      <w:r>
        <w:t xml:space="preserve">Entry 11: we could not confirm this reference automatically — please check it against CrossRef: Otani, H., &amp; Hodge, M. H. (1991). Mechanisms of feeling of knowing: The role of</w:t>
      </w:r>
    </w:p>
  </w:comment>
  <w:comment w:id="50" w:author="CopyEditor AI" w:date="2026-10-18T04:55:09+11:00" w:initials="AI">
    <w:p>
      <w:pPr>
        <w:pStyle w:val="CommentText"/>
      </w:pPr>
      <w:r>
        <w:rPr>
          <w:b/>
        </w:rPr>
        <w:t xml:space="preserve">Author Query 30. </w:t>
      </w:r>
      <w:r>
        <w:t xml:space="preserve">JUTLP does not accept appendices — the manuscript must end with the References section. This content appears after the reference list. Please integrate any essential material into the body of the paper and remove it from here.</w:t>
      </w:r>
    </w:p>
  </w:comment>
  <w:comment w:id="12" w:author="CopyEditor AI" w:date="2026-10-18T04:55:09+11:00" w:initials="AI">
    <w:p>
      <w:pPr>
        <w:pStyle w:val="CommentText"/>
      </w:pPr>
      <w:r>
        <w:rPr>
          <w:rStyle w:val="CommentReference"/>
        </w:rPr>
        <w:annotationRef/>
      </w:r>
      <w:r>
        <w:rPr>
          <w:b/>
        </w:rPr>
        <w:t xml:space="preserve">Author Query 31. </w:t>
      </w:r>
      <w:r>
        <w:t xml:space="preserve">No keywords found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CDA030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CDA0309" w16cid:durableId="253CC2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B54A67" w14:textId="77777777" w:rsidR="003D071A" w:rsidRDefault="003D071A" w:rsidP="00096D29">
      <w:r>
        <w:separator/>
      </w:r>
    </w:p>
  </w:endnote>
  <w:endnote w:type="continuationSeparator" w:id="0">
    <w:p w14:paraId="03A2865F" w14:textId="77777777" w:rsidR="003D071A" w:rsidRDefault="003D071A" w:rsidP="00096D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687111" w14:textId="77777777" w:rsidR="003D071A" w:rsidRDefault="003D071A" w:rsidP="00096D29">
      <w:r>
        <w:separator/>
      </w:r>
    </w:p>
  </w:footnote>
  <w:footnote w:type="continuationSeparator" w:id="0">
    <w:p w14:paraId="7CA7FB1E" w14:textId="77777777" w:rsidR="003D071A" w:rsidRDefault="003D071A" w:rsidP="00096D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47042736"/>
      <w:docPartObj>
        <w:docPartGallery w:val="Page Numbers (Top of Page)"/>
        <w:docPartUnique/>
      </w:docPartObj>
    </w:sdtPr>
    <w:sdtEndPr>
      <w:rPr>
        <w:noProof/>
      </w:rPr>
    </w:sdtEndPr>
    <w:sdtContent>
      <w:p w14:paraId="0722BF42" w14:textId="7F88A8A9" w:rsidR="00903DB8" w:rsidRDefault="00096D29" w:rsidP="007157C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pPr>
      <w:jc w:val="right"/>
      <w:tabs>
        <w:tab w:val="right" w:pos="9360"/>
      </w:tabs>
    </w:pPr>
    <w:fldSimple w:instr=" PAGE ">
      <w:r>
        <w:rPr>
          <w:rFonts w:ascii="Calibri" w:hAnsi="Calibri" w:cs="Calibri"/>
          <w:sz w:val="22"/>
        </w:rPr>
        <w:t>1</w:t>
      </w:r>
    </w:fldSimple>
  </w:p>
</w:hdr>
</file>

<file path=word/header2.xml><?xml version="1.0" encoding="utf-8"?>
<w:hdr xmlns:w="http://schemas.openxmlformats.org/wordprocessingml/2006/main">
  <w:p>
    <w:pPr>
      <w:jc w:val="right"/>
      <w:tabs>
        <w:tab w:val="right" w:pos="9360"/>
      </w:tabs>
    </w:pPr>
    <w:fldSimple w:instr=" PAGE ">
      <w:r>
        <w:rPr>
          <w:rFonts w:ascii="Calibri" w:hAnsi="Calibri" w:cs="Calibri"/>
          <w:sz w:val="22"/>
        </w:rPr>
        <w:t>1</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24" type="#_x0000_t75" style="width:50.1pt;height:49.55pt;visibility:visible;mso-wrap-style:square" o:bullet="t">
        <v:imagedata r:id="rId1" o:title=""/>
      </v:shape>
    </w:pict>
  </w:numPicBullet>
  <w:abstractNum w:abstractNumId="0" w15:restartNumberingAfterBreak="0">
    <w:nsid w:val="1A8D36E7"/>
    <w:multiLevelType w:val="hybridMultilevel"/>
    <w:tmpl w:val="F48435D8"/>
    <w:lvl w:ilvl="0" w:tplc="F3FCBF3E">
      <w:start w:val="1"/>
      <w:numFmt w:val="bullet"/>
      <w:lvlText w:val=""/>
      <w:lvlPicBulletId w:val="0"/>
      <w:lvlJc w:val="left"/>
      <w:pPr>
        <w:tabs>
          <w:tab w:val="num" w:pos="960"/>
        </w:tabs>
        <w:ind w:left="960" w:hanging="360"/>
      </w:pPr>
      <w:rPr>
        <w:rFonts w:ascii="Symbol" w:hAnsi="Symbol" w:hint="default"/>
      </w:rPr>
    </w:lvl>
    <w:lvl w:ilvl="1" w:tplc="2DACA5B8" w:tentative="1">
      <w:start w:val="1"/>
      <w:numFmt w:val="bullet"/>
      <w:lvlText w:val=""/>
      <w:lvlJc w:val="left"/>
      <w:pPr>
        <w:tabs>
          <w:tab w:val="num" w:pos="1680"/>
        </w:tabs>
        <w:ind w:left="1680" w:hanging="360"/>
      </w:pPr>
      <w:rPr>
        <w:rFonts w:ascii="Symbol" w:hAnsi="Symbol" w:hint="default"/>
      </w:rPr>
    </w:lvl>
    <w:lvl w:ilvl="2" w:tplc="F95A89CC" w:tentative="1">
      <w:start w:val="1"/>
      <w:numFmt w:val="bullet"/>
      <w:lvlText w:val=""/>
      <w:lvlJc w:val="left"/>
      <w:pPr>
        <w:tabs>
          <w:tab w:val="num" w:pos="2400"/>
        </w:tabs>
        <w:ind w:left="2400" w:hanging="360"/>
      </w:pPr>
      <w:rPr>
        <w:rFonts w:ascii="Symbol" w:hAnsi="Symbol" w:hint="default"/>
      </w:rPr>
    </w:lvl>
    <w:lvl w:ilvl="3" w:tplc="D868B020" w:tentative="1">
      <w:start w:val="1"/>
      <w:numFmt w:val="bullet"/>
      <w:lvlText w:val=""/>
      <w:lvlJc w:val="left"/>
      <w:pPr>
        <w:tabs>
          <w:tab w:val="num" w:pos="3120"/>
        </w:tabs>
        <w:ind w:left="3120" w:hanging="360"/>
      </w:pPr>
      <w:rPr>
        <w:rFonts w:ascii="Symbol" w:hAnsi="Symbol" w:hint="default"/>
      </w:rPr>
    </w:lvl>
    <w:lvl w:ilvl="4" w:tplc="3C5E367E" w:tentative="1">
      <w:start w:val="1"/>
      <w:numFmt w:val="bullet"/>
      <w:lvlText w:val=""/>
      <w:lvlJc w:val="left"/>
      <w:pPr>
        <w:tabs>
          <w:tab w:val="num" w:pos="3840"/>
        </w:tabs>
        <w:ind w:left="3840" w:hanging="360"/>
      </w:pPr>
      <w:rPr>
        <w:rFonts w:ascii="Symbol" w:hAnsi="Symbol" w:hint="default"/>
      </w:rPr>
    </w:lvl>
    <w:lvl w:ilvl="5" w:tplc="F1306D6A" w:tentative="1">
      <w:start w:val="1"/>
      <w:numFmt w:val="bullet"/>
      <w:lvlText w:val=""/>
      <w:lvlJc w:val="left"/>
      <w:pPr>
        <w:tabs>
          <w:tab w:val="num" w:pos="4560"/>
        </w:tabs>
        <w:ind w:left="4560" w:hanging="360"/>
      </w:pPr>
      <w:rPr>
        <w:rFonts w:ascii="Symbol" w:hAnsi="Symbol" w:hint="default"/>
      </w:rPr>
    </w:lvl>
    <w:lvl w:ilvl="6" w:tplc="F5AA3F58" w:tentative="1">
      <w:start w:val="1"/>
      <w:numFmt w:val="bullet"/>
      <w:lvlText w:val=""/>
      <w:lvlJc w:val="left"/>
      <w:pPr>
        <w:tabs>
          <w:tab w:val="num" w:pos="5280"/>
        </w:tabs>
        <w:ind w:left="5280" w:hanging="360"/>
      </w:pPr>
      <w:rPr>
        <w:rFonts w:ascii="Symbol" w:hAnsi="Symbol" w:hint="default"/>
      </w:rPr>
    </w:lvl>
    <w:lvl w:ilvl="7" w:tplc="838E4BF0" w:tentative="1">
      <w:start w:val="1"/>
      <w:numFmt w:val="bullet"/>
      <w:lvlText w:val=""/>
      <w:lvlJc w:val="left"/>
      <w:pPr>
        <w:tabs>
          <w:tab w:val="num" w:pos="6000"/>
        </w:tabs>
        <w:ind w:left="6000" w:hanging="360"/>
      </w:pPr>
      <w:rPr>
        <w:rFonts w:ascii="Symbol" w:hAnsi="Symbol" w:hint="default"/>
      </w:rPr>
    </w:lvl>
    <w:lvl w:ilvl="8" w:tplc="97F05650" w:tentative="1">
      <w:start w:val="1"/>
      <w:numFmt w:val="bullet"/>
      <w:lvlText w:val=""/>
      <w:lvlJc w:val="left"/>
      <w:pPr>
        <w:tabs>
          <w:tab w:val="num" w:pos="6720"/>
        </w:tabs>
        <w:ind w:left="6720" w:hanging="360"/>
      </w:pPr>
      <w:rPr>
        <w:rFonts w:ascii="Symbol" w:hAnsi="Symbol" w:hint="default"/>
      </w:rPr>
    </w:lvl>
  </w:abstractNum>
  <w:abstractNum w:abstractNumId="1" w15:restartNumberingAfterBreak="0">
    <w:nsid w:val="53FD512E"/>
    <w:multiLevelType w:val="hybridMultilevel"/>
    <w:tmpl w:val="3D2C24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02427E"/>
    <w:multiLevelType w:val="hybridMultilevel"/>
    <w:tmpl w:val="062C24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F585F96"/>
    <w:multiLevelType w:val="hybridMultilevel"/>
    <w:tmpl w:val="9C76F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5409659">
    <w:abstractNumId w:val="2"/>
  </w:num>
  <w:num w:numId="2" w16cid:durableId="1967274670">
    <w:abstractNumId w:val="1"/>
  </w:num>
  <w:num w:numId="3" w16cid:durableId="2072805213">
    <w:abstractNumId w:val="0"/>
  </w:num>
  <w:num w:numId="4" w16cid:durableId="6343355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removePersonalInformation/>
  <w:removeDateAndTime/>
  <w:proofState w:spelling="clean" w:grammar="clean"/>
  <w:attachedTemplate r:id="rId1"/>
  <w:linkStyles/>
  <w:defaultTabStop w:val="720"/>
  <w:characterSpacingControl w:val="doNotCompress"/>
  <w:hdrShapeDefaults>
    <o:shapedefaults v:ext="edit" spidmax="7577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howDel/>
  <w:showInsMarkup/>
  <w:revisionView w:markup="1" w:comments="1" w:displayXMLNames="0" w:showDel="1" w:showInsMarkup="1" w:formatting="1" w:inkAnnotations="1"/>
  <w:rsids>
    <w:rsidRoot w:val="00674431"/>
    <w:rsid w:val="000109E2"/>
    <w:rsid w:val="00012C93"/>
    <w:rsid w:val="00015FB4"/>
    <w:rsid w:val="00060830"/>
    <w:rsid w:val="00065447"/>
    <w:rsid w:val="00065D8D"/>
    <w:rsid w:val="0006783B"/>
    <w:rsid w:val="00070507"/>
    <w:rsid w:val="00082382"/>
    <w:rsid w:val="00085FD4"/>
    <w:rsid w:val="00092D82"/>
    <w:rsid w:val="000944EE"/>
    <w:rsid w:val="00096D29"/>
    <w:rsid w:val="000B2057"/>
    <w:rsid w:val="000D0DCD"/>
    <w:rsid w:val="000D1767"/>
    <w:rsid w:val="000F0353"/>
    <w:rsid w:val="00122066"/>
    <w:rsid w:val="00124247"/>
    <w:rsid w:val="0016424B"/>
    <w:rsid w:val="00164EF1"/>
    <w:rsid w:val="00166A28"/>
    <w:rsid w:val="001704D7"/>
    <w:rsid w:val="001B27DD"/>
    <w:rsid w:val="001C3107"/>
    <w:rsid w:val="001C482B"/>
    <w:rsid w:val="001D0186"/>
    <w:rsid w:val="001D6CFA"/>
    <w:rsid w:val="001E1553"/>
    <w:rsid w:val="001E203F"/>
    <w:rsid w:val="001E61DE"/>
    <w:rsid w:val="002665A6"/>
    <w:rsid w:val="00275A61"/>
    <w:rsid w:val="00283C4D"/>
    <w:rsid w:val="00285B08"/>
    <w:rsid w:val="00291644"/>
    <w:rsid w:val="002A2D35"/>
    <w:rsid w:val="002B0613"/>
    <w:rsid w:val="002B154B"/>
    <w:rsid w:val="002C6D9F"/>
    <w:rsid w:val="002E06D1"/>
    <w:rsid w:val="002E1EDE"/>
    <w:rsid w:val="003143C0"/>
    <w:rsid w:val="00316BE4"/>
    <w:rsid w:val="0034027E"/>
    <w:rsid w:val="00372FE2"/>
    <w:rsid w:val="00387F6A"/>
    <w:rsid w:val="003A0CE8"/>
    <w:rsid w:val="003A139A"/>
    <w:rsid w:val="003D071A"/>
    <w:rsid w:val="003E316F"/>
    <w:rsid w:val="003E40B8"/>
    <w:rsid w:val="003E762B"/>
    <w:rsid w:val="0040106C"/>
    <w:rsid w:val="00427295"/>
    <w:rsid w:val="00436C94"/>
    <w:rsid w:val="00443785"/>
    <w:rsid w:val="0045553B"/>
    <w:rsid w:val="0045606A"/>
    <w:rsid w:val="00464596"/>
    <w:rsid w:val="004716F2"/>
    <w:rsid w:val="00475D50"/>
    <w:rsid w:val="004813D1"/>
    <w:rsid w:val="004C0730"/>
    <w:rsid w:val="004C50FB"/>
    <w:rsid w:val="004C6754"/>
    <w:rsid w:val="004D29B5"/>
    <w:rsid w:val="004E4FA4"/>
    <w:rsid w:val="004E75B1"/>
    <w:rsid w:val="004F1301"/>
    <w:rsid w:val="004F4599"/>
    <w:rsid w:val="004F6037"/>
    <w:rsid w:val="004F6142"/>
    <w:rsid w:val="00500B2D"/>
    <w:rsid w:val="00502E15"/>
    <w:rsid w:val="00505AB8"/>
    <w:rsid w:val="005111F3"/>
    <w:rsid w:val="00530457"/>
    <w:rsid w:val="005347F6"/>
    <w:rsid w:val="00534CB8"/>
    <w:rsid w:val="005407E7"/>
    <w:rsid w:val="0054334F"/>
    <w:rsid w:val="0054432B"/>
    <w:rsid w:val="00544469"/>
    <w:rsid w:val="00546C1B"/>
    <w:rsid w:val="005479FB"/>
    <w:rsid w:val="005603A6"/>
    <w:rsid w:val="00562AC5"/>
    <w:rsid w:val="00583710"/>
    <w:rsid w:val="00587321"/>
    <w:rsid w:val="00593206"/>
    <w:rsid w:val="0059531D"/>
    <w:rsid w:val="005A49BC"/>
    <w:rsid w:val="005B547B"/>
    <w:rsid w:val="005B5487"/>
    <w:rsid w:val="005C1F8B"/>
    <w:rsid w:val="005D6134"/>
    <w:rsid w:val="00636867"/>
    <w:rsid w:val="006453EA"/>
    <w:rsid w:val="0065459A"/>
    <w:rsid w:val="0065700D"/>
    <w:rsid w:val="00670E24"/>
    <w:rsid w:val="00674431"/>
    <w:rsid w:val="00675FCB"/>
    <w:rsid w:val="00680F6D"/>
    <w:rsid w:val="00683BDA"/>
    <w:rsid w:val="006918BC"/>
    <w:rsid w:val="006A05F0"/>
    <w:rsid w:val="006D0F7F"/>
    <w:rsid w:val="006D4F80"/>
    <w:rsid w:val="006F2CB8"/>
    <w:rsid w:val="00704634"/>
    <w:rsid w:val="0070750E"/>
    <w:rsid w:val="007121E3"/>
    <w:rsid w:val="00713E42"/>
    <w:rsid w:val="007157CB"/>
    <w:rsid w:val="00731457"/>
    <w:rsid w:val="00771600"/>
    <w:rsid w:val="00790632"/>
    <w:rsid w:val="00797C8D"/>
    <w:rsid w:val="007A3740"/>
    <w:rsid w:val="007B1B54"/>
    <w:rsid w:val="007B1BA2"/>
    <w:rsid w:val="007B22BC"/>
    <w:rsid w:val="007B56CE"/>
    <w:rsid w:val="007C028C"/>
    <w:rsid w:val="007C1A4A"/>
    <w:rsid w:val="007C49CC"/>
    <w:rsid w:val="007C78D9"/>
    <w:rsid w:val="007D76C2"/>
    <w:rsid w:val="007E26EE"/>
    <w:rsid w:val="00807386"/>
    <w:rsid w:val="0081440B"/>
    <w:rsid w:val="00823F1F"/>
    <w:rsid w:val="008275AE"/>
    <w:rsid w:val="00830E6E"/>
    <w:rsid w:val="0088026D"/>
    <w:rsid w:val="00891D70"/>
    <w:rsid w:val="008930D4"/>
    <w:rsid w:val="00896BD8"/>
    <w:rsid w:val="008A1522"/>
    <w:rsid w:val="008A1D6F"/>
    <w:rsid w:val="008D138B"/>
    <w:rsid w:val="008D54CD"/>
    <w:rsid w:val="008E58F2"/>
    <w:rsid w:val="008E5AB5"/>
    <w:rsid w:val="008E6397"/>
    <w:rsid w:val="008F6586"/>
    <w:rsid w:val="00903DB8"/>
    <w:rsid w:val="009054F1"/>
    <w:rsid w:val="00926BBD"/>
    <w:rsid w:val="00934643"/>
    <w:rsid w:val="00935075"/>
    <w:rsid w:val="009423FE"/>
    <w:rsid w:val="00946529"/>
    <w:rsid w:val="0095352D"/>
    <w:rsid w:val="00961EF6"/>
    <w:rsid w:val="00973159"/>
    <w:rsid w:val="0097628C"/>
    <w:rsid w:val="00994004"/>
    <w:rsid w:val="009B7F68"/>
    <w:rsid w:val="009C5144"/>
    <w:rsid w:val="009D6BC2"/>
    <w:rsid w:val="009E2CCE"/>
    <w:rsid w:val="009F10DD"/>
    <w:rsid w:val="00A00FF4"/>
    <w:rsid w:val="00A16E2A"/>
    <w:rsid w:val="00A16E9A"/>
    <w:rsid w:val="00A374BB"/>
    <w:rsid w:val="00A45A24"/>
    <w:rsid w:val="00A471CB"/>
    <w:rsid w:val="00A533E1"/>
    <w:rsid w:val="00A627CD"/>
    <w:rsid w:val="00A63593"/>
    <w:rsid w:val="00A635AE"/>
    <w:rsid w:val="00A7377B"/>
    <w:rsid w:val="00A77C2F"/>
    <w:rsid w:val="00A9190C"/>
    <w:rsid w:val="00AB5872"/>
    <w:rsid w:val="00AC4270"/>
    <w:rsid w:val="00AC602A"/>
    <w:rsid w:val="00AF2B4B"/>
    <w:rsid w:val="00B00D05"/>
    <w:rsid w:val="00B27FBC"/>
    <w:rsid w:val="00B52CB7"/>
    <w:rsid w:val="00B55AD2"/>
    <w:rsid w:val="00B57E7C"/>
    <w:rsid w:val="00B61E9B"/>
    <w:rsid w:val="00B66392"/>
    <w:rsid w:val="00B703DE"/>
    <w:rsid w:val="00B80BB0"/>
    <w:rsid w:val="00B85A79"/>
    <w:rsid w:val="00B90BD3"/>
    <w:rsid w:val="00B93604"/>
    <w:rsid w:val="00BE633B"/>
    <w:rsid w:val="00BE65C9"/>
    <w:rsid w:val="00C029D2"/>
    <w:rsid w:val="00C10B3C"/>
    <w:rsid w:val="00C20DCE"/>
    <w:rsid w:val="00C440AB"/>
    <w:rsid w:val="00C7362D"/>
    <w:rsid w:val="00C83C1C"/>
    <w:rsid w:val="00C8514D"/>
    <w:rsid w:val="00C957F1"/>
    <w:rsid w:val="00CA4816"/>
    <w:rsid w:val="00CB29A9"/>
    <w:rsid w:val="00CD6FF2"/>
    <w:rsid w:val="00CE05C7"/>
    <w:rsid w:val="00CE18AD"/>
    <w:rsid w:val="00CF0126"/>
    <w:rsid w:val="00D0133F"/>
    <w:rsid w:val="00D05963"/>
    <w:rsid w:val="00D131DA"/>
    <w:rsid w:val="00D235F8"/>
    <w:rsid w:val="00D252FC"/>
    <w:rsid w:val="00D62D65"/>
    <w:rsid w:val="00D85B66"/>
    <w:rsid w:val="00D87B3E"/>
    <w:rsid w:val="00DC3FBE"/>
    <w:rsid w:val="00DD4BA3"/>
    <w:rsid w:val="00DF5B0D"/>
    <w:rsid w:val="00E16B0A"/>
    <w:rsid w:val="00E22D8A"/>
    <w:rsid w:val="00E27535"/>
    <w:rsid w:val="00E42746"/>
    <w:rsid w:val="00E70665"/>
    <w:rsid w:val="00E773F1"/>
    <w:rsid w:val="00E77683"/>
    <w:rsid w:val="00E9088E"/>
    <w:rsid w:val="00E91B1E"/>
    <w:rsid w:val="00EC16DC"/>
    <w:rsid w:val="00ED0131"/>
    <w:rsid w:val="00ED25CA"/>
    <w:rsid w:val="00ED5901"/>
    <w:rsid w:val="00EE1ED8"/>
    <w:rsid w:val="00EE5DA0"/>
    <w:rsid w:val="00F05E40"/>
    <w:rsid w:val="00F34012"/>
    <w:rsid w:val="00F40C30"/>
    <w:rsid w:val="00F4286C"/>
    <w:rsid w:val="00F43809"/>
    <w:rsid w:val="00F4477B"/>
    <w:rsid w:val="00F45228"/>
    <w:rsid w:val="00F77531"/>
    <w:rsid w:val="00F96B08"/>
    <w:rsid w:val="00FA7BBC"/>
    <w:rsid w:val="00FD7144"/>
    <w:rsid w:val="00FF7B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5777"/>
    <o:shapelayout v:ext="edit">
      <o:idmap v:ext="edit" data="1"/>
    </o:shapelayout>
  </w:shapeDefaults>
  <w:decimalSymbol w:val="."/>
  <w:listSeparator w:val=","/>
  <w14:docId w14:val="69513B9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ind w:left="0" w:firstLine="720"/>
      <w:spacing w:line="480" w:lineRule="auto" w:after="0"/>
      <w:jc w:val="left"/>
    </w:pPr>
    <w:rPr>
      <w:rFonts w:ascii="Calibri" w:hAnsi="Calibri" w:cs="Calibri"/>
      <w:sz w:val="22"/>
      <w:szCs w:val="22"/>
    </w:rPr>
  </w:style>
  <w:style w:type="paragraph" w:styleId="Heading1">
    <w:name w:val="heading 1"/>
    <w:basedOn w:val="Normal"/>
    <w:next w:val="Normal"/>
    <w:link w:val="Heading1Char"/>
    <w:uiPriority w:val="9"/>
    <w:qFormat/>
    <w:rsid w:val="00FC693F"/>
    <w:pPr>
      <w:ind w:left="0"/>
      <w:spacing w:line="480" w:lineRule="auto" w:after="0"/>
      <w:keepNext/>
      <w:keepLines/>
      <w:jc w:val="center"/>
      <w:outlineLvl w:val="0"/>
    </w:pPr>
    <w:rPr>
      <w:rFonts w:ascii="Calibri" w:hAnsi="Calibri" w:cs="Calibri"/>
      <w:b/>
      <w:bCs/>
      <w:i w:val="0"/>
      <w:sz w:val="22"/>
      <w:szCs w:val="22"/>
    </w:rPr>
  </w:style>
  <w:style w:type="paragraph" w:styleId="Heading2">
    <w:name w:val="heading 2"/>
    <w:basedOn w:val="Normal"/>
    <w:next w:val="Normal"/>
    <w:link w:val="Heading2Char"/>
    <w:uiPriority w:val="9"/>
    <w:unhideWhenUsed/>
    <w:qFormat/>
    <w:rsid w:val="00FC693F"/>
    <w:pPr>
      <w:ind w:left="0"/>
      <w:spacing w:line="480" w:lineRule="auto" w:after="0"/>
      <w:keepNext/>
      <w:keepLines/>
      <w:jc w:val="left"/>
      <w:outlineLvl w:val="1"/>
    </w:pPr>
    <w:rPr>
      <w:rFonts w:ascii="Calibri" w:hAnsi="Calibri" w:cs="Calibri"/>
      <w:b/>
      <w:bCs/>
      <w:i w:val="0"/>
      <w:sz w:val="22"/>
      <w:szCs w:val="22"/>
    </w:rPr>
  </w:style>
  <w:style w:type="paragraph" w:styleId="Heading3">
    <w:name w:val="heading 3"/>
    <w:basedOn w:val="Normal"/>
    <w:next w:val="Normal"/>
    <w:link w:val="Heading3Char"/>
    <w:uiPriority w:val="9"/>
    <w:unhideWhenUsed/>
    <w:qFormat/>
    <w:rsid w:val="00FC693F"/>
    <w:pPr>
      <w:ind w:left="0"/>
      <w:spacing w:line="480" w:lineRule="auto" w:after="0"/>
      <w:keepNext/>
      <w:keepLines/>
      <w:jc w:val="left"/>
      <w:outlineLvl w:val="2"/>
    </w:pPr>
    <w:rPr>
      <w:rFonts w:ascii="Calibri" w:hAnsi="Calibri" w:cs="Calibri"/>
      <w:b/>
      <w:bCs/>
      <w:i/>
      <w:sz w:val="22"/>
      <w:szCs w:val="22"/>
    </w:rPr>
  </w:style>
  <w:style w:type="paragraph" w:styleId="Heading4">
    <w:name w:val="heading 4"/>
    <w:basedOn w:val="Normal"/>
    <w:next w:val="Normal"/>
    <w:link w:val="Heading4Char"/>
    <w:uiPriority w:val="9"/>
    <w:semiHidden/>
    <w:unhideWhenUsed/>
    <w:qFormat/>
    <w:rsid w:val="00FC693F"/>
    <w:pPr>
      <w:ind w:left="720"/>
      <w:spacing w:line="480" w:lineRule="auto" w:after="0"/>
      <w:keepNext/>
      <w:keepLines/>
      <w:jc w:val="left"/>
      <w:outlineLvl w:val="3"/>
    </w:pPr>
    <w:rPr>
      <w:rFonts w:ascii="Calibri" w:hAnsi="Calibri" w:cs="Calibri"/>
      <w:b/>
      <w:bCs/>
      <w:i w:val="0"/>
      <w:iCs/>
      <w:sz w:val="22"/>
      <w:szCs w:val="22"/>
    </w:rPr>
  </w:style>
  <w:style w:type="paragraph" w:styleId="Heading5">
    <w:name w:val="heading 5"/>
    <w:basedOn w:val="Normal"/>
    <w:next w:val="Normal"/>
    <w:link w:val="Heading5Char"/>
    <w:uiPriority w:val="9"/>
    <w:semiHidden/>
    <w:unhideWhenUsed/>
    <w:qFormat/>
    <w:rsid w:val="00FC693F"/>
    <w:pPr>
      <w:ind w:left="720"/>
      <w:spacing w:line="480" w:lineRule="auto" w:after="0"/>
      <w:keepNext/>
      <w:keepLines/>
      <w:jc w:val="left"/>
      <w:outlineLvl w:val="4"/>
    </w:pPr>
    <w:rPr>
      <w:rFonts w:ascii="Calibri" w:hAnsi="Calibri" w:cs="Calibri"/>
      <w:b/>
      <w:i/>
      <w:sz w:val="22"/>
      <w:szCs w:val="22"/>
    </w:rPr>
  </w:style>
  <w:style w:type="character" w:default="1" w:styleId="DefaultParagraphFont">
    <w:name w:val="Default Paragraph Font"/>
    <w:uiPriority w:val="1"/>
    <w:semiHidden/>
    <w:unhideWhenUsed/>
    <w:rsid w:val="007157C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157CB"/>
  </w:style>
  <w:style w:type="character" w:styleId="Hyperlink">
    <w:name w:val="Hyperlink"/>
    <w:basedOn w:val="DefaultParagraphFont"/>
    <w:uiPriority w:val="99"/>
    <w:unhideWhenUsed/>
    <w:rsid w:val="007157CB"/>
    <w:rPr>
      <w:color w:val="000000"/>
      <w:u w:val="single"/>
    </w:rPr>
  </w:style>
  <w:style w:type="paragraph" w:styleId="Header">
    <w:name w:val="header"/>
    <w:basedOn w:val="Normal"/>
    <w:link w:val="HeaderChar"/>
    <w:uiPriority w:val="99"/>
    <w:unhideWhenUsed/>
    <w:rsid w:val="007157CB"/>
    <w:pPr>
      <w:tabs>
        <w:tab w:val="center" w:pos="4680"/>
        <w:tab w:val="right" w:pos="9360"/>
      </w:tabs>
      <w:spacing w:line="240" w:lineRule="auto"/>
    </w:pPr>
  </w:style>
  <w:style w:type="character" w:customStyle="1" w:styleId="HeaderChar">
    <w:name w:val="Header Char"/>
    <w:basedOn w:val="DefaultParagraphFont"/>
    <w:link w:val="Header"/>
    <w:uiPriority w:val="99"/>
    <w:rsid w:val="007157CB"/>
    <w:rPr>
      <w:rFonts w:ascii="Aptos" w:hAnsi="Aptos" w:cs="Arial"/>
    </w:rPr>
  </w:style>
  <w:style w:type="paragraph" w:styleId="Footer">
    <w:name w:val="footer"/>
    <w:basedOn w:val="Normal"/>
    <w:link w:val="FooterChar"/>
    <w:uiPriority w:val="99"/>
    <w:unhideWhenUsed/>
    <w:rsid w:val="007157CB"/>
    <w:pPr>
      <w:tabs>
        <w:tab w:val="center" w:pos="4680"/>
        <w:tab w:val="right" w:pos="9360"/>
      </w:tabs>
      <w:spacing w:line="240" w:lineRule="auto"/>
    </w:pPr>
  </w:style>
  <w:style w:type="character" w:customStyle="1" w:styleId="FooterChar">
    <w:name w:val="Footer Char"/>
    <w:basedOn w:val="DefaultParagraphFont"/>
    <w:link w:val="Footer"/>
    <w:uiPriority w:val="99"/>
    <w:rsid w:val="007157CB"/>
    <w:rPr>
      <w:rFonts w:ascii="Aptos" w:hAnsi="Aptos" w:cs="Arial"/>
    </w:rPr>
  </w:style>
  <w:style w:type="paragraph" w:styleId="NormalWeb">
    <w:name w:val="Normal (Web)"/>
    <w:basedOn w:val="Normal"/>
    <w:uiPriority w:val="99"/>
    <w:unhideWhenUsed/>
    <w:rsid w:val="0065700D"/>
    <w:pPr>
      <w:spacing w:before="100" w:beforeAutospacing="1" w:after="100" w:afterAutospacing="1" w:line="240" w:lineRule="auto"/>
    </w:pPr>
    <w:rPr>
      <w:rFonts w:eastAsia="Times New Roman"/>
    </w:rPr>
  </w:style>
  <w:style w:type="character" w:styleId="UnresolvedMention">
    <w:name w:val="Unresolved Mention"/>
    <w:basedOn w:val="DefaultParagraphFont"/>
    <w:uiPriority w:val="99"/>
    <w:semiHidden/>
    <w:unhideWhenUsed/>
    <w:rsid w:val="007157CB"/>
    <w:rPr>
      <w:color w:val="605E5C"/>
      <w:shd w:val="clear" w:color="auto" w:fill="E1DFDD"/>
    </w:rPr>
  </w:style>
  <w:style w:type="character" w:customStyle="1" w:styleId="il">
    <w:name w:val="il"/>
    <w:basedOn w:val="DefaultParagraphFont"/>
    <w:rsid w:val="00CA4816"/>
  </w:style>
  <w:style w:type="paragraph" w:styleId="ListParagraph">
    <w:name w:val="List Paragraph"/>
    <w:basedOn w:val="Normal"/>
    <w:uiPriority w:val="34"/>
    <w:qFormat/>
    <w:rsid w:val="00EE5DA0"/>
    <w:pPr>
      <w:ind w:left="720"/>
    </w:pPr>
  </w:style>
  <w:style w:type="character" w:customStyle="1" w:styleId="Heading1Char">
    <w:name w:val="Heading 1 Char"/>
    <w:basedOn w:val="DefaultParagraphFont"/>
    <w:link w:val="Heading1"/>
    <w:uiPriority w:val="9"/>
    <w:rsid w:val="007157CB"/>
    <w:rPr>
      <w:rFonts w:ascii="Aptos" w:hAnsi="Aptos" w:cs="Arial"/>
      <w:b/>
    </w:rPr>
  </w:style>
  <w:style w:type="character" w:customStyle="1" w:styleId="Heading2Char">
    <w:name w:val="Heading 2 Char"/>
    <w:basedOn w:val="DefaultParagraphFont"/>
    <w:link w:val="Heading2"/>
    <w:uiPriority w:val="9"/>
    <w:rsid w:val="007157CB"/>
    <w:rPr>
      <w:rFonts w:ascii="Aptos" w:eastAsiaTheme="majorEastAsia" w:hAnsi="Aptos" w:cs="Arial"/>
      <w:b/>
      <w:bCs/>
    </w:rPr>
  </w:style>
  <w:style w:type="character" w:styleId="FollowedHyperlink">
    <w:name w:val="FollowedHyperlink"/>
    <w:basedOn w:val="DefaultParagraphFont"/>
    <w:uiPriority w:val="99"/>
    <w:semiHidden/>
    <w:unhideWhenUsed/>
    <w:rsid w:val="007157CB"/>
    <w:rPr>
      <w:color w:val="954F72" w:themeColor="followedHyperlink"/>
      <w:u w:val="single"/>
    </w:rPr>
  </w:style>
  <w:style w:type="character" w:styleId="CommentReference">
    <w:name w:val="annotation reference"/>
    <w:basedOn w:val="DefaultParagraphFont"/>
    <w:uiPriority w:val="99"/>
    <w:semiHidden/>
    <w:unhideWhenUsed/>
    <w:rsid w:val="007157CB"/>
    <w:rPr>
      <w:sz w:val="16"/>
      <w:szCs w:val="16"/>
    </w:rPr>
  </w:style>
  <w:style w:type="paragraph" w:styleId="CommentText">
    <w:name w:val="annotation text"/>
    <w:basedOn w:val="Normal"/>
    <w:link w:val="CommentTextChar"/>
    <w:uiPriority w:val="99"/>
    <w:unhideWhenUsed/>
    <w:rsid w:val="007157CB"/>
    <w:pPr>
      <w:spacing w:line="240" w:lineRule="auto"/>
    </w:pPr>
    <w:rPr>
      <w:sz w:val="20"/>
      <w:szCs w:val="20"/>
    </w:rPr>
  </w:style>
  <w:style w:type="character" w:customStyle="1" w:styleId="CommentTextChar">
    <w:name w:val="Comment Text Char"/>
    <w:basedOn w:val="DefaultParagraphFont"/>
    <w:link w:val="CommentText"/>
    <w:uiPriority w:val="99"/>
    <w:rsid w:val="007157CB"/>
    <w:rPr>
      <w:rFonts w:ascii="Aptos" w:hAnsi="Aptos" w:cs="Arial"/>
      <w:sz w:val="20"/>
      <w:szCs w:val="20"/>
    </w:rPr>
  </w:style>
  <w:style w:type="paragraph" w:styleId="CommentSubject">
    <w:name w:val="annotation subject"/>
    <w:basedOn w:val="CommentText"/>
    <w:next w:val="CommentText"/>
    <w:link w:val="CommentSubjectChar"/>
    <w:uiPriority w:val="99"/>
    <w:semiHidden/>
    <w:unhideWhenUsed/>
    <w:rsid w:val="007157CB"/>
    <w:rPr>
      <w:b/>
      <w:bCs/>
    </w:rPr>
  </w:style>
  <w:style w:type="character" w:customStyle="1" w:styleId="CommentSubjectChar">
    <w:name w:val="Comment Subject Char"/>
    <w:basedOn w:val="CommentTextChar"/>
    <w:link w:val="CommentSubject"/>
    <w:uiPriority w:val="99"/>
    <w:semiHidden/>
    <w:rsid w:val="007157CB"/>
    <w:rPr>
      <w:rFonts w:ascii="Aptos" w:hAnsi="Aptos" w:cs="Arial"/>
      <w:b/>
      <w:bCs/>
      <w:sz w:val="20"/>
      <w:szCs w:val="20"/>
    </w:rPr>
  </w:style>
  <w:style w:type="paragraph" w:styleId="BalloonText">
    <w:name w:val="Balloon Text"/>
    <w:basedOn w:val="Normal"/>
    <w:link w:val="BalloonTextChar"/>
    <w:uiPriority w:val="99"/>
    <w:semiHidden/>
    <w:unhideWhenUsed/>
    <w:rsid w:val="007157C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57CB"/>
    <w:rPr>
      <w:rFonts w:ascii="Segoe UI" w:hAnsi="Segoe UI" w:cs="Segoe UI"/>
      <w:sz w:val="18"/>
      <w:szCs w:val="18"/>
    </w:rPr>
  </w:style>
  <w:style w:type="character" w:customStyle="1" w:styleId="Heading3Char">
    <w:name w:val="Heading 3 Char"/>
    <w:basedOn w:val="DefaultParagraphFont"/>
    <w:link w:val="Heading3"/>
    <w:uiPriority w:val="9"/>
    <w:rsid w:val="007157CB"/>
    <w:rPr>
      <w:rFonts w:ascii="Aptos" w:eastAsiaTheme="majorEastAsia" w:hAnsi="Aptos" w:cstheme="majorBidi"/>
      <w:b/>
      <w:i/>
      <w:szCs w:val="24"/>
    </w:rPr>
  </w:style>
  <w:style w:type="character" w:customStyle="1" w:styleId="Heading4Char">
    <w:name w:val="Heading 4 Char"/>
    <w:basedOn w:val="DefaultParagraphFont"/>
    <w:link w:val="Heading4"/>
    <w:uiPriority w:val="9"/>
    <w:rsid w:val="007157CB"/>
    <w:rPr>
      <w:rFonts w:ascii="Aptos" w:eastAsiaTheme="majorEastAsia" w:hAnsi="Aptos" w:cstheme="majorBidi"/>
      <w:b/>
      <w:iCs/>
      <w:szCs w:val="24"/>
      <w:lang w:bidi="en-US"/>
    </w:rPr>
  </w:style>
  <w:style w:type="character" w:customStyle="1" w:styleId="Heading5Char">
    <w:name w:val="Heading 5 Char"/>
    <w:basedOn w:val="DefaultParagraphFont"/>
    <w:link w:val="Heading5"/>
    <w:uiPriority w:val="9"/>
    <w:rsid w:val="007157CB"/>
    <w:rPr>
      <w:rFonts w:ascii="Aptos" w:eastAsiaTheme="majorEastAsia" w:hAnsi="Aptos" w:cstheme="majorBidi"/>
      <w:b/>
      <w:i/>
    </w:rPr>
  </w:style>
  <w:style w:type="paragraph" w:styleId="Title">
    <w:name w:val="Title"/>
    <w:basedOn w:val="Normal"/>
    <w:link w:val="TitleChar"/>
    <w:uiPriority w:val="10"/>
    <w:qFormat/>
    <w:rsid w:val="007157CB"/>
    <w:pPr>
      <w:widowControl w:val="0"/>
      <w:autoSpaceDE w:val="0"/>
      <w:autoSpaceDN w:val="0"/>
      <w:spacing w:before="1" w:line="240" w:lineRule="auto"/>
      <w:ind w:left="940" w:right="937"/>
      <w:jc w:val="center"/>
    </w:pPr>
    <w:rPr>
      <w:rFonts w:ascii="Times New Roman" w:eastAsia="Times New Roman" w:hAnsi="Times New Roman" w:cs="Times New Roman"/>
      <w:sz w:val="32"/>
      <w:szCs w:val="32"/>
    </w:rPr>
  </w:style>
  <w:style w:type="character" w:customStyle="1" w:styleId="TitleChar">
    <w:name w:val="Title Char"/>
    <w:basedOn w:val="DefaultParagraphFont"/>
    <w:link w:val="Title"/>
    <w:uiPriority w:val="10"/>
    <w:rsid w:val="007157CB"/>
    <w:rPr>
      <w:rFonts w:ascii="Times New Roman" w:eastAsia="Times New Roman" w:hAnsi="Times New Roman" w:cs="Times New Roman"/>
      <w:sz w:val="32"/>
      <w:szCs w:val="32"/>
    </w:rPr>
  </w:style>
  <w:style w:type="paragraph" w:styleId="BodyText">
    <w:name w:val="Body Text"/>
    <w:basedOn w:val="Normal"/>
    <w:link w:val="BodyTextChar"/>
    <w:uiPriority w:val="1"/>
    <w:qFormat/>
    <w:rsid w:val="007157CB"/>
    <w:pPr>
      <w:ind w:firstLine="720"/>
    </w:pPr>
  </w:style>
  <w:style w:type="character" w:customStyle="1" w:styleId="BodyTextChar">
    <w:name w:val="Body Text Char"/>
    <w:basedOn w:val="DefaultParagraphFont"/>
    <w:link w:val="BodyText"/>
    <w:uiPriority w:val="1"/>
    <w:rsid w:val="007157CB"/>
    <w:rPr>
      <w:rFonts w:ascii="Aptos" w:hAnsi="Aptos" w:cs="Arial"/>
    </w:rPr>
  </w:style>
  <w:style w:type="paragraph" w:styleId="FootnoteText">
    <w:name w:val="footnote text"/>
    <w:basedOn w:val="Normal"/>
    <w:link w:val="FootnoteTextChar"/>
    <w:uiPriority w:val="99"/>
    <w:unhideWhenUsed/>
    <w:rsid w:val="007157CB"/>
    <w:pPr>
      <w:spacing w:line="240" w:lineRule="auto"/>
    </w:pPr>
    <w:rPr>
      <w:sz w:val="20"/>
      <w:szCs w:val="20"/>
    </w:rPr>
  </w:style>
  <w:style w:type="character" w:customStyle="1" w:styleId="FootnoteTextChar">
    <w:name w:val="Footnote Text Char"/>
    <w:basedOn w:val="DefaultParagraphFont"/>
    <w:link w:val="FootnoteText"/>
    <w:uiPriority w:val="99"/>
    <w:rsid w:val="007157CB"/>
    <w:rPr>
      <w:rFonts w:ascii="Aptos" w:hAnsi="Aptos" w:cs="Arial"/>
      <w:sz w:val="20"/>
      <w:szCs w:val="20"/>
    </w:rPr>
  </w:style>
  <w:style w:type="character" w:styleId="FootnoteReference">
    <w:name w:val="footnote reference"/>
    <w:basedOn w:val="DefaultParagraphFont"/>
    <w:uiPriority w:val="99"/>
    <w:semiHidden/>
    <w:unhideWhenUsed/>
    <w:rsid w:val="007157CB"/>
    <w:rPr>
      <w:vertAlign w:val="superscript"/>
    </w:rPr>
  </w:style>
  <w:style w:type="character" w:styleId="Emphasis">
    <w:name w:val="Emphasis"/>
    <w:basedOn w:val="DefaultParagraphFont"/>
    <w:uiPriority w:val="20"/>
    <w:qFormat/>
    <w:rsid w:val="007157CB"/>
    <w:rPr>
      <w:rFonts w:ascii="Aptos" w:hAnsi="Aptos"/>
      <w:i/>
      <w:iCs/>
      <w:sz w:val="22"/>
    </w:rPr>
  </w:style>
  <w:style w:type="character" w:styleId="Strong">
    <w:name w:val="Strong"/>
    <w:basedOn w:val="DefaultParagraphFont"/>
    <w:uiPriority w:val="22"/>
    <w:qFormat/>
    <w:rsid w:val="007157CB"/>
    <w:rPr>
      <w:rFonts w:ascii="Aptos" w:hAnsi="Aptos"/>
      <w:b/>
      <w:bCs/>
      <w:sz w:val="22"/>
    </w:rPr>
  </w:style>
  <w:style w:type="paragraph" w:styleId="Quote">
    <w:name w:val="Quote"/>
    <w:basedOn w:val="Normal"/>
    <w:next w:val="Normal"/>
    <w:link w:val="QuoteChar"/>
    <w:uiPriority w:val="29"/>
    <w:qFormat/>
    <w:rsid w:val="00FC693F"/>
    <w:pPr>
      <w:spacing w:line="480" w:lineRule="auto" w:after="0"/>
      <w:ind w:left="720" w:right="720" w:firstLine="0"/>
      <w:jc w:val="left"/>
    </w:pPr>
    <w:rPr>
      <w:rFonts w:ascii="Calibri" w:hAnsi="Calibri" w:cs="Calibri"/>
      <w:b w:val="0"/>
      <w:i w:val="0"/>
      <w:iCs/>
      <w:color w:val="000000" w:themeColor="text1"/>
      <w:sz w:val="22"/>
    </w:rPr>
  </w:style>
  <w:style w:type="character" w:customStyle="1" w:styleId="QuoteChar">
    <w:name w:val="Quote Char"/>
    <w:basedOn w:val="DefaultParagraphFont"/>
    <w:link w:val="Quote"/>
    <w:uiPriority w:val="29"/>
    <w:rsid w:val="00FC693F"/>
    <w:rPr>
      <w:i/>
      <w:iCs/>
      <w:color w:val="000000" w:themeColor="text1"/>
    </w:rPr>
  </w:style>
  <w:style w:type="paragraph" w:customStyle="1" w:styleId="AuthorAffiliations">
    <w:name w:val="Author Affiliations"/>
    <w:basedOn w:val="Normal"/>
    <w:pPr>
      <w:ind w:left="0" w:firstLine="0"/>
      <w:spacing w:line="480" w:lineRule="auto" w:after="0"/>
      <w:jc w:val="center"/>
    </w:pPr>
    <w:rPr>
      <w:rFonts w:ascii="Calibri" w:hAnsi="Calibri" w:cs="Calibri"/>
      <w:b w:val="0"/>
      <w:i w:val="0"/>
      <w:sz w:val="22"/>
      <w:szCs w:val="22"/>
    </w:rPr>
  </w:style>
  <w:style w:type="paragraph" w:customStyle="1" w:styleId="Authors">
    <w:name w:val="Authors"/>
    <w:basedOn w:val="Normal"/>
    <w:pPr>
      <w:ind w:left="0" w:firstLine="0"/>
      <w:spacing w:line="480" w:lineRule="auto" w:after="0"/>
      <w:jc w:val="center"/>
    </w:pPr>
    <w:rPr>
      <w:rFonts w:ascii="Calibri" w:hAnsi="Calibri" w:cs="Calibri"/>
      <w:b w:val="0"/>
      <w:i w:val="0"/>
      <w:sz w:val="22"/>
      <w:szCs w:val="22"/>
    </w:rPr>
  </w:style>
  <w:style w:type="paragraph" w:customStyle="1" w:styleId="TableNumber">
    <w:name w:val="Table Number"/>
    <w:basedOn w:val="Normal"/>
    <w:pPr>
      <w:spacing w:line="480" w:lineRule="auto" w:after="0"/>
      <w:keepNext/>
      <w:jc w:val="left"/>
    </w:pPr>
    <w:rPr>
      <w:rFonts w:ascii="Calibri" w:hAnsi="Calibri" w:cs="Calibri"/>
      <w:b/>
      <w:i w:val="0"/>
      <w:sz w:val="22"/>
    </w:rPr>
  </w:style>
  <w:style w:type="paragraph" w:customStyle="1" w:styleId="TableTitle">
    <w:name w:val="Table Title"/>
    <w:basedOn w:val="Normal"/>
    <w:pPr>
      <w:spacing w:line="480" w:lineRule="auto" w:after="0"/>
      <w:keepNext/>
      <w:jc w:val="left"/>
    </w:pPr>
    <w:rPr>
      <w:rFonts w:ascii="Calibri" w:hAnsi="Calibri" w:cs="Calibri"/>
      <w:b w:val="0"/>
      <w:i/>
      <w:sz w:val="22"/>
    </w:rPr>
  </w:style>
  <w:style w:type="paragraph" w:customStyle="1" w:styleId="FigureNumber">
    <w:name w:val="Figure Number"/>
    <w:basedOn w:val="Normal"/>
    <w:pPr>
      <w:spacing w:line="480" w:lineRule="auto" w:after="0"/>
      <w:keepNext/>
      <w:jc w:val="left"/>
    </w:pPr>
    <w:rPr>
      <w:rFonts w:ascii="Calibri" w:hAnsi="Calibri" w:cs="Calibri"/>
      <w:b/>
      <w:i w:val="0"/>
      <w:sz w:val="22"/>
    </w:rPr>
  </w:style>
  <w:style w:type="paragraph" w:customStyle="1" w:styleId="FigureTitle">
    <w:name w:val="Figure Title"/>
    <w:basedOn w:val="Normal"/>
    <w:pPr>
      <w:spacing w:line="480" w:lineRule="auto" w:after="0"/>
      <w:keepNext/>
      <w:jc w:val="left"/>
    </w:pPr>
    <w:rPr>
      <w:rFonts w:ascii="Calibri" w:hAnsi="Calibri" w:cs="Calibri"/>
      <w:b w:val="0"/>
      <w:i/>
      <w:sz w:val="22"/>
    </w:rPr>
  </w:style>
  <w:style w:type="paragraph" w:customStyle="1" w:styleId="APA7ReferenceListEntry">
    <w:name w:val="APA 7 Reference List Entry"/>
    <w:basedOn w:val="Normal"/>
    <w:pPr>
      <w:ind w:left="720" w:hanging="720"/>
      <w:spacing w:line="480" w:lineRule="auto" w:after="0"/>
      <w:jc w:val="left"/>
    </w:pPr>
    <w:rPr>
      <w:rFonts w:ascii="Calibri" w:hAnsi="Calibri" w:cs="Calibri"/>
      <w:sz w:val="22"/>
    </w:rPr>
  </w:style>
  <w:style w:type="paragraph" w:customStyle="1" w:styleId="ArticleTitle">
    <w:name w:val="Article Title"/>
    <w:basedOn w:val="Normal"/>
    <w:pPr>
      <w:ind w:left="0" w:firstLine="0"/>
      <w:spacing w:line="480" w:lineRule="auto" w:after="0"/>
      <w:jc w:val="center"/>
    </w:pPr>
    <w:rPr>
      <w:rFonts w:ascii="Calibri" w:hAnsi="Calibri" w:cs="Calibri"/>
      <w:b/>
      <w:i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0750819">
      <w:bodyDiv w:val="1"/>
      <w:marLeft w:val="0"/>
      <w:marRight w:val="0"/>
      <w:marTop w:val="0"/>
      <w:marBottom w:val="0"/>
      <w:divBdr>
        <w:top w:val="none" w:sz="0" w:space="0" w:color="auto"/>
        <w:left w:val="none" w:sz="0" w:space="0" w:color="auto"/>
        <w:bottom w:val="none" w:sz="0" w:space="0" w:color="auto"/>
        <w:right w:val="none" w:sz="0" w:space="0" w:color="auto"/>
      </w:divBdr>
    </w:div>
    <w:div w:id="641622036">
      <w:bodyDiv w:val="1"/>
      <w:marLeft w:val="0"/>
      <w:marRight w:val="0"/>
      <w:marTop w:val="0"/>
      <w:marBottom w:val="0"/>
      <w:divBdr>
        <w:top w:val="none" w:sz="0" w:space="0" w:color="auto"/>
        <w:left w:val="none" w:sz="0" w:space="0" w:color="auto"/>
        <w:bottom w:val="none" w:sz="0" w:space="0" w:color="auto"/>
        <w:right w:val="none" w:sz="0" w:space="0" w:color="auto"/>
      </w:divBdr>
    </w:div>
    <w:div w:id="674848639">
      <w:bodyDiv w:val="1"/>
      <w:marLeft w:val="0"/>
      <w:marRight w:val="0"/>
      <w:marTop w:val="0"/>
      <w:marBottom w:val="0"/>
      <w:divBdr>
        <w:top w:val="none" w:sz="0" w:space="0" w:color="auto"/>
        <w:left w:val="none" w:sz="0" w:space="0" w:color="auto"/>
        <w:bottom w:val="none" w:sz="0" w:space="0" w:color="auto"/>
        <w:right w:val="none" w:sz="0" w:space="0" w:color="auto"/>
      </w:divBdr>
      <w:divsChild>
        <w:div w:id="638924034">
          <w:marLeft w:val="0"/>
          <w:marRight w:val="0"/>
          <w:marTop w:val="0"/>
          <w:marBottom w:val="0"/>
          <w:divBdr>
            <w:top w:val="none" w:sz="0" w:space="0" w:color="auto"/>
            <w:left w:val="none" w:sz="0" w:space="0" w:color="auto"/>
            <w:bottom w:val="none" w:sz="0" w:space="0" w:color="auto"/>
            <w:right w:val="none" w:sz="0" w:space="0" w:color="auto"/>
          </w:divBdr>
        </w:div>
      </w:divsChild>
    </w:div>
    <w:div w:id="1598059474">
      <w:bodyDiv w:val="1"/>
      <w:marLeft w:val="0"/>
      <w:marRight w:val="0"/>
      <w:marTop w:val="0"/>
      <w:marBottom w:val="0"/>
      <w:divBdr>
        <w:top w:val="none" w:sz="0" w:space="0" w:color="auto"/>
        <w:left w:val="none" w:sz="0" w:space="0" w:color="auto"/>
        <w:bottom w:val="none" w:sz="0" w:space="0" w:color="auto"/>
        <w:right w:val="none" w:sz="0" w:space="0" w:color="auto"/>
      </w:divBdr>
    </w:div>
    <w:div w:id="1738094803">
      <w:bodyDiv w:val="1"/>
      <w:marLeft w:val="0"/>
      <w:marRight w:val="0"/>
      <w:marTop w:val="0"/>
      <w:marBottom w:val="0"/>
      <w:divBdr>
        <w:top w:val="none" w:sz="0" w:space="0" w:color="auto"/>
        <w:left w:val="none" w:sz="0" w:space="0" w:color="auto"/>
        <w:bottom w:val="none" w:sz="0" w:space="0" w:color="auto"/>
        <w:right w:val="none" w:sz="0" w:space="0" w:color="auto"/>
      </w:divBdr>
    </w:div>
    <w:div w:id="2012025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37/h0046671" TargetMode="External"/><Relationship Id="rId18" Type="http://schemas.openxmlformats.org/officeDocument/2006/relationships/hyperlink" Target="https://doi.org/10.3758/BF03210820" TargetMode="External"/><Relationship Id="rId26" Type="http://schemas.openxmlformats.org/officeDocument/2006/relationships/hyperlink" Target="https://doi.org/10.3758/BF03211543" TargetMode="External"/><Relationship Id="rId3" Type="http://schemas.openxmlformats.org/officeDocument/2006/relationships/settings" Target="settings.xml"/><Relationship Id="rId21" Type="http://schemas.openxmlformats.org/officeDocument/2006/relationships/hyperlink" Target="https://doi.org/10.3758/s13421-019-00897-6" TargetMode="External"/><Relationship Id="rId7" Type="http://schemas.openxmlformats.org/officeDocument/2006/relationships/comments" Target="comments.xml"/><Relationship Id="rId12" Type="http://schemas.openxmlformats.org/officeDocument/2006/relationships/hyperlink" Target="https://doi.org/10.1037/a0022106.supp" TargetMode="External"/><Relationship Id="rId17" Type="http://schemas.openxmlformats.org/officeDocument/2006/relationships/hyperlink" Target="https://doi.org/10.1037/0033-2909.114.1.3" TargetMode="External"/><Relationship Id="rId25" Type="http://schemas.openxmlformats.org/officeDocument/2006/relationships/hyperlink" Target="https://doi.org/10.3758/s13421-018-0886-5"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human-memory.net/what-is-memory/" TargetMode="External"/><Relationship Id="rId20" Type="http://schemas.openxmlformats.org/officeDocument/2006/relationships/hyperlink" Target="https://doi.org/10.2307/1422137" TargetMode="External"/><Relationship Id="rId29" Type="http://schemas.openxmlformats.org/officeDocument/2006/relationships/hyperlink" Target="https://doi.org/10.3758/s13421-018-0891-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80/00221309909595358" TargetMode="External"/><Relationship Id="rId24" Type="http://schemas.openxmlformats.org/officeDocument/2006/relationships/hyperlink" Target="https://doi.org/10.1006/nlme.2002.4080"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002/acp.3167" TargetMode="External"/><Relationship Id="rId23" Type="http://schemas.openxmlformats.org/officeDocument/2006/relationships/hyperlink" Target="https://doi.org/10.1037/0278-7393.21.4.803" TargetMode="External"/><Relationship Id="rId28" Type="http://schemas.openxmlformats.org/officeDocument/2006/relationships/hyperlink" Target="https://doi.org/10.1177/0959354313500166" TargetMode="External"/><Relationship Id="rId10" Type="http://schemas.openxmlformats.org/officeDocument/2006/relationships/hyperlink" Target="https://dictionary.apa.org/memory" TargetMode="External"/><Relationship Id="rId19" Type="http://schemas.openxmlformats.org/officeDocument/2006/relationships/hyperlink" Target="https://doi.org/10.1037/0278-7393.4.1.19" TargetMode="External"/><Relationship Id="rId31"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doi.org/10.1016/S0079-7421(08)60041-9" TargetMode="External"/><Relationship Id="rId22" Type="http://schemas.openxmlformats.org/officeDocument/2006/relationships/hyperlink" Target="https://doi.org/10.1080/03610739708254282" TargetMode="External"/><Relationship Id="rId27" Type="http://schemas.openxmlformats.org/officeDocument/2006/relationships/hyperlink" Target="https://doi.org/10.1080/09658211.2016.1260746" TargetMode="External"/><Relationship Id="rId30" Type="http://schemas.openxmlformats.org/officeDocument/2006/relationships/hyperlink" Target="https://doi.org/10.3758/s13421-013-0300-2" TargetMode="External"/><Relationship Id="rId8" Type="http://schemas.microsoft.com/office/2011/relationships/commentsExtended" Target="commentsExtended.xml"/><Relationship Id="rId34" Type="http://schemas.openxmlformats.org/officeDocument/2006/relationships/header" Target="header2.xml"/><Relationship Id="rId35" Type="http://schemas.openxmlformats.org/officeDocument/2006/relationships/hyperlink" Target="https://doi.org/10.1080/00221309909595358" TargetMode="External"/><Relationship Id="rId36" Type="http://schemas.openxmlformats.org/officeDocument/2006/relationships/hyperlink" Target="https://doi.org/10.1037/h0046671" TargetMode="External"/><Relationship Id="rId37" Type="http://schemas.openxmlformats.org/officeDocument/2006/relationships/hyperlink" Target="https://doi.org/10.1002/acp.3167" TargetMode="External"/><Relationship Id="rId38" Type="http://schemas.openxmlformats.org/officeDocument/2006/relationships/hyperlink" Target="https://doi.org/10.1037/0033-2909.114.1.3" TargetMode="External"/><Relationship Id="rId39" Type="http://schemas.openxmlformats.org/officeDocument/2006/relationships/hyperlink" Target="https://doi.org/10.3758/bf03210820" TargetMode="External"/><Relationship Id="rId40" Type="http://schemas.openxmlformats.org/officeDocument/2006/relationships/hyperlink" Target="https://doi.org/10.1037/0278-7393.4.1.19" TargetMode="External"/><Relationship Id="rId41" Type="http://schemas.openxmlformats.org/officeDocument/2006/relationships/hyperlink" Target="https://doi.org/10.2307/1422137" TargetMode="External"/><Relationship Id="rId42" Type="http://schemas.openxmlformats.org/officeDocument/2006/relationships/hyperlink" Target="https://doi.org/10.3758/s13421-019-00897-6" TargetMode="External"/><Relationship Id="rId43" Type="http://schemas.openxmlformats.org/officeDocument/2006/relationships/hyperlink" Target="https://doi.org/10.1080/03610739708254282" TargetMode="External"/><Relationship Id="rId44" Type="http://schemas.openxmlformats.org/officeDocument/2006/relationships/hyperlink" Target="https://doi.org/10.1016/b978-0-08-097086-8.51016-2" TargetMode="External"/><Relationship Id="rId45" Type="http://schemas.openxmlformats.org/officeDocument/2006/relationships/hyperlink" Target="https://doi.org/10.1037/0278-7393.21.4.803" TargetMode="External"/><Relationship Id="rId46" Type="http://schemas.openxmlformats.org/officeDocument/2006/relationships/hyperlink" Target="https://doi.org/10.1006/nlme.2002.4080" TargetMode="External"/><Relationship Id="rId47" Type="http://schemas.openxmlformats.org/officeDocument/2006/relationships/hyperlink" Target="https://doi.org/10.3758/s13421-018-0886-5" TargetMode="External"/><Relationship Id="rId48" Type="http://schemas.openxmlformats.org/officeDocument/2006/relationships/hyperlink" Target="https://doi.org/10.3758/bf03211543" TargetMode="External"/><Relationship Id="rId49" Type="http://schemas.openxmlformats.org/officeDocument/2006/relationships/hyperlink" Target="https://doi.org/10.1080/09658211.2016.1260746" TargetMode="External"/><Relationship Id="rId50" Type="http://schemas.openxmlformats.org/officeDocument/2006/relationships/hyperlink" Target="https://doi.org/10.1177/0959354313500166" TargetMode="External"/><Relationship Id="rId51" Type="http://schemas.openxmlformats.org/officeDocument/2006/relationships/hyperlink" Target="https://doi.org/10.3758/s13421-018-0891-8" TargetMode="External"/><Relationship Id="rId52" Type="http://schemas.openxmlformats.org/officeDocument/2006/relationships/hyperlink" Target="https://doi.org/10.3758/s13421-013-0300-2"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yb\OneDrive%20-%20American%20Psychological%20Assn\Documents\Custom%20Office%20Templates\APA%20Style%207%20paper%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APA Style 7 paper template.dotx</Template>
  <TotalTime>0</TotalTime>
  <Pages>19</Pages>
  <Words>4809</Words>
  <Characters>27417</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2021-11-15T22:28:00Z</dcterms:created>
  <dcterms:modified xsi:type="dcterms:W3CDTF">2024-11-04T19:11:00Z</dcterms:modified>
</cp:coreProperties>
</file>