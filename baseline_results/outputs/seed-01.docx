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Normal"/>
      </w:pPr>
      <w:ins w:id="9650" w:author="CopyEditor AI" w:date="2026-10-18T04:55:09+11:00"/>
    </w:p>
    <w:p>
      <w:pPr>
        <w:pStyle w:val="Normal"/>
      </w:pPr>
      <w:ins w:id="9651" w:author="CopyEditor AI" w:date="2026-10-18T04:55:09+11:00"/>
    </w:p>
    <w:p>
      <w:pPr>
        <w:pStyle w:val="Normal"/>
      </w:pPr>
      <w:ins w:id="9652" w:author="CopyEditor AI" w:date="2026-10-18T04:55:09+11:00"/>
    </w:p>
    <w:p w14:paraId="2227208F" w14:textId="77777777" w:rsidR="00622F2B" w:rsidRPr="004B1DF7" w:rsidRDefault="00B85DB9" w:rsidP="00E00AE1">
      <w:commentRangeStart w:id="16"/>
      <w:commentRangeStart w:id="27"/>
      <w:pPr>
        <w:pStyle w:val="ArticleTitle"/>
        <w:ind w:firstLine="0" w:left="0"/>
        <w:jc w:val="center"/>
        <w:spacing w:line="480" w:lineRule="auto" w:before="0" w:after="0"/>
        <w:pPrChange w:id="9650" w:author="CopyEditor AI" w:date="2026-10-18T04:55:09+11:00">
          <w:pPr>
            <w:pStyle w:val="ArticleTitle"/>
            <w:ind w:firstLine="0"/>
          </w:pPr>
        </w:pPrChange>
      </w:pPr>
      <w:commentRangeStart w:id="1"/>
      <w:commentRangeStart w:id="2"/>
      <w:commentRangeStart w:id="3"/>
      <w:commentRangeStart w:id="4"/>
      <w:r w:rsidRPr="004B1DF7">
        <w:t>Guided</w:t>
      </w:r>
      <w:commentRangeEnd w:id="4"/>
      <w:r>
        <w:rPr>
          <w:rStyle w:val="CommentReference"/>
        </w:rPr>
        <w:commentReference w:id="4"/>
      </w:r>
      <w:commentRangeEnd w:id="3"/>
      <w:r>
        <w:rPr>
          <w:rStyle w:val="CommentReference"/>
        </w:rPr>
        <w:commentReference w:id="3"/>
      </w:r>
      <w:commentRangeEnd w:id="2"/>
      <w:r>
        <w:rPr>
          <w:rStyle w:val="CommentReference"/>
        </w:rPr>
        <w:commentReference w:id="2"/>
      </w:r>
      <w:commentRangeEnd w:id="1"/>
      <w:r>
        <w:rPr>
          <w:rStyle w:val="CommentReference"/>
        </w:rPr>
        <w:commentReference w:id="1"/>
      </w:r>
      <w:r>
        <w:t xml:space="preserve"> Imagery and Progressive Muscle Relaxation in Group Psychotherapy</w:t>
      </w:r>
      <w:commentRangeEnd w:id="16"/>
      <w:r>
        <w:rPr>
          <w:rStyle w:val="CommentReference"/>
        </w:rPr>
        <w:commentReference w:id="16"/>
      </w:r>
      <w:commentRangeEnd w:id="27"/>
      <w:r>
        <w:rPr>
          <w:rStyle w:val="CommentReference"/>
        </w:rPr>
        <w:commentReference w:id="27"/>
      </w:r>
    </w:p>
    <w:p w14:paraId="1D6D657E" w14:textId="19AC549E" w:rsidR="00F857E5" w:rsidRPr="004B1DF7" w:rsidRDefault="00962581" w:rsidP="00E00AE1">
      <w:pPr>
        <w:ind w:firstLine="0"/>
        <w:jc w:val="center"/>
      </w:pPr>
      <w:r w:rsidRPr="004B1DF7">
        <w:t xml:space="preserve">Hannah K. Greenbaum</w:t>
      </w:r>
    </w:p>
    <w:p w14:paraId="08DB5670" w14:textId="77777777" w:rsidR="00F857E5" w:rsidRPr="004B1DF7" w:rsidRDefault="004B1DF7" w:rsidP="00E00AE1">
      <w:pPr>
        <w:ind w:firstLine="0"/>
        <w:jc w:val="center"/>
      </w:pPr>
      <w:r>
        <w:t xml:space="preserve">Department of Psychology, The George Washington University</w:t>
      </w:r>
    </w:p>
    <w:p w14:paraId="618FBAFC" w14:textId="77777777" w:rsidR="00F857E5" w:rsidRPr="004B1DF7" w:rsidRDefault="004B1DF7" w:rsidP="00E00AE1">
      <w:pPr>
        <w:ind w:firstLine="0"/>
        <w:jc w:val="center"/>
      </w:pPr>
      <w:commentRangeStart w:id="30"/>
      <w:r>
        <w:t xml:space="preserve">PSYC</w:t>
      </w:r>
      <w:commentRangeEnd w:id="30"/>
      <w:r>
        <w:rPr>
          <w:rStyle w:val="CommentReference"/>
        </w:rPr>
        <w:commentReference w:id="30"/>
      </w:r>
      <w:r>
        <w:t xml:space="preserve"> 3170: Clinical Psychology</w:t>
      </w:r>
    </w:p>
    <w:p w14:paraId="62054D81" w14:textId="77777777" w:rsidR="00F857E5" w:rsidRPr="004B1DF7" w:rsidRDefault="00F857E5" w:rsidP="00E00AE1">
      <w:pPr>
        <w:pStyle w:val="Authors"/>
        <w:ind w:firstLine="0" w:left="0"/>
        <w:jc w:val="center"/>
        <w:spacing w:line="480" w:lineRule="auto" w:before="0" w:after="0"/>
        <w:pPrChange w:id="9651" w:author="CopyEditor AI" w:date="2026-10-18T04:55:09+11:00">
          <w:pPr>
            <w:pStyle w:val="Authors"/>
            <w:ind w:firstLine="0"/>
            <w:jc w:val="center"/>
          </w:pPr>
        </w:pPrChange>
      </w:pPr>
      <w:r w:rsidRPr="004B1DF7">
        <w:t xml:space="preserve">Dr. Tia </w:t>
      </w:r>
      <w:r w:rsidR="00EE6A5E" w:rsidRPr="004B1DF7">
        <w:t xml:space="preserve">M. </w:t>
      </w:r>
      <w:r w:rsidRPr="004B1DF7">
        <w:t>Benedetto</w:t>
      </w:r>
    </w:p>
    <w:p w14:paraId="007B46A7" w14:textId="77777777" w:rsidR="00F857E5" w:rsidRPr="004B1DF7" w:rsidRDefault="00AC1541" w:rsidP="00E00AE1">
      <w:pPr>
        <w:ind w:firstLine="0" w:left="0"/>
        <w:jc w:val="center"/>
        <w:spacing w:line="480" w:lineRule="auto" w:before="0" w:after="0"/>
        <w:pPrChange w:id="9652" w:author="CopyEditor AI" w:date="2026-10-18T04:55:09+11:00">
          <w:pPr>
            <w:ind w:firstLine="0"/>
            <w:jc w:val="center"/>
          </w:pPr>
        </w:pPrChange>
      </w:pPr>
      <w:r w:rsidRPr="004B1DF7">
        <w:t xml:space="preserve">October 1, 2019</w:t>
      </w:r>
    </w:p>
    <w:p w14:paraId="2DBB720C" w14:textId="77777777" w:rsidR="00622F2B" w:rsidRPr="004B1DF7" w:rsidRDefault="00B85DB9" w:rsidP="00CB541C">
      <w:pPr>
        <w:pStyle w:val="Heading1"/>
        <w:keepNext/>
        <w:keepLines/>
        <w:jc w:val="center"/>
        <w:spacing w:line="480" w:lineRule="auto" w:before="0" w:after="0"/>
        <w:ind w:left="0" w:firstLine="0"/>
        <w:pPrChange w:id="9652" w:author="CopyEditor AI" w:date="2026-10-18T04:55:09+11:00">
          <w:pPr>
            <w:pStyle w:val="Heading1"/>
            <w:keepNext/>
            <w:keepLines/>
          </w:pPr>
        </w:pPrChange>
      </w:pPr>
      <w:r w:rsidRPr="004B1DF7">
        <w:lastRenderedPageBreak/>
        <w:t xml:space="preserve">Guided Imagery and Progressive Muscle Relaxation in Group Psychotherapy</w:t>
      </w:r>
    </w:p>
    <w:p w14:paraId="0B13115D" w14:textId="77777777" w:rsidR="00206D49" w:rsidRPr="004B1DF7" w:rsidRDefault="00B85DB9" w:rsidP="00CB541C">
      <w:pPr>
        <w:jc w:val="center"/>
        <w:spacing w:line="480" w:lineRule="auto" w:before="0" w:after="0"/>
        <w:ind w:left="0" w:firstLine="0"/>
        <w:pPrChange w:id="9652" w:author="CopyEditor AI" w:date="2026-10-18T04:55:09+11:00">
          <w:pPr/>
        </w:pPrChange>
      </w:pPr>
      <w:r w:rsidRPr="004B1DF7">
        <w:t>A majority of Americans experience stress in their daily lives (</w:t>
      </w:r>
      <w:r w:rsidRPr="004B1DF7">
        <w:rPr>
          <w:rStyle w:val="Contrib"/>
        </w:rPr>
        <w:t>American Psychological Association</w:t>
      </w:r>
      <w:r w:rsidRPr="004B1DF7">
        <w:t xml:space="preserve">, </w:t>
      </w:r>
      <w:r w:rsidRPr="004B1DF7">
        <w:rPr>
          <w:rStyle w:val="citation"/>
        </w:rPr>
        <w:t>2017</w:t>
      </w:r>
      <w:r w:rsidRPr="004B1DF7">
        <w:t xml:space="preserve">). Thus, an important goal of psychological research is to evaluate techniques that promote stress reduction and relaxation. Two techniques that have been associated with reduced stress and increased relaxation in psychotherapy contexts are guided imagery and progressive muscle relaxation (</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xml:space="preserve">). </w:t>
      </w:r>
      <w:r w:rsidR="005E30D7" w:rsidRPr="004B1DF7">
        <w:rPr>
          <w:i/>
        </w:rPr>
        <w:t>Guided imagery</w:t>
      </w:r>
      <w:r w:rsidRPr="004B1DF7">
        <w:t xml:space="preserve"> aids individuals in connecting their internal and external experiences, allowing them, for example, to feel calmer externally because they practice thinking about calming imagery. </w:t>
      </w:r>
      <w:r w:rsidR="005E30D7" w:rsidRPr="004B1DF7">
        <w:rPr>
          <w:i/>
        </w:rPr>
        <w:t>Progressive muscle relaxation</w:t>
      </w:r>
      <w:r>
        <w:t xml:space="preserve"> involves diaphragmatic breathing and the tensing and releasing of 16 major muscle groups; together these </w:t>
      </w:r>
      <w:commentRangeStart w:id="28"/>
      <w:del w:id="9653" w:author="CopyEditor AI" w:date="2026-10-18T04:55:09+11:00">
        <w:r>
          <w:delText>behaviors</w:delText>
        </w:r>
      </w:del>
      <w:ins w:id="9654" w:author="CopyEditor AI" w:date="2026-10-18T04:55:09+11:00">
        <w:r>
          <w:t xml:space="preserve">behaviours</w:t>
        </w:r>
      </w:ins>
      <w:commentRangeEnd w:id="28"/>
      <w:r>
        <w:rPr>
          <w:rStyle w:val="CommentReference"/>
        </w:rPr>
        <w:commentReference w:id="28"/>
      </w:r>
      <w:r>
        <w:t xml:space="preserve"> lead individuals to a more relaxed state (</w:t>
      </w:r>
      <w:r w:rsidRPr="004B1DF7">
        <w:rPr>
          <w:rStyle w:val="Contrib"/>
        </w:rPr>
        <w:t>Jacobson</w:t>
      </w:r>
      <w:r w:rsidRPr="004B1DF7">
        <w:t xml:space="preserve">, </w:t>
      </w:r>
      <w:r w:rsidRPr="004B1DF7">
        <w:rPr>
          <w:rStyle w:val="citation"/>
        </w:rPr>
        <w:t>1938</w:t>
      </w:r>
      <w:r w:rsidRPr="004B1DF7">
        <w:t xml:space="preserve">; </w:t>
      </w:r>
      <w:r w:rsidRPr="004B1DF7">
        <w:rPr>
          <w:rStyle w:val="Contrib"/>
        </w:rPr>
        <w:t>Trakhtenberg</w:t>
      </w:r>
      <w:r w:rsidRPr="004B1DF7">
        <w:t xml:space="preserve">, </w:t>
      </w:r>
      <w:r w:rsidRPr="004B1DF7">
        <w:rPr>
          <w:rStyle w:val="citation"/>
        </w:rPr>
        <w:t>2008</w:t>
      </w:r>
      <w:r>
        <w:t xml:space="preserve">). Guided imagery and progressive muscle relaxation are both cognitive </w:t>
      </w:r>
      <w:del w:id="9655" w:author="CopyEditor AI" w:date="2026-10-18T04:55:09+11:00">
        <w:r>
          <w:delText>behavioral</w:delText>
        </w:r>
      </w:del>
      <w:ins w:id="9656" w:author="CopyEditor AI" w:date="2026-10-18T04:55:09+11:00">
        <w:r>
          <w:t xml:space="preserve">behavioural</w:t>
        </w:r>
      </w:ins>
      <w:r>
        <w:t xml:space="preserve">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t xml:space="preserve">) in which individuals focus on the relationship among thoughts, emotions, and </w:t>
      </w:r>
      <w:del w:id="9657" w:author="CopyEditor AI" w:date="2026-10-18T04:55:09+11:00">
        <w:r>
          <w:delText>behaviors</w:delText>
        </w:r>
      </w:del>
      <w:ins w:id="9658" w:author="CopyEditor AI" w:date="2026-10-18T04:55:09+11:00">
        <w:r>
          <w:t xml:space="preserve">behaviours</w:t>
        </w:r>
      </w:ins>
      <w:r>
        <w:t xml:space="preserve"> (</w:t>
      </w:r>
      <w:r w:rsidRPr="004B1DF7">
        <w:rPr>
          <w:rStyle w:val="Contrib"/>
        </w:rPr>
        <w:t>White</w:t>
      </w:r>
      <w:r w:rsidRPr="004B1DF7">
        <w:t xml:space="preserve">, </w:t>
      </w:r>
      <w:r w:rsidRPr="004B1DF7">
        <w:rPr>
          <w:rStyle w:val="citation"/>
        </w:rPr>
        <w:t>2000</w:t>
      </w:r>
      <w:r w:rsidR="00B143E2" w:rsidRPr="004B1DF7">
        <w:t>).</w:t>
      </w:r>
    </w:p>
    <w:p w14:paraId="758DD431" w14:textId="77777777" w:rsidR="00206D49" w:rsidRPr="004B1DF7" w:rsidRDefault="00B85DB9" w:rsidP="00CB541C">
      <w:r w:rsidRPr="004B1DF7">
        <w:t xml:space="preserve">Group psychotherapy effectively promotes positive treatment outcomes in patients in a cost-effective way. Its efficacy is in part attributable to variables unique to the group experience of therapy as compared with individual psychotherapy (</w:t>
      </w:r>
      <w:r w:rsidRPr="004B1DF7">
        <w:rPr>
          <w:rStyle w:val="Contrib"/>
        </w:rPr>
        <w:t>Bottomley</w:t>
      </w:r>
      <w:r w:rsidRPr="004B1DF7">
        <w:t xml:space="preserve">, </w:t>
      </w:r>
      <w:r w:rsidRPr="004B1DF7">
        <w:rPr>
          <w:rStyle w:val="citation"/>
        </w:rPr>
        <w:t>1996</w:t>
      </w:r>
      <w:r w:rsidRPr="004B1DF7">
        <w:t xml:space="preserve">;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xml:space="preserve">). That is, the group format helps participants feel accepted and better understand their common struggles; at the same time, interactions with group members provide social support and models of positive </w:t>
      </w:r>
      <w:del w:id="1000" w:author="CopyEditor AI" w:date="2026-10-18T04:55:09+11:00">
        <w:r>
          <w:delText>behavior</w:delText>
        </w:r>
      </w:del>
      <w:ins w:id="1001" w:author="CopyEditor AI" w:date="2026-10-18T04:55:09+11:00">
        <w:r>
          <w:t>behaviour</w:t>
        </w:r>
      </w:ins>
      <w:r>
        <w:t xml:space="preserve">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xml:space="preserve">). Thus, it is useful to examine how stress reduction and relaxation can be enhanced in a group context.</w:t>
      </w:r>
    </w:p>
    <w:p w14:paraId="5D125538" w14:textId="77777777" w:rsidR="00206D49" w:rsidRPr="004B1DF7" w:rsidRDefault="00B85DB9" w:rsidP="00CB541C">
      <w:r w:rsidRPr="004B1DF7">
        <w:t xml:space="preserve">The purpose of this literature review is to examine the research base on guided imagery and progressive muscle relaxation in group psychotherapy contexts. I provide overviews of both guided imagery and progressive muscle relaxation, including theoretical foundations and historical context. Then I examine guided imagery and progressive muscle relaxation as used on their own as well as in combination as part of group psychotherapy (see </w:t>
      </w:r>
      <w:r w:rsidRPr="004B1DF7">
        <w:rPr>
          <w:rStyle w:val="Contrib"/>
        </w:rPr>
        <w:t>Baider</w:t>
      </w:r>
      <w:r w:rsidR="005E30D7" w:rsidRPr="004B1DF7">
        <w:rPr>
          <w:rStyle w:val="citation"/>
        </w:rPr>
        <w:t xml:space="preserve"> et al.</w:t>
      </w:r>
      <w:r w:rsidRPr="004B1DF7">
        <w:t xml:space="preserve">, </w:t>
      </w:r>
      <w:r w:rsidRPr="004B1DF7">
        <w:rPr>
          <w:rStyle w:val="citation"/>
        </w:rPr>
        <w:t>1994</w:t>
      </w:r>
      <w:r w:rsidRPr="004B1DF7">
        <w:t xml:space="preserve">, for more). Throughout the review, I highlight themes in the research. Finally, I end by pointing out limitations in the existing literature and exploring potential directions for future research.</w:t>
      </w:r>
    </w:p>
    <w:p w14:paraId="235C3FDB" w14:textId="77777777" w:rsidR="00206D49" w:rsidRPr="004B1DF7" w:rsidRDefault="005E30D7" w:rsidP="00CB541C">
      <w:pPr>
        <w:pStyle w:val="Heading1"/>
        <w:keepNext/>
        <w:keepLines/>
      </w:pPr>
      <w:r w:rsidRPr="004B1DF7">
        <w:t>Guided Imagery</w:t>
      </w:r>
    </w:p>
    <w:p w14:paraId="250A675D" w14:textId="1B6C0298" w:rsidR="005E30D7" w:rsidRPr="00CB541C" w:rsidRDefault="00BF504E" w:rsidP="00CB541C">
      <w:pPr>
        <w:pStyle w:val="Heading2"/>
        <w:keepNext/>
        <w:keepLines/>
      </w:pPr>
      <w:r w:rsidRPr="00CB541C">
        <w:t xml:space="preserve">Features of Guided Imagery</w:t>
      </w:r>
    </w:p>
    <w:p w14:paraId="1B2C141C" w14:textId="77777777" w:rsidR="00206D49" w:rsidRPr="004B1DF7" w:rsidRDefault="005E30D7" w:rsidP="00CB541C">
      <w:r>
        <w:t xml:space="preserve">Guided imagery involves a person </w:t>
      </w:r>
      <w:del w:id="9659" w:author="CopyEditor AI" w:date="2026-10-18T04:55:09+11:00">
        <w:r>
          <w:delText>visualizing</w:delText>
        </w:r>
      </w:del>
      <w:ins w:id="9660" w:author="CopyEditor AI" w:date="2026-10-18T04:55:09+11:00">
        <w:r>
          <w:t xml:space="preserve">visualising</w:t>
        </w:r>
      </w:ins>
      <w:r>
        <w:t xml:space="preserve"> a mental image and engaging each sense (e.g., sight, smell, touch) in the process. Guided imagery was first examined in a psychological context in the 1960s, when the </w:t>
      </w:r>
      <w:del w:id="1002" w:author="CopyEditor AI" w:date="2026-10-18T04:55:09+11:00">
        <w:r>
          <w:delText>behavior theorist</w:delText>
        </w:r>
      </w:del>
      <w:ins w:id="1003" w:author="CopyEditor AI" w:date="2026-10-18T04:55:09+11:00">
        <w:r>
          <w:t>behaviour theorist</w:t>
        </w:r>
      </w:ins>
      <w:r>
        <w:t xml:space="preserve"> Joseph Wolpe helped pioneer the use of relaxation techniques such as aversive imagery, exposure, and imaginal flooding in </w:t>
      </w:r>
      <w:del w:id="1004" w:author="CopyEditor AI" w:date="2026-10-18T04:55:09+11:00">
        <w:r>
          <w:delText>behavior therapy</w:delText>
        </w:r>
      </w:del>
      <w:ins w:id="1005" w:author="CopyEditor AI" w:date="2026-10-18T04:55:09+11:00">
        <w:r>
          <w:t>behaviour therapy</w:t>
        </w:r>
      </w:ins>
      <w:r>
        <w:t xml:space="preserve"> (</w:t>
      </w:r>
      <w:r w:rsidR="00B85DB9" w:rsidRPr="004B1DF7">
        <w:rPr>
          <w:rStyle w:val="Contrib"/>
        </w:rPr>
        <w:t>Achterberg</w:t>
      </w:r>
      <w:r w:rsidR="00B85DB9" w:rsidRPr="004B1DF7">
        <w:t xml:space="preserve">, </w:t>
      </w:r>
      <w:r w:rsidR="00B85DB9" w:rsidRPr="004B1DF7">
        <w:rPr>
          <w:rStyle w:val="citation"/>
        </w:rPr>
        <w:t>1985</w:t>
      </w:r>
      <w:r w:rsidR="00B85DB9" w:rsidRPr="004B1DF7">
        <w:t xml:space="preserve">; </w:t>
      </w:r>
      <w:r w:rsidR="00B85DB9" w:rsidRPr="004B1DF7">
        <w:rPr>
          <w:rStyle w:val="Contrib"/>
        </w:rPr>
        <w:t>Utay</w:t>
      </w:r>
      <w:r w:rsidR="00B85DB9" w:rsidRPr="004B1DF7">
        <w:rPr>
          <w:rStyle w:val="citation"/>
        </w:rPr>
        <w:t xml:space="preserve"> &amp; </w:t>
      </w:r>
      <w:r w:rsidR="00B85DB9" w:rsidRPr="004B1DF7">
        <w:rPr>
          <w:rStyle w:val="Contrib"/>
        </w:rPr>
        <w:t>Miller</w:t>
      </w:r>
      <w:r w:rsidR="00B85DB9" w:rsidRPr="004B1DF7">
        <w:t xml:space="preserve">, </w:t>
      </w:r>
      <w:r w:rsidR="00B85DB9" w:rsidRPr="004B1DF7">
        <w:rPr>
          <w:rStyle w:val="citation"/>
        </w:rPr>
        <w:t>2006</w:t>
      </w:r>
      <w:r w:rsidR="00B85DB9" w:rsidRPr="004B1DF7">
        <w:t xml:space="preserve">). Patients learn to relax their bodies in the presence of stimuli that previously distressed them, to the point where further exposure to the stimuli no longer provokes a negative response (</w:t>
      </w:r>
      <w:r w:rsidR="00B85DB9" w:rsidRPr="004B1DF7">
        <w:rPr>
          <w:rStyle w:val="Contrib"/>
        </w:rPr>
        <w:t>Achterberg</w:t>
      </w:r>
      <w:r w:rsidR="00B85DB9" w:rsidRPr="004B1DF7">
        <w:t xml:space="preserve">, </w:t>
      </w:r>
      <w:r w:rsidR="00B85DB9" w:rsidRPr="004B1DF7">
        <w:rPr>
          <w:rStyle w:val="citation"/>
        </w:rPr>
        <w:t>1985</w:t>
      </w:r>
      <w:r w:rsidR="00B85DB9" w:rsidRPr="004B1DF7">
        <w:t>).</w:t>
      </w:r>
    </w:p>
    <w:p w14:paraId="050C27EE" w14:textId="77777777" w:rsidR="00206D49" w:rsidRPr="004B1DF7" w:rsidRDefault="00B85DB9" w:rsidP="00CB541C">
      <w:r w:rsidRPr="004B1DF7">
        <w:t xml:space="preserve">Contemporary research supports the efficacy of guided imagery interventions for treating medical, psychiatric, and psychological disorders (</w:t>
      </w:r>
      <w:r w:rsidRPr="004B1DF7">
        <w:rPr>
          <w:rStyle w:val="Contrib"/>
        </w:rPr>
        <w:t>Utay</w:t>
      </w:r>
      <w:r w:rsidRPr="004B1DF7">
        <w:rPr>
          <w:rStyle w:val="citation"/>
        </w:rPr>
        <w:t xml:space="preserve"> &amp; </w:t>
      </w:r>
      <w:r w:rsidRPr="004B1DF7">
        <w:rPr>
          <w:rStyle w:val="Contrib"/>
        </w:rPr>
        <w:t>Miller</w:t>
      </w:r>
      <w:r w:rsidRPr="004B1DF7">
        <w:t xml:space="preserve">, </w:t>
      </w:r>
      <w:r w:rsidRPr="004B1DF7">
        <w:rPr>
          <w:rStyle w:val="citation"/>
        </w:rPr>
        <w:t>2006</w:t>
      </w:r>
      <w:r w:rsidRPr="004B1DF7">
        <w:t xml:space="preserve">). Guided imagery is typically used to pursue treatment goals such as improved relaxation, sports achievement, and pain reduction. Guided imagery techniques are often paired with breathing techniques and other forms of relaxation, such as mindfulness (see </w:t>
      </w:r>
      <w:r w:rsidRPr="004B1DF7">
        <w:rPr>
          <w:rStyle w:val="Contrib"/>
        </w:rPr>
        <w:t>Freebird Meditations</w:t>
      </w:r>
      <w:r w:rsidRPr="004B1DF7">
        <w:t xml:space="preserve">, </w:t>
      </w:r>
      <w:r w:rsidRPr="004B1DF7">
        <w:rPr>
          <w:rStyle w:val="citation"/>
        </w:rPr>
        <w:t>2012</w:t>
      </w:r>
      <w:r w:rsidRPr="004B1DF7">
        <w:t xml:space="preserve">). The evidence is sufficient to call guided imagery an effective, evidence-based treatment for a variety of stress-related psychological concerns (Utay &amp; Miller, 2006).</w:t>
      </w:r>
    </w:p>
    <w:p w14:paraId="3E6479F4" w14:textId="77777777" w:rsidR="00206D49" w:rsidRPr="004B1DF7" w:rsidRDefault="005E30D7" w:rsidP="00CB541C">
      <w:pPr>
        <w:pStyle w:val="Heading2"/>
        <w:keepNext/>
        <w:keepLines/>
      </w:pPr>
      <w:r w:rsidRPr="004B1DF7">
        <w:t xml:space="preserve">Guided Imagery in Group Psychotherapy</w:t>
      </w:r>
    </w:p>
    <w:p w14:paraId="2FA74ABA" w14:textId="77777777" w:rsidR="00206D49" w:rsidRPr="004B1DF7" w:rsidRDefault="002D4D4C" w:rsidP="00CB541C">
      <w:r w:rsidRPr="004B1DF7">
        <w:t xml:space="preserve">Guided imagery exercises improve treatment outcomes and prognosis in group psychotherapy contexts </w:t>
      </w:r>
      <w:r w:rsidR="00B85DB9" w:rsidRPr="004B1DF7">
        <w:rPr>
          <w:rStyle w:val="personal-comm"/>
        </w:rPr>
        <w:t>(</w:t>
      </w:r>
      <w:r w:rsidR="00B85DB9" w:rsidRPr="004B1DF7">
        <w:rPr>
          <w:rStyle w:val="Contrib"/>
        </w:rPr>
        <w:t>Skovholt</w:t>
      </w:r>
      <w:r w:rsidR="00B85DB9" w:rsidRPr="004B1DF7">
        <w:rPr>
          <w:rStyle w:val="citation"/>
        </w:rPr>
        <w:t xml:space="preserve"> &amp; </w:t>
      </w:r>
      <w:r w:rsidR="00B85DB9" w:rsidRPr="004B1DF7">
        <w:rPr>
          <w:rStyle w:val="Contrib"/>
        </w:rPr>
        <w:t>Thoen</w:t>
      </w:r>
      <w:r w:rsidR="00B85DB9" w:rsidRPr="004B1DF7">
        <w:rPr>
          <w:rStyle w:val="personal-comm"/>
        </w:rPr>
        <w:t xml:space="preserve">, </w:t>
      </w:r>
      <w:r w:rsidR="00B85DB9" w:rsidRPr="004B1DF7">
        <w:rPr>
          <w:rStyle w:val="citation"/>
        </w:rPr>
        <w:t>1987</w:t>
      </w:r>
      <w:r w:rsidR="00B85DB9" w:rsidRPr="004B1DF7">
        <w:rPr>
          <w:rStyle w:val="personal-comm"/>
        </w:rPr>
        <w:t xml:space="preserve">). </w:t>
      </w:r>
      <w:r w:rsidR="00B85DB9" w:rsidRPr="004B1DF7">
        <w:rPr>
          <w:rStyle w:val="Contrib"/>
        </w:rPr>
        <w:t>Lange</w:t>
      </w:r>
      <w:r w:rsidR="00B85DB9" w:rsidRPr="004B1DF7">
        <w:rPr>
          <w:rStyle w:val="personal-comm"/>
        </w:rPr>
        <w:t xml:space="preserve"> (</w:t>
      </w:r>
      <w:r w:rsidR="00B85DB9" w:rsidRPr="004B1DF7">
        <w:rPr>
          <w:rStyle w:val="citation"/>
        </w:rPr>
        <w:t>1982</w:t>
      </w:r>
      <w:r w:rsidR="00B85DB9" w:rsidRPr="004B1DF7">
        <w:rPr>
          <w:rStyle w:val="personal-comm"/>
        </w:rPr>
        <w:t xml:space="preserve">) underscored two such benefits by showing (a) the role of the group psychotherapy leader in facilitating reflection on the guided imagery experience, including difficulties and stuck points, and (b) the benefits achieved by social comparison of guided imagery experiences between group members. Teaching techniques and reflecting on the group process are unique components of guided imagery received in a group context (</w:t>
      </w:r>
      <w:r w:rsidR="00B85DB9" w:rsidRPr="004B1DF7">
        <w:rPr>
          <w:rStyle w:val="Contrib"/>
        </w:rPr>
        <w:t>Yalom</w:t>
      </w:r>
      <w:r w:rsidR="00B85DB9" w:rsidRPr="004B1DF7">
        <w:rPr>
          <w:rStyle w:val="citation"/>
        </w:rPr>
        <w:t xml:space="preserve"> &amp; </w:t>
      </w:r>
      <w:r w:rsidR="00B85DB9" w:rsidRPr="004B1DF7">
        <w:rPr>
          <w:rStyle w:val="Contrib"/>
        </w:rPr>
        <w:t>Leszcz</w:t>
      </w:r>
      <w:r w:rsidR="00B85DB9" w:rsidRPr="004B1DF7">
        <w:rPr>
          <w:rStyle w:val="personal-comm"/>
        </w:rPr>
        <w:t xml:space="preserve">, </w:t>
      </w:r>
      <w:r w:rsidR="00B85DB9" w:rsidRPr="004B1DF7">
        <w:rPr>
          <w:rStyle w:val="citation"/>
        </w:rPr>
        <w:t>2005</w:t>
      </w:r>
      <w:r w:rsidR="00B85DB9" w:rsidRPr="004B1DF7">
        <w:rPr>
          <w:rStyle w:val="personal-comm"/>
        </w:rPr>
        <w:t>).</w:t>
      </w:r>
    </w:p>
    <w:p w14:paraId="3FEA872E" w14:textId="77777777" w:rsidR="00206D49" w:rsidRPr="004B1DF7" w:rsidRDefault="00B85DB9" w:rsidP="00CB541C">
      <w:r w:rsidRPr="004B1DF7">
        <w:rPr>
          <w:rStyle w:val="personal-comm"/>
        </w:rPr>
        <w:t xml:space="preserve">Empirical research focused on guided imagery interventions supports the efficacy of the technique with a variety of populations within hospital settings, with positive outcomes for individuals diagnosed with depression, anxiety, and eating disorders (</w:t>
      </w:r>
      <w:r w:rsidRPr="004B1DF7">
        <w:rPr>
          <w:rStyle w:val="Contrib"/>
        </w:rPr>
        <w:t>Utay</w:t>
      </w:r>
      <w:r w:rsidRPr="004B1DF7">
        <w:rPr>
          <w:rStyle w:val="citation"/>
        </w:rPr>
        <w:t xml:space="preserve"> &amp; </w:t>
      </w:r>
      <w:r w:rsidRPr="004B1DF7">
        <w:rPr>
          <w:rStyle w:val="Contrib"/>
        </w:rPr>
        <w:t>Miller</w:t>
      </w:r>
      <w:r w:rsidRPr="004B1DF7">
        <w:rPr>
          <w:rStyle w:val="personal-comm"/>
        </w:rPr>
        <w:t xml:space="preserve">, </w:t>
      </w:r>
      <w:r w:rsidRPr="004B1DF7">
        <w:rPr>
          <w:rStyle w:val="citation"/>
        </w:rPr>
        <w:t>2006</w:t>
      </w:r>
      <w:r w:rsidRPr="004B1DF7">
        <w:rPr>
          <w:rStyle w:val="personal-comm"/>
        </w:rPr>
        <w:t xml:space="preserve">). </w:t>
      </w:r>
      <w:r w:rsidR="00A165FF" w:rsidRPr="004B1DF7">
        <w:rPr>
          <w:rStyle w:val="citation"/>
        </w:rPr>
        <w:t xml:space="preserve">Guided imagery and relaxation techniques have even been found to “r</w:t>
      </w:r>
      <w:r w:rsidR="00DD7B64" w:rsidRPr="004B1DF7">
        <w:t>educe distress and allow the immune system to function more effectively”</w:t>
      </w:r>
      <w:r w:rsidR="00DD7B64" w:rsidRPr="004B1DF7">
        <w:rPr>
          <w:rStyle w:val="citation"/>
        </w:rPr>
        <w:t xml:space="preserve"> (</w:t>
      </w:r>
      <w:r w:rsidRPr="004B1DF7">
        <w:rPr>
          <w:rStyle w:val="Contrib"/>
        </w:rPr>
        <w:t>Trakhtenberg</w:t>
      </w:r>
      <w:r w:rsidRPr="004B1DF7">
        <w:rPr>
          <w:rStyle w:val="personal-comm"/>
        </w:rPr>
        <w:t xml:space="preserve">, </w:t>
      </w:r>
      <w:r w:rsidRPr="004B1DF7">
        <w:rPr>
          <w:rStyle w:val="citation"/>
        </w:rPr>
        <w:t xml:space="preserve">2008, p. 850</w:t>
      </w:r>
      <w:r w:rsidRPr="004B1DF7">
        <w:rPr>
          <w:rStyle w:val="personal-comm"/>
        </w:rPr>
        <w:t xml:space="preserve">). For example, </w:t>
      </w:r>
      <w:r w:rsidRPr="004B1DF7">
        <w:rPr>
          <w:rStyle w:val="Contrib"/>
        </w:rPr>
        <w:t>Holden-Lund</w:t>
      </w:r>
      <w:r w:rsidRPr="004B1DF7">
        <w:rPr>
          <w:rStyle w:val="personal-comm"/>
        </w:rPr>
        <w:t xml:space="preserve"> (</w:t>
      </w:r>
      <w:r w:rsidRPr="004B1DF7">
        <w:rPr>
          <w:rStyle w:val="citation"/>
        </w:rPr>
        <w:t>1988</w:t>
      </w:r>
      <w:r w:rsidRPr="004B1DF7">
        <w:rPr>
          <w:rStyle w:val="personal-comm"/>
        </w:rPr>
        <w:t xml:space="preserve">) examined effects of a guided imagery intervention on surgical stress and wound healing in a group of 24 patients. Patients listened to guided imagery recordings and reported reduced state anxiety, lower cortisol levels following surgery, and less irritation in wound healing compared with a control group. </w:t>
      </w:r>
      <w:r w:rsidRPr="004B1DF7">
        <w:rPr>
          <w:rStyle w:val="Contrib"/>
        </w:rPr>
        <w:t xml:space="preserve">Holden-Lund </w:t>
      </w:r>
      <w:r w:rsidRPr="004B1DF7">
        <w:rPr>
          <w:rStyle w:val="personal-comm"/>
        </w:rPr>
        <w:t xml:space="preserve">concluded that the guided imagery recordings contributed to improved surgical recovery. It would be interesting to see how the results might differ if guided imagery was practiced continually in a group context.</w:t>
      </w:r>
    </w:p>
    <w:p w14:paraId="2350BFBD" w14:textId="77777777" w:rsidR="00A165FF" w:rsidRPr="004B1DF7" w:rsidRDefault="0026530A" w:rsidP="00CB541C">
      <w:pPr>
        <w:rPr>
          <w:rStyle w:val="personal-comm"/>
        </w:rPr>
      </w:pPr>
      <w:r w:rsidRPr="004B1DF7">
        <w:rPr>
          <w:rStyle w:val="personal-comm"/>
        </w:rPr>
        <w:t xml:space="preserve">Guided imagery has also been shown to reduce stress, length of hospital stay, and symptoms related to medical and psychological conditions (</w:t>
      </w:r>
      <w:r w:rsidR="00B85DB9" w:rsidRPr="004B1DF7">
        <w:rPr>
          <w:rStyle w:val="Contrib"/>
        </w:rPr>
        <w:t xml:space="preserve">Scherwitz et al.</w:t>
      </w:r>
      <w:r w:rsidR="00B85DB9" w:rsidRPr="004B1DF7">
        <w:rPr>
          <w:rStyle w:val="personal-comm"/>
        </w:rPr>
        <w:t xml:space="preserve">, </w:t>
      </w:r>
      <w:r w:rsidR="00B85DB9" w:rsidRPr="004B1DF7">
        <w:rPr>
          <w:rStyle w:val="citation"/>
        </w:rPr>
        <w:t>2005</w:t>
      </w:r>
      <w:r w:rsidR="00B85DB9" w:rsidRPr="004B1DF7">
        <w:rPr>
          <w:rStyle w:val="personal-comm"/>
        </w:rPr>
        <w:t xml:space="preserve">). For example, </w:t>
      </w:r>
      <w:r w:rsidR="00B85DB9" w:rsidRPr="004B1DF7">
        <w:rPr>
          <w:rStyle w:val="Contrib"/>
        </w:rPr>
        <w:t xml:space="preserve">Ball et al.</w:t>
      </w:r>
      <w:r w:rsidR="00B85DB9" w:rsidRPr="004B1DF7">
        <w:rPr>
          <w:rStyle w:val="personal-comm"/>
        </w:rPr>
        <w:t xml:space="preserve"> (</w:t>
      </w:r>
      <w:r w:rsidR="00B85DB9" w:rsidRPr="004B1DF7">
        <w:rPr>
          <w:rStyle w:val="citation"/>
        </w:rPr>
        <w:t>2003</w:t>
      </w:r>
      <w:r w:rsidR="00B85DB9" w:rsidRPr="004B1DF7">
        <w:rPr>
          <w:rStyle w:val="personal-comm"/>
        </w:rPr>
        <w:t xml:space="preserve">) conducted guided imagery in a group psychotherapy format with 11 children (ages 5–18) experiencing recurrent abdominal pain. Children in the treatment group (</w:t>
      </w:r>
      <w:r w:rsidR="00DD17F7" w:rsidRPr="004B1DF7">
        <w:rPr>
          <w:rStyle w:val="personal-comm"/>
          <w:i/>
        </w:rPr>
        <w:t>n</w:t>
      </w:r>
      <w:r w:rsidR="00DD17F7" w:rsidRPr="004B1DF7">
        <w:rPr>
          <w:rStyle w:val="personal-comm"/>
        </w:rPr>
        <w:t xml:space="preserve"> = 5) participated in four weekly group psychotherapy sessions where guided imagery techniques were implemented. Data collected via pain diaries and parent and child psychological surveys showed that patients reported a 67% decrease in pain. Despite a small sample size, which contributed to low statistical power, the researchers concluded that guided imagery in a group psychotherapy format was effective in reducing pediatric recurrent abdominal pain.</w:t>
      </w:r>
    </w:p>
    <w:p w14:paraId="6BD868D5" w14:textId="77777777" w:rsidR="00206D49" w:rsidRPr="004B1DF7" w:rsidRDefault="00A165FF" w:rsidP="00CB541C">
      <w:r w:rsidRPr="004B1DF7">
        <w:rPr>
          <w:rStyle w:val="personal-comm"/>
        </w:rPr>
        <w:t xml:space="preserve">However, in the majority of guided imagery studies, researchers have not evaluated the technique in the context of traditional group psychotherapy. Rather, in these studies participants usually met once in a group to learn guided imagery and then practiced guided imagery individually on their own (see </w:t>
      </w:r>
      <w:r w:rsidRPr="004B1DF7">
        <w:rPr>
          <w:rStyle w:val="Contrib"/>
        </w:rPr>
        <w:t>Menzies et al.</w:t>
      </w:r>
      <w:r w:rsidRPr="004B1DF7">
        <w:rPr>
          <w:rStyle w:val="personal-comm"/>
        </w:rPr>
        <w:t xml:space="preserve">, </w:t>
      </w:r>
      <w:r w:rsidRPr="004B1DF7">
        <w:rPr>
          <w:rStyle w:val="citation"/>
        </w:rPr>
        <w:t>2014</w:t>
      </w:r>
      <w:r w:rsidRPr="004B1DF7">
        <w:rPr>
          <w:rStyle w:val="personal-comm"/>
        </w:rPr>
        <w:t xml:space="preserve">, for more). Thus, it is unknown whether guided imagery would have different effects if implemented on an ongoing basis in group psychotherapy.</w:t>
      </w:r>
    </w:p>
    <w:p w14:paraId="683AB5E7" w14:textId="77777777" w:rsidR="00206D49" w:rsidRPr="004B1DF7" w:rsidRDefault="005E30D7" w:rsidP="00CB541C">
      <w:pPr>
        <w:pStyle w:val="Heading1"/>
        <w:keepNext/>
        <w:keepLines/>
      </w:pPr>
      <w:r w:rsidRPr="004B1DF7">
        <w:t>Progressive Muscle Relaxation</w:t>
      </w:r>
    </w:p>
    <w:p w14:paraId="2F6148F1" w14:textId="77777777" w:rsidR="005E30D7" w:rsidRPr="004B1DF7" w:rsidRDefault="00BF504E" w:rsidP="00CB541C">
      <w:pPr>
        <w:pStyle w:val="Heading2"/>
        <w:keepNext/>
        <w:keepLines/>
      </w:pPr>
      <w:r w:rsidRPr="004B1DF7">
        <w:t>Features of Progressive Muscle Relaxation</w:t>
      </w:r>
    </w:p>
    <w:p w14:paraId="42382037" w14:textId="77777777" w:rsidR="00206D49" w:rsidRPr="004B1DF7" w:rsidRDefault="00B85DB9" w:rsidP="00CB541C">
      <w:r w:rsidRPr="004B1DF7">
        <w:t xml:space="preserve">Progressive muscle relaxation involves diaphragmatic or deep breathing and the tensing and releasing of muscles in the body (</w:t>
      </w:r>
      <w:r w:rsidRPr="004B1DF7">
        <w:rPr>
          <w:rStyle w:val="Contrib"/>
        </w:rPr>
        <w:t>Jacobson</w:t>
      </w:r>
      <w:r w:rsidRPr="004B1DF7">
        <w:t xml:space="preserve">, </w:t>
      </w:r>
      <w:r w:rsidRPr="004B1DF7">
        <w:rPr>
          <w:rStyle w:val="citation"/>
        </w:rPr>
        <w:t>1938</w:t>
      </w:r>
      <w:r w:rsidRPr="004B1DF7">
        <w:t xml:space="preserve">). Edmund Jacobson developed progressive muscle relaxation in 1929 (as cited in </w:t>
      </w:r>
      <w:r w:rsidRPr="004B1DF7">
        <w:rPr>
          <w:rStyle w:val="Contrib"/>
        </w:rPr>
        <w:t xml:space="preserve">Peterson et al.</w:t>
      </w:r>
      <w:r w:rsidRPr="004B1DF7">
        <w:t xml:space="preserve">, </w:t>
      </w:r>
      <w:r w:rsidRPr="004B1DF7">
        <w:rPr>
          <w:rStyle w:val="citation"/>
        </w:rPr>
        <w:t>2011</w:t>
      </w:r>
      <w:r w:rsidRPr="004B1DF7">
        <w:t xml:space="preserve">) and directed participants to practice progressive muscle relaxation several times a week for a year. After examining progressive muscle relaxation as an intervention for stress or anxiety, Joseph Wolpe (1960; as cited in </w:t>
      </w:r>
      <w:r w:rsidRPr="004B1DF7">
        <w:rPr>
          <w:rStyle w:val="Contrib"/>
        </w:rPr>
        <w:t xml:space="preserve">Peterson et al.</w:t>
      </w:r>
      <w:r w:rsidRPr="004B1DF7">
        <w:t xml:space="preserve">, </w:t>
      </w:r>
      <w:r w:rsidRPr="004B1DF7">
        <w:rPr>
          <w:rStyle w:val="citation"/>
        </w:rPr>
        <w:t>2011</w:t>
      </w:r>
      <w:r>
        <w:t xml:space="preserve">) </w:t>
      </w:r>
      <w:del w:id="9661" w:author="CopyEditor AI" w:date="2026-10-18T04:55:09+11:00">
        <w:r>
          <w:delText>theorized</w:delText>
        </w:r>
      </w:del>
      <w:ins w:id="9662" w:author="CopyEditor AI" w:date="2026-10-18T04:55:09+11:00">
        <w:r>
          <w:t xml:space="preserve">theorised</w:t>
        </w:r>
      </w:ins>
      <w:r>
        <w:t xml:space="preserve"> that relaxation was a promising treatment. In 1973, </w:t>
      </w:r>
      <w:r w:rsidRPr="004B1DF7">
        <w:rPr>
          <w:rStyle w:val="Contrib"/>
        </w:rPr>
        <w:t>Bernstein</w:t>
      </w:r>
      <w:r w:rsidRPr="004B1DF7">
        <w:rPr>
          <w:rStyle w:val="citation"/>
        </w:rPr>
        <w:t xml:space="preserve"> and </w:t>
      </w:r>
      <w:r w:rsidRPr="004B1DF7">
        <w:rPr>
          <w:rStyle w:val="Contrib"/>
        </w:rPr>
        <w:t>Borkovec</w:t>
      </w:r>
      <w:r w:rsidR="00B143E2" w:rsidRPr="004B1DF7">
        <w:t xml:space="preserve"> created a manual for helping professionals to teach their clients progressive muscle relaxation, thereby bringing progressive muscle relaxation into the fold of interventions used in cognitive </w:t>
      </w:r>
      <w:del w:id="1006" w:author="CopyEditor AI" w:date="2026-10-18T04:55:09+11:00">
        <w:r>
          <w:delText>behavior therapy</w:delText>
        </w:r>
      </w:del>
      <w:ins w:id="1007" w:author="CopyEditor AI" w:date="2026-10-18T04:55:09+11:00">
        <w:r>
          <w:t>behaviour therapy</w:t>
        </w:r>
      </w:ins>
      <w:r>
        <w:t xml:space="preserve">. In its current state, progressive muscle relaxation is often paired with relaxation training and described within a relaxation framework (see </w:t>
      </w:r>
      <w:r w:rsidRPr="004B1DF7">
        <w:rPr>
          <w:rStyle w:val="Contrib"/>
        </w:rPr>
        <w:t>Freebird Meditations</w:t>
      </w:r>
      <w:r w:rsidRPr="004B1DF7">
        <w:t xml:space="preserve">, </w:t>
      </w:r>
      <w:r w:rsidRPr="004B1DF7">
        <w:rPr>
          <w:rStyle w:val="citation"/>
        </w:rPr>
        <w:t>2012</w:t>
      </w:r>
      <w:r w:rsidRPr="004B1DF7">
        <w:t xml:space="preserve">, for more).</w:t>
      </w:r>
    </w:p>
    <w:p w14:paraId="7E38AF93" w14:textId="77777777" w:rsidR="00206D49" w:rsidRPr="004B1DF7" w:rsidRDefault="00B85DB9" w:rsidP="00CB541C">
      <w:r w:rsidRPr="004B1DF7">
        <w:t xml:space="preserve">Research on the use of progressive muscle relaxation for stress reduction has demonstrated the efficacy of the method (</w:t>
      </w:r>
      <w:r w:rsidRPr="004B1DF7">
        <w:rPr>
          <w:rStyle w:val="Contrib"/>
        </w:rPr>
        <w:t>McGuigan</w:t>
      </w:r>
      <w:r w:rsidRPr="004B1DF7">
        <w:rPr>
          <w:rStyle w:val="citation"/>
        </w:rPr>
        <w:t xml:space="preserve"> &amp; </w:t>
      </w:r>
      <w:r w:rsidRPr="004B1DF7">
        <w:rPr>
          <w:rStyle w:val="Contrib"/>
        </w:rPr>
        <w:t>Lehrer</w:t>
      </w:r>
      <w:r w:rsidRPr="004B1DF7">
        <w:t xml:space="preserve">, </w:t>
      </w:r>
      <w:r w:rsidRPr="004B1DF7">
        <w:rPr>
          <w:rStyle w:val="citation"/>
        </w:rPr>
        <w:t>2007</w:t>
      </w:r>
      <w:r w:rsidRPr="004B1DF7">
        <w:t xml:space="preserve">). As clients learn how to tense and release different muscle groups, the physical relaxation achieved then influences psychological processes (</w:t>
      </w:r>
      <w:r w:rsidRPr="004B1DF7">
        <w:rPr>
          <w:rStyle w:val="Contrib"/>
        </w:rPr>
        <w:t xml:space="preserve">McCallie et al.</w:t>
      </w:r>
      <w:r w:rsidRPr="004B1DF7">
        <w:t xml:space="preserve">, </w:t>
      </w:r>
      <w:r w:rsidRPr="004B1DF7">
        <w:rPr>
          <w:rStyle w:val="citation"/>
        </w:rPr>
        <w:t>2006</w:t>
      </w:r>
      <w:r w:rsidRPr="004B1DF7">
        <w:t xml:space="preserve">). For example, progressive muscle relaxation can help alleviate tension headaches, insomnia, pain, and irritable bowel syndrome. This research demonstrates that relaxing the body can also help relax the mind and lead to physical benefits.</w:t>
      </w:r>
    </w:p>
    <w:p w14:paraId="5FB4932F" w14:textId="77777777" w:rsidR="00206D49" w:rsidRPr="004B1DF7" w:rsidRDefault="005E30D7" w:rsidP="00CB541C">
      <w:pPr>
        <w:pStyle w:val="Heading2"/>
        <w:keepNext/>
        <w:keepLines/>
      </w:pPr>
      <w:r w:rsidRPr="004B1DF7">
        <w:t xml:space="preserve">Progressive Muscle Relaxation in Group Psychotherapy</w:t>
      </w:r>
    </w:p>
    <w:p w14:paraId="2D7F6AC9" w14:textId="77777777" w:rsidR="00206D49" w:rsidRPr="004B1DF7" w:rsidRDefault="00B85DB9" w:rsidP="00CB541C">
      <w:r w:rsidRPr="004B1DF7">
        <w:t xml:space="preserve">Limited, but compelling, research has examined progressive muscle relaxation within group psychotherapy. Progressive muscle relaxation has been used in outpatient and inpatient hospital settings to reduce stress and physical symptoms (</w:t>
      </w:r>
      <w:r w:rsidRPr="004B1DF7">
        <w:rPr>
          <w:rStyle w:val="Contrib"/>
        </w:rPr>
        <w:t>Peterson</w:t>
      </w:r>
      <w:r w:rsidRPr="004B1DF7">
        <w:rPr>
          <w:rStyle w:val="citation"/>
        </w:rPr>
        <w:t xml:space="preserve"> et al.</w:t>
      </w:r>
      <w:r w:rsidRPr="004B1DF7">
        <w:t xml:space="preserve">, </w:t>
      </w:r>
      <w:r w:rsidRPr="004B1DF7">
        <w:rPr>
          <w:rStyle w:val="citation"/>
        </w:rPr>
        <w:t>2011</w:t>
      </w:r>
      <w:r w:rsidRPr="004B1DF7">
        <w:t xml:space="preserve">). For example, the U.S. Department of Veterans Affairs integrates progressive muscle relaxation into therapy skills groups (</w:t>
      </w:r>
      <w:r w:rsidRPr="004B1DF7">
        <w:rPr>
          <w:rStyle w:val="Contrib"/>
        </w:rPr>
        <w:t>Hardy</w:t>
      </w:r>
      <w:r w:rsidRPr="004B1DF7">
        <w:t xml:space="preserve">, </w:t>
      </w:r>
      <w:r w:rsidRPr="004B1DF7">
        <w:rPr>
          <w:rStyle w:val="citation"/>
        </w:rPr>
        <w:t>2017</w:t>
      </w:r>
      <w:r w:rsidRPr="004B1DF7">
        <w:t xml:space="preserve">). The goal is for group members to practice progressive muscle relaxation throughout their inpatient stay and then continue the practice at home to promote ongoing relief of symptoms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00B143E2" w:rsidRPr="004B1DF7">
        <w:t>).</w:t>
      </w:r>
    </w:p>
    <w:p w14:paraId="0C306C67" w14:textId="77777777" w:rsidR="00206D49" w:rsidRPr="004B1DF7" w:rsidRDefault="00B85DB9" w:rsidP="00CB541C">
      <w:r w:rsidRPr="004B1DF7">
        <w:rPr>
          <w:rStyle w:val="Contrib"/>
        </w:rPr>
        <w:t>Yu</w:t>
      </w:r>
      <w:r w:rsidRPr="004B1DF7">
        <w:t xml:space="preserve"> (</w:t>
      </w:r>
      <w:r w:rsidRPr="004B1DF7">
        <w:rPr>
          <w:rStyle w:val="citation"/>
        </w:rPr>
        <w:t>2004</w:t>
      </w:r>
      <w:r>
        <w:t xml:space="preserve">) examined the effects of </w:t>
      </w:r>
      <w:commentRangeStart w:id="29"/>
      <w:r>
        <w:t xml:space="preserve">multimodal</w:t>
      </w:r>
      <w:commentRangeEnd w:id="29"/>
      <w:r>
        <w:rPr>
          <w:rStyle w:val="CommentReference"/>
        </w:rPr>
        <w:commentReference w:id="29"/>
      </w:r>
      <w:r>
        <w:t xml:space="preserve"> progressive muscle relaxation on psychological distress in 121 elderly patients with heart failure. Participants were randomized into experimental and control groups. The experimental group received biweekly group sessions on progressive muscle relaxation, as well as tape-directed self-practice and a revision workshop. The control group received follow-up phone calls as a placebo. Results indicated that the experimental group exhibited significant improvement in reports of psychological distress compared with the control group. Although this study incorporated a multimodal form of progressive muscle relaxation, the experimental group met biweekly in a group format; thus, the results may be applicable to group psychotherapy.</w:t>
      </w:r>
    </w:p>
    <w:p w14:paraId="38BB548E" w14:textId="77777777" w:rsidR="00F22EC5" w:rsidRPr="004B1DF7" w:rsidRDefault="00F22EC5" w:rsidP="00CB541C">
      <w:r w:rsidRPr="004B1DF7">
        <w:t xml:space="preserve">Progressive muscle relaxation has also been examined as a stress-reduction intervention with large groups, albeit not therapy groups. </w:t>
      </w:r>
      <w:r w:rsidRPr="004B1DF7">
        <w:rPr>
          <w:rStyle w:val="Contrib"/>
        </w:rPr>
        <w:t>Rausch et al.</w:t>
      </w:r>
      <w:r w:rsidRPr="004B1DF7">
        <w:t xml:space="preserve"> (</w:t>
      </w:r>
      <w:r w:rsidRPr="004B1DF7">
        <w:rPr>
          <w:rStyle w:val="citation"/>
        </w:rPr>
        <w:t>2006</w:t>
      </w:r>
      <w:r>
        <w:t xml:space="preserve">) exposed a group of 387 college students to 20 min of either meditation, progressive muscle relaxation, or waiting as a control condition. Students exposed to meditation and progressive muscle relaxation recovered more quickly from subsequent </w:t>
      </w:r>
      <w:del w:id="9667" w:author="CopyEditor AI" w:date="2026-10-18T04:55:09+11:00">
        <w:r>
          <w:delText xml:space="preserve">stressors</w:delText>
        </w:r>
      </w:del>
      <w:ins w:id="9668" w:author="CopyEditor AI" w:date="2026-10-18T04:55:09+11:00">
        <w:r>
          <w:t xml:space="preserve">stressor</w:t>
        </w:r>
      </w:ins>
      <w:r>
        <w:t xml:space="preserve"> than did students in the control condition. </w:t>
      </w:r>
      <w:r w:rsidRPr="004B1DF7">
        <w:rPr>
          <w:rStyle w:val="Contrib"/>
        </w:rPr>
        <w:t>Rausch et al.</w:t>
      </w:r>
      <w:r w:rsidRPr="004B1DF7">
        <w:t xml:space="preserve"> (</w:t>
      </w:r>
      <w:r w:rsidRPr="004B1DF7">
        <w:rPr>
          <w:rStyle w:val="citation"/>
        </w:rPr>
        <w:t>2006</w:t>
      </w:r>
      <w:r w:rsidRPr="004B1DF7">
        <w:t>) concluded the following:</w:t>
      </w:r>
    </w:p>
    <w:p w14:paraId="05A79AB7" w14:textId="63E9901A" w:rsidR="00F22EC5" w:rsidRPr="00CB541C" w:rsidRDefault="00B143E2" w:rsidP="00CB541C">
      <w:pPr>
        <w:pStyle w:val="Quote"/>
        <w:jc w:val="center"/>
        <w:spacing w:line="480" w:lineRule="auto" w:before="0" w:after="0"/>
        <w:ind w:left="0" w:firstLine="0"/>
        <w:pPrChange w:id="9652" w:author="CopyEditor AI" w:date="2026-10-18T04:55:09+11:00">
          <w:pPr>
            <w:pStyle w:val="Quote"/>
          </w:pPr>
        </w:pPrChange>
      </w:pPr>
      <w:r w:rsidRPr="00CB541C">
        <w:t>A</w:t>
      </w:r>
      <w:r w:rsidR="00F22EC5" w:rsidRPr="00CB541C">
        <w:t xml:space="preserve"> mere 20 min of these group interventions </w:t>
      </w:r>
      <w:r w:rsidRPr="00CB541C">
        <w:t xml:space="preserve">was </w:t>
      </w:r>
      <w:r w:rsidR="00F22EC5" w:rsidRPr="00CB541C">
        <w:t>effective in reducing anxiety to normal levels</w:t>
      </w:r>
      <w:r w:rsidR="00CB541C">
        <w:t xml:space="preserve"> </w:t>
      </w:r>
      <w:r w:rsidR="00CB541C">
        <w:br/>
      </w:r>
      <w:r w:rsidR="006F7604" w:rsidRPr="00CB541C">
        <w:t>. . . m</w:t>
      </w:r>
      <w:r w:rsidR="00F22EC5" w:rsidRPr="00CB541C">
        <w:t>erely 10 min of the interventions allowed [the high-anxiety group</w:t>
      </w:r>
      <w:r w:rsidR="008924BE" w:rsidRPr="00CB541C">
        <w:t>]</w:t>
      </w:r>
      <w:r w:rsidR="00F22EC5" w:rsidRPr="00CB541C">
        <w:t xml:space="preserve"> to recover from the</w:t>
      </w:r>
      <w:r w:rsidR="00CB541C">
        <w:t xml:space="preserve"> </w:t>
      </w:r>
      <w:r w:rsidR="00F22EC5" w:rsidRPr="00CB541C">
        <w:t>stressor. Thus, brief interventions of meditation and progressive muscle relaxation may be effective for those with clinical levels of anxiety and for stress recovery when exposed to brief, transitory stressors. (p. 287)</w:t>
      </w:r>
    </w:p>
    <w:p>
      <w:pPr>
        <w:pStyle w:val="Heading Front Page"/>
      </w:pPr>
      <w:ins w:id="7302" w:author="CopyEditor AI" w:date="2026-10-18T04:55:09+11:00">
        <w:r>
          <w:rPr>
            <w:sz w:val="28"/>
            <w:szCs w:val="28"/>
          </w:rPr>
          <w:t>Practitioner Notes</w:t>
        </w:r>
      </w:ins>
    </w:p>
    <w:p>
      <w:pPr>
        <w:pStyle w:val="Practitioner Notes"/>
      </w:pPr>
      <w:ins w:id="7304" w:author="CopyEditor AI" w:date="2026-10-18T04:55:09+11:00">
        <w:r>
          <w:t xml:space="preserve"> </w:t>
        </w:r>
      </w:ins>
    </w:p>
    <w:p w14:paraId="2438CCDB" w14:textId="77777777" w:rsidR="008924BE" w:rsidRPr="004B1DF7" w:rsidRDefault="008924BE" w:rsidP="00CB541C">
      <w:pPr>
        <w:ind w:firstLine="720" w:left="0" w:start="0"/>
        <w:pPrChange w:id="7300" w:author="CopyEditor AI" w:date="2026-10-18T04:55:09+11:00">
          <w:pPr>
            <w:ind w:firstLine="0"/>
          </w:pPr>
        </w:pPrChange>
      </w:pPr>
      <w:r w:rsidRPr="004B1DF7">
        <w:lastRenderedPageBreak/>
        <w:t>Thus, even small amounts of progressive muscle relaxation can be beneficial for people experiencing anxiety.</w:t>
      </w:r>
    </w:p>
    <w:p w14:paraId="3217AE5F" w14:textId="77777777" w:rsidR="008924BE" w:rsidRPr="004B1DF7" w:rsidRDefault="008924BE" w:rsidP="00CB541C">
      <w:pPr>
        <w:pStyle w:val="Heading1"/>
        <w:keepNext/>
        <w:keepLines/>
      </w:pPr>
      <w:r w:rsidRPr="004B1DF7">
        <w:t>Guided Imagery and Progressive Muscle Relaxation in Group Psychotherapy</w:t>
      </w:r>
    </w:p>
    <w:p w14:paraId="518950EC" w14:textId="77777777" w:rsidR="008924BE" w:rsidRPr="004B1DF7" w:rsidRDefault="008924BE" w:rsidP="00CB541C">
      <w:r w:rsidRPr="004B1DF7">
        <w:t>Combinations of relaxation training techniques, including guided imagery and progressive muscle relaxation, have been shown to improve psychiatric and medical symptoms when delivered in a group psychotherapy context (</w:t>
      </w:r>
      <w:r w:rsidRPr="004B1DF7">
        <w:rPr>
          <w:rStyle w:val="Contrib"/>
        </w:rPr>
        <w:t>Bottomley</w:t>
      </w:r>
      <w:r w:rsidRPr="004B1DF7">
        <w:t xml:space="preserve">, </w:t>
      </w:r>
      <w:r w:rsidRPr="004B1DF7">
        <w:rPr>
          <w:rStyle w:val="citation"/>
        </w:rPr>
        <w:t>1996</w:t>
      </w:r>
      <w:r w:rsidRPr="004B1DF7">
        <w:t xml:space="preserve">; </w:t>
      </w:r>
      <w:r w:rsidRPr="004B1DF7">
        <w:rPr>
          <w:rStyle w:val="Contrib"/>
        </w:rPr>
        <w:t>Cunningham</w:t>
      </w:r>
      <w:r w:rsidRPr="004B1DF7">
        <w:rPr>
          <w:rStyle w:val="citation"/>
        </w:rPr>
        <w:t xml:space="preserve"> &amp; </w:t>
      </w:r>
      <w:r w:rsidRPr="004B1DF7">
        <w:rPr>
          <w:rStyle w:val="Contrib"/>
        </w:rPr>
        <w:t>Tocco</w:t>
      </w:r>
      <w:r w:rsidRPr="004B1DF7">
        <w:t xml:space="preserve">, </w:t>
      </w:r>
      <w:r w:rsidRPr="004B1DF7">
        <w:rPr>
          <w:rStyle w:val="citation"/>
        </w:rPr>
        <w:t>1989</w:t>
      </w:r>
      <w:r w:rsidRPr="004B1DF7">
        <w:t>). The research supports the existence of immediate and long-term positive effects of guided imagery and progressive muscle relaxation delivered in group psychotherapy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For example, </w:t>
      </w:r>
      <w:r w:rsidRPr="004B1DF7">
        <w:rPr>
          <w:rStyle w:val="Contrib"/>
        </w:rPr>
        <w:t>Cohen</w:t>
      </w:r>
      <w:r w:rsidRPr="004B1DF7">
        <w:rPr>
          <w:rStyle w:val="citation"/>
        </w:rPr>
        <w:t xml:space="preserve"> and </w:t>
      </w:r>
      <w:r w:rsidRPr="004B1DF7">
        <w:rPr>
          <w:rStyle w:val="Contrib"/>
        </w:rPr>
        <w:t>Fried</w:t>
      </w:r>
      <w:r w:rsidRPr="004B1DF7">
        <w:t xml:space="preserve"> (</w:t>
      </w:r>
      <w:r w:rsidRPr="004B1DF7">
        <w:rPr>
          <w:rStyle w:val="citation"/>
        </w:rPr>
        <w:t>2007</w:t>
      </w:r>
      <w:r>
        <w:t xml:space="preserve">) examined the effect of group psychotherapy on 114 women diagnosed with breast cancer. The researchers randomly assigned participants to three groups: (a) a control group, (b) a relaxation psychotherapy group that received guided imagery and progressive muscle relaxation interventions, or (c) a cognitive </w:t>
      </w:r>
      <w:del w:id="9663" w:author="CopyEditor AI" w:date="2026-10-18T04:55:09+11:00">
        <w:r>
          <w:delText>behavioral</w:delText>
        </w:r>
      </w:del>
      <w:ins w:id="9664" w:author="CopyEditor AI" w:date="2026-10-18T04:55:09+11:00">
        <w:r>
          <w:t xml:space="preserve">behavioural</w:t>
        </w:r>
      </w:ins>
      <w:r>
        <w:t xml:space="preserve"> therapy group. Participants reported less psychological distress in both intervention groups compared with the control group, and participants in the relaxation psychotherapy group reported reduced symptoms related to sleep and fatigue. The researchers concluded that relaxation training using guided imagery and progressive muscle relaxation in group psychotherapy is effective for relieving distress in women diagnosed with breast cancer. These results further support the utility of guided imagery and progressive muscle relaxation within the group psychotherapy modality.</w:t>
      </w:r>
    </w:p>
    <w:p>
      <w:pPr>
        <w:pStyle w:val="Heading Front Page"/>
      </w:pPr>
      <w:ins w:id="7400" w:author="CopyEditor AI" w:date="2026-10-18T04:55:09+11:00">
        <w:r>
          <w:rPr>
            <w:sz w:val="28"/>
            <w:szCs w:val="28"/>
          </w:rPr>
          <w:t>Keywords</w:t>
        </w:r>
      </w:ins>
    </w:p>
    <w:p>
      <w:commentRangeStart w:id="5"/>
      <w:pPr>
        <w:pStyle w:val="Heading1"/>
        <w:pageBreakBefore/>
        <w:keepNext/>
        <w:keepLines/>
      </w:pPr>
      <w:ins w:id="9000" w:author="CopyEditor AI" w:date="2026-10-18T04:55:09+11:00">
        <w:r>
          <w:t xml:space="preserve">Introduction</w:t>
        </w:r>
      </w:ins>
      <w:commentRangeEnd w:id="5"/>
      <w:r>
        <w:rPr>
          <w:rStyle w:val="CommentReference"/>
        </w:rPr>
        <w:commentReference w:id="5"/>
      </w:r>
    </w:p>
    <w:p>
      <w:commentRangeStart w:id="6"/>
      <w:pPr>
        <w:pStyle w:val="Heading1"/>
        <w:keepNext/>
        <w:keepLines/>
      </w:pPr>
      <w:ins w:id="9001" w:author="CopyEditor AI" w:date="2026-10-18T04:55:09+11:00">
        <w:r>
          <w:t xml:space="preserve">Literature</w:t>
        </w:r>
      </w:ins>
      <w:commentRangeEnd w:id="6"/>
      <w:r>
        <w:rPr>
          <w:rStyle w:val="CommentReference"/>
        </w:rPr>
        <w:commentReference w:id="6"/>
      </w:r>
    </w:p>
    <w:p>
      <w:commentRangeStart w:id="7"/>
      <w:pPr>
        <w:pStyle w:val="Heading1"/>
        <w:keepNext/>
        <w:keepLines/>
      </w:pPr>
      <w:ins w:id="9002" w:author="CopyEditor AI" w:date="2026-10-18T04:55:09+11:00">
        <w:r>
          <w:t xml:space="preserve">Method</w:t>
        </w:r>
      </w:ins>
      <w:commentRangeEnd w:id="7"/>
      <w:r>
        <w:rPr>
          <w:rStyle w:val="CommentReference"/>
        </w:rPr>
        <w:commentReference w:id="7"/>
      </w:r>
    </w:p>
    <w:p>
      <w:commentRangeStart w:id="8"/>
      <w:pPr>
        <w:pStyle w:val="Heading1"/>
        <w:keepNext/>
        <w:keepLines/>
      </w:pPr>
      <w:ins w:id="9003" w:author="CopyEditor AI" w:date="2026-10-18T04:55:09+11:00">
        <w:r>
          <w:t xml:space="preserve">Results</w:t>
        </w:r>
      </w:ins>
      <w:commentRangeEnd w:id="8"/>
      <w:r>
        <w:rPr>
          <w:rStyle w:val="CommentReference"/>
        </w:rPr>
        <w:commentReference w:id="8"/>
      </w:r>
    </w:p>
    <w:p>
      <w:commentRangeStart w:id="12"/>
      <w:commentRangeStart w:id="11"/>
      <w:commentRangeStart w:id="10"/>
      <w:commentRangeStart w:id="9"/>
      <w:pPr>
        <w:pStyle w:val="Heading1"/>
        <w:keepNext/>
        <w:keepLines/>
      </w:pPr>
      <w:ins w:id="9004" w:author="CopyEditor AI" w:date="2026-10-18T04:55:09+11:00">
        <w:r>
          <w:t xml:space="preserve">Discussion</w:t>
        </w:r>
      </w:ins>
      <w:commentRangeEnd w:id="9"/>
      <w:r>
        <w:rPr>
          <w:rStyle w:val="CommentReference"/>
        </w:rPr>
        <w:commentReference w:id="9"/>
      </w:r>
      <w:commentRangeEnd w:id="10"/>
      <w:r>
        <w:rPr>
          <w:rStyle w:val="CommentReference"/>
        </w:rPr>
        <w:commentReference w:id="10"/>
      </w:r>
      <w:commentRangeEnd w:id="11"/>
      <w:r>
        <w:rPr>
          <w:rStyle w:val="CommentReference"/>
        </w:rPr>
        <w:commentReference w:id="11"/>
      </w:r>
      <w:commentRangeEnd w:id="12"/>
      <w:r>
        <w:rPr>
          <w:rStyle w:val="CommentReference"/>
        </w:rPr>
        <w:commentReference w:id="12"/>
      </w:r>
    </w:p>
    <w:p w14:paraId="1BF2427B" w14:textId="77777777" w:rsidR="008924BE" w:rsidRPr="00CB541C" w:rsidRDefault="008924BE" w:rsidP="00CB541C">
      <w:pPr>
        <w:pStyle w:val="Heading1"/>
        <w:keepNext/>
        <w:keepLines/>
      </w:pPr>
      <w:r w:rsidRPr="00CB541C">
        <w:t>Conclusion</w:t>
      </w:r>
    </w:p>
    <w:p w14:paraId="37ED2CDF" w14:textId="77777777" w:rsidR="008924BE" w:rsidRPr="004B1DF7" w:rsidRDefault="008924BE" w:rsidP="00CB541C">
      <w:pPr>
        <w:pStyle w:val="Heading2"/>
        <w:keepNext/>
        <w:keepLines/>
      </w:pPr>
      <w:r w:rsidRPr="004B1DF7">
        <w:t xml:space="preserve">Limitations of Existing Research</w:t>
      </w:r>
    </w:p>
    <w:p w14:paraId="20DF25BB" w14:textId="77777777" w:rsidR="008924BE" w:rsidRPr="004B1DF7" w:rsidRDefault="008924BE" w:rsidP="00CB541C">
      <w:pPr>
        <w:rPr>
          <w:rStyle w:val="personal-comm"/>
        </w:rPr>
      </w:pPr>
      <w:r w:rsidRPr="004B1DF7">
        <w:t>Research on the use of guided imagery and progressive muscle relaxation to achieve stress reduction and relaxation is compelling but has significant limitations. P</w:t>
      </w:r>
      <w:r w:rsidRPr="004B1DF7">
        <w:rPr>
          <w:rStyle w:val="personal-comm"/>
        </w:rPr>
        <w:t>sychotherapy groups that implement guided imagery and progressive muscle relaxation are typically homogeneous, time limited, and brief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Relaxation training in group psychotherapy typically includes only one or two group meetings focused on these techniques (</w:t>
      </w:r>
      <w:r w:rsidRPr="004B1DF7">
        <w:rPr>
          <w:rStyle w:val="Contrib"/>
        </w:rPr>
        <w:t>Yalom</w:t>
      </w:r>
      <w:r w:rsidRPr="004B1DF7">
        <w:rPr>
          <w:rStyle w:val="citation"/>
        </w:rPr>
        <w:t xml:space="preserve"> &amp; </w:t>
      </w:r>
      <w:r w:rsidRPr="004B1DF7">
        <w:rPr>
          <w:rStyle w:val="Contrib"/>
        </w:rPr>
        <w:t>Leszcz</w:t>
      </w:r>
      <w:r w:rsidRPr="004B1DF7">
        <w:rPr>
          <w:rStyle w:val="personal-comm"/>
        </w:rPr>
        <w:t xml:space="preserve">, </w:t>
      </w:r>
      <w:r w:rsidRPr="004B1DF7">
        <w:rPr>
          <w:rStyle w:val="citation"/>
        </w:rPr>
        <w:t>2005</w:t>
      </w:r>
      <w:r w:rsidRPr="004B1DF7">
        <w:rPr>
          <w:rStyle w:val="personal-comm"/>
        </w:rPr>
        <w:t xml:space="preserve">); thereafter, participants are usually expected to</w:t>
      </w:r>
      <w:r w:rsidRPr="004B1DF7">
        <w:t xml:space="preserve"> practice the techniques by themselves (see Menzies et al., 2014). </w:t>
      </w:r>
      <w:r w:rsidRPr="004B1DF7">
        <w:rPr>
          <w:rStyle w:val="personal-comm"/>
        </w:rPr>
        <w:t>Future research should address how these relaxation techniques can assist people in diverse groups and how the impact of relaxation techniques may be amplified if treatments are delivered in the group setting over time.</w:t>
      </w:r>
    </w:p>
    <w:p w14:paraId="2BB72BAF" w14:textId="77777777" w:rsidR="008924BE" w:rsidRPr="004B1DF7" w:rsidRDefault="008924BE" w:rsidP="00CB541C">
      <w:r w:rsidRPr="004B1DF7">
        <w:t>Future research should also examine differences in inpatient versus outpatient psychotherapy groups as well as structured versus unstructured groups. The majority of research on the use of guided imagery and progressive muscle relaxation with psychotherapy groups has used unstructured inpatient groups (e.g., groups in a hospital setting). However, inpatient and outpatient groups are distinct, as are structured versus unstructured groups, and each format offers potential advantages and limitations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For example, an advantage of an unstructured group is that the group leader can reflect the group process and focus on the “</w:t>
      </w:r>
      <w:r w:rsidRPr="004B1DF7">
        <w:rPr/>
        <w:t>here and now</w:t>
      </w:r>
      <w:r w:rsidRPr="004B1DF7">
        <w:t>,” which may improve the efficacy of the relaxation techniques (</w:t>
      </w:r>
      <w:r w:rsidRPr="004B1DF7">
        <w:rPr>
          <w:rStyle w:val="Contrib"/>
        </w:rPr>
        <w:t>Yalom</w:t>
      </w:r>
      <w:r w:rsidRPr="004B1DF7">
        <w:rPr>
          <w:rStyle w:val="citation"/>
        </w:rPr>
        <w:t xml:space="preserve"> &amp; </w:t>
      </w:r>
      <w:r w:rsidRPr="004B1DF7">
        <w:rPr>
          <w:rStyle w:val="Contrib"/>
        </w:rPr>
        <w:t>Leszcz</w:t>
      </w:r>
      <w:r w:rsidRPr="004B1DF7">
        <w:t xml:space="preserve">, </w:t>
      </w:r>
      <w:r w:rsidRPr="004B1DF7">
        <w:rPr>
          <w:rStyle w:val="citation"/>
        </w:rPr>
        <w:t>2005</w:t>
      </w:r>
      <w:r w:rsidRPr="004B1DF7">
        <w:t>). However, research also has supported the efficacy of structured psychotherapy groups for patients with a variety of medical, psychiatric, and psychological disorders (</w:t>
      </w:r>
      <w:r w:rsidRPr="004B1DF7">
        <w:rPr>
          <w:rStyle w:val="Contrib"/>
        </w:rPr>
        <w:t>Hashim</w:t>
      </w:r>
      <w:r w:rsidRPr="004B1DF7">
        <w:rPr>
          <w:rStyle w:val="citation"/>
        </w:rPr>
        <w:t xml:space="preserve"> &amp; </w:t>
      </w:r>
      <w:r w:rsidRPr="004B1DF7">
        <w:rPr>
          <w:rStyle w:val="Contrib"/>
        </w:rPr>
        <w:t>Zainol</w:t>
      </w:r>
      <w:r w:rsidRPr="004B1DF7">
        <w:t xml:space="preserve">, </w:t>
      </w:r>
      <w:r w:rsidRPr="004B1DF7">
        <w:rPr>
          <w:rStyle w:val="citation"/>
        </w:rPr>
        <w:t xml:space="preserve">2015; see also </w:t>
      </w:r>
      <w:r w:rsidRPr="004B1DF7">
        <w:rPr>
          <w:rStyle w:val="Contrib"/>
        </w:rPr>
        <w:t>Baider</w:t>
      </w:r>
      <w:r w:rsidRPr="004B1DF7">
        <w:rPr>
          <w:rStyle w:val="citation"/>
        </w:rPr>
        <w:t xml:space="preserve"> et al.</w:t>
      </w:r>
      <w:r w:rsidRPr="004B1DF7">
        <w:t xml:space="preserve">, </w:t>
      </w:r>
      <w:r w:rsidRPr="004B1DF7">
        <w:rPr>
          <w:rStyle w:val="citation"/>
        </w:rPr>
        <w:t>1994</w:t>
      </w:r>
      <w:r w:rsidRPr="004B1DF7">
        <w:t xml:space="preserve">; </w:t>
      </w:r>
      <w:r w:rsidRPr="004B1DF7">
        <w:rPr>
          <w:rStyle w:val="Contrib"/>
        </w:rPr>
        <w:t>Cohen</w:t>
      </w:r>
      <w:r w:rsidRPr="004B1DF7">
        <w:rPr>
          <w:rStyle w:val="citation"/>
        </w:rPr>
        <w:t xml:space="preserve"> &amp; </w:t>
      </w:r>
      <w:r w:rsidRPr="004B1DF7">
        <w:rPr>
          <w:rStyle w:val="Contrib"/>
        </w:rPr>
        <w:t>Fried</w:t>
      </w:r>
      <w:r w:rsidRPr="004B1DF7">
        <w:t xml:space="preserve">, </w:t>
      </w:r>
      <w:r w:rsidRPr="004B1DF7">
        <w:rPr>
          <w:rStyle w:val="citation"/>
        </w:rPr>
        <w:t>2007</w:t>
      </w:r>
      <w:r w:rsidRPr="004B1DF7">
        <w:t>). Empirical research assessing these interventions is limited, and further research is recommended.</w:t>
      </w:r>
    </w:p>
    <w:p w14:paraId="2D13AD9F" w14:textId="77777777" w:rsidR="008924BE" w:rsidRPr="004B1DF7" w:rsidRDefault="008924BE" w:rsidP="00CB541C">
      <w:pPr>
        <w:pStyle w:val="Heading2"/>
        <w:keepNext/>
        <w:keepLines/>
      </w:pPr>
      <w:r w:rsidRPr="004B1DF7">
        <w:t>Directions for Future Research</w:t>
      </w:r>
    </w:p>
    <w:p w14:paraId="66F86674" w14:textId="55AF71F0" w:rsidR="008924BE" w:rsidRPr="004B1DF7" w:rsidRDefault="008924BE" w:rsidP="00CB541C">
      <w:commentRangeStart w:id="24"/>
      <w:r>
        <w:t xml:space="preserve">There are additional considerations when interpreting the results of previous studies and planning for future studies of these techniques. For example, a lack of control groups and small sample sizes have contributed to low statistical power and limited the </w:t>
      </w:r>
      <w:del w:id="9665" w:author="CopyEditor AI" w:date="2026-10-18T04:55:09+11:00">
        <w:r>
          <w:delText>generalizability</w:delText>
        </w:r>
      </w:del>
      <w:ins w:id="9666" w:author="CopyEditor AI" w:date="2026-10-18T04:55:09+11:00">
        <w:r>
          <w:t xml:space="preserve">generalisability</w:t>
        </w:r>
      </w:ins>
      <w:r>
        <w:t xml:space="preserve"> of findings. Although the current data support the efficacy of psychotherapy groups that integrate guided imagery and progressive muscle relaxation, further research with control groups and larger samples would bolster confidence in the efficacy of these interventions. In order to recruit larger samples and to study participants over time, researchers will need to overcome challenges of participant selection and attrition. These factors are especially relevant within hospital settings because high patient turnover rates and changes in medical status may contribute to changes in treatment plans that affect group participation </w:t>
      </w:r>
      <w:r w:rsidRPr="004B1DF7">
        <w:rPr>
          <w:rStyle w:val="personal-comm"/>
        </w:rPr>
        <w:t xml:space="preserve">(L. Plum, personal communication, March 17, 2019). Despite these challenges, continued research examining guided imagery and progressive muscle relaxation interventions within group psychotherapy is warranted (</w:t>
      </w:r>
      <w:r w:rsidRPr="004B1DF7">
        <w:rPr>
          <w:rStyle w:val="Contrib"/>
        </w:rPr>
        <w:t>Scherwitz et al.</w:t>
      </w:r>
      <w:r w:rsidRPr="004B1DF7">
        <w:rPr>
          <w:rStyle w:val="personal-comm"/>
        </w:rPr>
        <w:t xml:space="preserve">, </w:t>
      </w:r>
      <w:r w:rsidRPr="004B1DF7">
        <w:rPr>
          <w:rStyle w:val="citation"/>
        </w:rPr>
        <w:t>2005</w:t>
      </w:r>
      <w:r w:rsidRPr="004B1DF7">
        <w:rPr>
          <w:rStyle w:val="personal-comm"/>
        </w:rPr>
        <w:t>). The results thus far are promising, and further investigation has the potential to make relaxation techniques that can improve people’s lives more effective and widely available.</w:t>
      </w:r>
      <w:commentRangeEnd w:id="24"/>
      <w:r>
        <w:rPr>
          <w:rStyle w:val="CommentReference"/>
        </w:rPr>
        <w:commentReference w:id="24"/>
      </w:r>
    </w:p>
    <w:p>
      <w:commentRangeStart w:id="13"/>
      <w:pPr>
        <w:pStyle w:val="Heading1"/>
        <w:keepNext/>
        <w:keepLines/>
      </w:pPr>
      <w:ins w:id="9005" w:author="CopyEditor AI" w:date="2026-10-18T04:55:09+11:00">
        <w:r>
          <w:t xml:space="preserve">Acknowledgements</w:t>
        </w:r>
      </w:ins>
      <w:commentRangeEnd w:id="13"/>
      <w:r>
        <w:rPr>
          <w:rStyle w:val="CommentReference"/>
        </w:rPr>
        <w:commentReference w:id="13"/>
      </w:r>
    </w:p>
    <w:p w14:paraId="4D3C7AB1" w14:textId="77777777" w:rsidR="008924BE" w:rsidRPr="004B1DF7" w:rsidRDefault="008924BE" w:rsidP="00CB541C">
      <w:commentRangeStart w:id="33"/>
      <w:commentRangeStart w:id="32"/>
      <w:pPr>
        <w:pStyle w:val="Heading1"/>
        <w:keepNext/>
        <w:keepLines/>
      </w:pPr>
      <w:commentRangeStart w:id="31"/>
      <w:r w:rsidRPr="004B1DF7">
        <w:br w:type="page"/>
      </w:r>
      <w:commentRangeStart w:id="14"/>
      <w:r w:rsidRPr="004B1DF7">
        <w:lastRenderedPageBreak/>
        <w:t>References</w:t>
      </w:r>
      <w:commentRangeEnd w:id="14"/>
      <w:r>
        <w:rPr>
          <w:rStyle w:val="CommentReference"/>
        </w:rPr>
        <w:commentReference w:id="14"/>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p>
    <w:p w14:paraId="243BC5A0" w14:textId="77777777" w:rsidR="008924BE" w:rsidRPr="004B1DF7" w:rsidRDefault="008924BE" w:rsidP="00CB541C">
      <w:commentRangeStart w:id="34"/>
      <w:pPr>
        <w:pStyle w:val="APA7ReferenceListEntry"/>
        <w:ind w:left="720" w:hanging="720"/>
        <w:pPrChange w:id="5000" w:author="CopyEditor AI" w:date="2026-10-18T04:55:09+11:00">
          <w:pPr>
            <w:ind w:left="720" w:hanging="720"/>
          </w:pPr>
        </w:pPrChange>
      </w:pPr>
      <w:r w:rsidRPr="004B1DF7">
        <w:rPr>
          <w:rStyle w:val="Surname"/>
          <w:rFonts w:ascii="Arial" w:hAnsi="Arial" w:cs="Arial"/>
          <w:sz w:val="22"/>
          <w:szCs w:val="22"/>
          <w:rPrChange w:id="9000" w:author="CopyEditor AI" w:date="2026-10-18T04:55:09+11:00">
            <w:rPr>
              <w:rStyle w:val="Surname"/>
            </w:rPr>
          </w:rPrChange>
        </w:rPr>
        <w:t>Achterberg</w:t>
      </w:r>
      <w:r w:rsidRPr="004B1DF7">
        <w:rPr>
          <w:rStyle w:val="Person"/>
          <w:rFonts w:ascii="Arial" w:hAnsi="Arial" w:cs="Arial"/>
          <w:sz w:val="22"/>
          <w:szCs w:val="22"/>
          <w:rPrChange w:id="9001" w:author="CopyEditor AI" w:date="2026-10-18T04:55:09+11:00">
            <w:rPr>
              <w:rStyle w:val="Person"/>
            </w:rPr>
          </w:rPrChange>
        </w:rPr>
        <w:t xml:space="preserve">, </w:t>
      </w:r>
      <w:r w:rsidRPr="004B1DF7">
        <w:rPr>
          <w:rStyle w:val="Initials"/>
          <w:rFonts w:ascii="Arial" w:hAnsi="Arial" w:cs="Arial"/>
          <w:sz w:val="22"/>
          <w:szCs w:val="22"/>
          <w:rPrChange w:id="9002" w:author="CopyEditor AI" w:date="2026-10-18T04:55:09+11:00">
            <w:rPr>
              <w:rStyle w:val="Initials"/>
            </w:rPr>
          </w:rPrChange>
        </w:rPr>
        <w:t>J.</w:t>
      </w:r>
      <w:r w:rsidRPr="004B1DF7">
        <w:rPr>
          <w:rStyle w:val="ReferenceBody"/>
        </w:rPr>
        <w:t xml:space="preserve"> </w:t>
      </w:r>
      <w:r w:rsidRPr="004B1DF7">
        <w:rPr>
          <w:rStyle w:val="DateSection"/>
          <w:rFonts w:ascii="Arial" w:hAnsi="Arial" w:cs="Arial"/>
          <w:sz w:val="22"/>
          <w:szCs w:val="22"/>
          <w:rPrChange w:id="9003" w:author="CopyEditor AI" w:date="2026-10-18T04:55:09+11:00">
            <w:rPr>
              <w:rStyle w:val="DateSection"/>
            </w:rPr>
          </w:rPrChange>
        </w:rPr>
        <w:t>(</w:t>
      </w:r>
      <w:r w:rsidRPr="004B1DF7">
        <w:rPr>
          <w:rStyle w:val="Year"/>
          <w:rFonts w:ascii="Arial" w:hAnsi="Arial" w:cs="Arial"/>
          <w:sz w:val="22"/>
          <w:szCs w:val="22"/>
          <w:rPrChange w:id="9004" w:author="CopyEditor AI" w:date="2026-10-18T04:55:09+11:00">
            <w:rPr>
              <w:rStyle w:val="Year"/>
            </w:rPr>
          </w:rPrChange>
        </w:rPr>
        <w:t>1985</w:t>
      </w:r>
      <w:r w:rsidRPr="004B1DF7">
        <w:rPr>
          <w:rStyle w:val="DateSection"/>
          <w:rFonts w:ascii="Arial" w:hAnsi="Arial" w:cs="Arial"/>
          <w:sz w:val="22"/>
          <w:szCs w:val="22"/>
          <w:rPrChange w:id="9005"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006" w:author="CopyEditor AI" w:date="2026-10-18T04:55:09+11:00">
            <w:rPr>
              <w:rStyle w:val="TitleName"/>
              <w:i/>
              <w:iCs/>
            </w:rPr>
          </w:rPrChange>
        </w:rPr>
        <w:t>Imagery in healing</w:t>
      </w:r>
      <w:r w:rsidRPr="004B1DF7">
        <w:rPr>
          <w:rStyle w:val="ReferenceBody"/>
          <w:rFonts w:ascii="Arial" w:hAnsi="Arial" w:cs="Arial"/>
          <w:sz w:val="22"/>
          <w:szCs w:val="22"/>
          <w:rPrChange w:id="9007" w:author="CopyEditor AI" w:date="2026-10-18T04:55:09+11:00">
            <w:rPr>
              <w:rStyle w:val="ReferenceBody"/>
            </w:rPr>
          </w:rPrChange>
        </w:rPr>
        <w:t xml:space="preserve">. </w:t>
      </w:r>
      <w:r w:rsidRPr="004B1DF7">
        <w:rPr>
          <w:rStyle w:val="PublisherName"/>
          <w:rFonts w:ascii="Arial" w:hAnsi="Arial" w:cs="Arial"/>
          <w:sz w:val="22"/>
          <w:szCs w:val="22"/>
          <w:rPrChange w:id="9008" w:author="CopyEditor AI" w:date="2026-10-18T04:55:09+11:00">
            <w:rPr>
              <w:rStyle w:val="PublisherName"/>
            </w:rPr>
          </w:rPrChange>
        </w:rPr>
        <w:t>Shambhala Publications</w:t>
      </w:r>
      <w:r w:rsidRPr="004B1DF7">
        <w:rPr>
          <w:rStyle w:val="SourceSection"/>
          <w:rFonts w:ascii="Arial" w:hAnsi="Arial" w:cs="Arial"/>
          <w:sz w:val="22"/>
          <w:szCs w:val="22"/>
          <w:rPrChange w:id="9009" w:author="CopyEditor AI" w:date="2026-10-18T04:55:09+11:00">
            <w:rPr>
              <w:rStyle w:val="SourceSection"/>
            </w:rPr>
          </w:rPrChange>
        </w:rPr>
        <w:t>.</w:t>
      </w:r>
      <w:commentRangeEnd w:id="34"/>
      <w:r>
        <w:rPr>
          <w:rStyle w:val="CommentReference"/>
        </w:rPr>
        <w:commentReference w:id="34"/>
      </w:r>
    </w:p>
    <w:p w14:paraId="24193F21" w14:textId="77777777" w:rsidR="008924BE" w:rsidRPr="004B1DF7" w:rsidRDefault="008924BE" w:rsidP="00CB541C">
      <w:commentRangeStart w:id="35"/>
      <w:pPr>
        <w:pStyle w:val="APA7ReferenceListEntry"/>
        <w:ind w:left="720" w:hanging="720"/>
        <w:pPrChange w:id="5001" w:author="CopyEditor AI" w:date="2026-10-18T04:55:09+11:00">
          <w:pPr>
            <w:ind w:left="720" w:hanging="720"/>
          </w:pPr>
        </w:pPrChange>
      </w:pPr>
      <w:commentRangeStart w:id="15"/>
      <w:r w:rsidRPr="004B1DF7">
        <w:rPr>
          <w:rStyle w:val="Collab"/>
          <w:rFonts w:ascii="Arial" w:hAnsi="Arial" w:cs="Arial"/>
          <w:sz w:val="22"/>
          <w:szCs w:val="22"/>
          <w:rPrChange w:id="9010" w:author="CopyEditor AI" w:date="2026-10-18T04:55:09+11:00">
            <w:rPr>
              <w:rStyle w:val="Collab"/>
            </w:rPr>
          </w:rPrChange>
        </w:rPr>
        <w:t>American</w:t>
      </w:r>
      <w:commentRangeEnd w:id="15"/>
      <w:r>
        <w:rPr>
          <w:rStyle w:val="CommentReference"/>
        </w:rPr>
        <w:commentReference w:id="15"/>
      </w:r>
      <w:r>
        <w:rPr>
          <w:rStyle w:val="Collab"/>
          <w:rFonts w:ascii="Arial" w:hAnsi="Arial" w:cs="Arial"/>
          <w:sz w:val="22"/>
          <w:szCs w:val="22"/>
          <w:rPrChange w:id="9011" w:author="CopyEditor AI" w:date="2026-10-18T04:55:09+11:00">
            <w:rPr>
              <w:rStyle w:val="Collab"/>
            </w:rPr>
          </w:rPrChange>
        </w:rPr>
        <w:t xml:space="preserve"> Psychological Association</w:t>
      </w:r>
      <w:r w:rsidRPr="004B1DF7">
        <w:rPr>
          <w:rStyle w:val="ReferenceBody"/>
          <w:rFonts w:ascii="Arial" w:hAnsi="Arial" w:cs="Arial"/>
          <w:sz w:val="22"/>
          <w:szCs w:val="22"/>
          <w:rPrChange w:id="9012" w:author="CopyEditor AI" w:date="2026-10-18T04:55:09+11:00">
            <w:rPr>
              <w:rStyle w:val="ReferenceBody"/>
            </w:rPr>
          </w:rPrChange>
        </w:rPr>
        <w:t xml:space="preserve">. </w:t>
      </w:r>
      <w:r w:rsidRPr="004B1DF7">
        <w:rPr>
          <w:rStyle w:val="DateSection"/>
          <w:rFonts w:ascii="Arial" w:hAnsi="Arial" w:cs="Arial"/>
          <w:sz w:val="22"/>
          <w:szCs w:val="22"/>
          <w:rPrChange w:id="9013" w:author="CopyEditor AI" w:date="2026-10-18T04:55:09+11:00">
            <w:rPr>
              <w:rStyle w:val="DateSection"/>
            </w:rPr>
          </w:rPrChange>
        </w:rPr>
        <w:t>(</w:t>
      </w:r>
      <w:r w:rsidRPr="004B1DF7">
        <w:rPr>
          <w:rStyle w:val="Year"/>
          <w:rFonts w:ascii="Arial" w:hAnsi="Arial" w:cs="Arial"/>
          <w:sz w:val="22"/>
          <w:szCs w:val="22"/>
          <w:rPrChange w:id="9014" w:author="CopyEditor AI" w:date="2026-10-18T04:55:09+11:00">
            <w:rPr>
              <w:rStyle w:val="Year"/>
            </w:rPr>
          </w:rPrChange>
        </w:rPr>
        <w:t>2017</w:t>
      </w:r>
      <w:r w:rsidRPr="004B1DF7">
        <w:rPr>
          <w:rStyle w:val="DateSection"/>
          <w:rFonts w:ascii="Arial" w:hAnsi="Arial" w:cs="Arial"/>
          <w:sz w:val="22"/>
          <w:szCs w:val="22"/>
          <w:rPrChange w:id="9015"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016" w:author="CopyEditor AI" w:date="2026-10-18T04:55:09+11:00">
            <w:rPr>
              <w:rStyle w:val="TitleName"/>
              <w:i/>
              <w:iCs/>
            </w:rPr>
          </w:rPrChange>
        </w:rPr>
        <w:t>Stress in America: The state of our nation</w:t>
      </w:r>
      <w:r w:rsidRPr="004B1DF7">
        <w:rPr>
          <w:rStyle w:val="ReferenceBody"/>
          <w:rFonts w:ascii="Arial" w:hAnsi="Arial" w:cs="Arial"/>
          <w:sz w:val="22"/>
          <w:szCs w:val="22"/>
          <w:rPrChange w:id="9017" w:author="CopyEditor AI" w:date="2026-10-18T04:55:09+11:00">
            <w:rPr>
              <w:rStyle w:val="ReferenceBody"/>
            </w:rPr>
          </w:rPrChange>
        </w:rPr>
        <w:t xml:space="preserve">. </w:t>
      </w:r>
      <w:hyperlink r:id="rId8" w:history="1">
        <w:r w:rsidRPr="004B1DF7">
          <w:rPr>
            <w:rStyle w:val="Hyperlink"/>
            <w:rFonts w:ascii="Arial" w:hAnsi="Arial" w:cs="Arial"/>
            <w:sz w:val="22"/>
            <w:szCs w:val="22"/>
            <w:rPrChange w:id="9018" w:author="CopyEditor AI" w:date="2026-10-18T04:55:09+11:00">
              <w:rPr>
                <w:rStyle w:val="Hyperlink"/>
              </w:rPr>
            </w:rPrChange>
          </w:rPr>
          <w:t>https://www.apa.org/news/press/releases/stress/2017/state-nation.pdf</w:t>
        </w:r>
      </w:hyperlink>
      <w:commentRangeEnd w:id="35"/>
      <w:r>
        <w:rPr>
          <w:rStyle w:val="CommentReference"/>
        </w:rPr>
        <w:commentReference w:id="35"/>
      </w:r>
    </w:p>
    <w:p w14:paraId="77978AB5" w14:textId="77777777" w:rsidR="008924BE" w:rsidRPr="004B1DF7" w:rsidRDefault="008924BE" w:rsidP="00CB541C">
      <w:pPr>
        <w:pStyle w:val="APA7ReferenceListEntry"/>
        <w:ind w:left="720" w:hanging="720"/>
        <w:pPrChange w:id="5002" w:author="CopyEditor AI" w:date="2026-10-18T04:55:09+11:00">
          <w:pPr>
            <w:ind w:left="720" w:hanging="720"/>
          </w:pPr>
        </w:pPrChange>
      </w:pPr>
      <w:del w:id="9669" w:author="CopyEditor AI" w:date="2026-10-18T04:55:09+11:00">
        <w:r>
          <w:delText xml:space="preserve">Baider, L., Uziely, B., &amp; Kaplan De-Nour, A. (1994). Progressive muscle relaxation and guided imagery in cancer patients. General Hospital Psychiatry, 16(5), 340–347. https://doi.org/10.1016/0163-8343(94)90021-3</w:delText>
        </w:r>
      </w:del>
      <w:ins w:id="9670" w:author="CopyEditor AI" w:date="2026-10-18T04:55:09+11:00">
        <w:r>
          <w:rPr>
            <w:rFonts w:ascii="Arial" w:hAnsi="Arial" w:cs="Arial"/>
            <w:sz w:val="22"/>
            <w:szCs w:val="22"/>
          </w:rPr>
          <w:t xml:space="preserve">Baider, L., Uziely, B., &amp; Kaplan De-Nour, A. (1994). Progressive Muscle Relaxation and Guided Imagery in cancer patients. General Hospital Psychiatry, 16(5), 340–347.</w:t>
        </w:r>
      </w:ins>
      <w:hyperlink r:id="rId30" w:history="1">
        <w:ins w:id="9671" w:author="CopyEditor AI" w:date="2026-10-18T04:55:09+11:00">
          <w:r>
            <w:rPr>
              <w:rStyle w:val="Hyperlink"/>
              <w:color w:val="000000"/>
              <w:rFonts w:ascii="Arial" w:hAnsi="Arial" w:cs="Arial"/>
              <w:sz w:val="22"/>
              <w:szCs w:val="22"/>
            </w:rPr>
            <w:t xml:space="preserve">https://doi.org/10.1016/0163-8343(94)90021-3</w:t>
          </w:r>
        </w:ins>
      </w:hyperlink>
    </w:p>
    <w:p w14:paraId="0BB14B07" w14:textId="77777777" w:rsidR="008924BE" w:rsidRPr="004B1DF7" w:rsidRDefault="008924BE" w:rsidP="00CB541C">
      <w:pPr>
        <w:pStyle w:val="APA7ReferenceListEntry"/>
        <w:ind w:left="720" w:hanging="720"/>
        <w:pPrChange w:id="5003" w:author="CopyEditor AI" w:date="2026-10-18T04:55:09+11:00">
          <w:pPr>
            <w:ind w:left="720" w:hanging="720"/>
          </w:pPr>
        </w:pPrChange>
      </w:pPr>
      <w:del w:id="9672" w:author="CopyEditor AI" w:date="2026-10-18T04:55:09+11:00">
        <w:r>
          <w:delText xml:space="preserve">Ball, T. M., Shapiro, D. E., Monheim, C. J., &amp; Weydert, J. A. (2003). A pilot study of the use of guided imagery for the treatment of recurrent abdominal pain in children. Clinical Pediatrics, 42(6), 527–532. https://doi.org/10.1177/000992280304200607</w:delText>
        </w:r>
      </w:del>
      <w:ins w:id="9673" w:author="CopyEditor AI" w:date="2026-10-18T04:55:09+11:00">
        <w:r>
          <w:rPr>
            <w:rFonts w:ascii="Arial" w:hAnsi="Arial" w:cs="Arial"/>
            <w:sz w:val="22"/>
            <w:szCs w:val="22"/>
          </w:rPr>
          <w:t xml:space="preserve">Ball, T. M., Shapiro, D. E., Monheim, C. J., &amp; Weydert, J. A. (2003). A Pilot Study of the Use of Guided Imagery for the Treatment of Recurrent Abdominal Pain in Children. Clinical Pediatrics, 42(6), 527–532.</w:t>
        </w:r>
      </w:ins>
      <w:hyperlink r:id="rId31" w:history="1">
        <w:ins w:id="9674" w:author="CopyEditor AI" w:date="2026-10-18T04:55:09+11:00">
          <w:r>
            <w:rPr>
              <w:rStyle w:val="Hyperlink"/>
              <w:color w:val="000000"/>
              <w:rFonts w:ascii="Arial" w:hAnsi="Arial" w:cs="Arial"/>
              <w:sz w:val="22"/>
              <w:szCs w:val="22"/>
            </w:rPr>
            <w:t xml:space="preserve">https://doi.org/10.1177/000992280304200607</w:t>
          </w:r>
        </w:ins>
      </w:hyperlink>
    </w:p>
    <w:p w14:paraId="2B97F607" w14:textId="77777777" w:rsidR="008924BE" w:rsidRPr="004B1DF7" w:rsidRDefault="008924BE" w:rsidP="00CB541C">
      <w:pPr>
        <w:pStyle w:val="APA7ReferenceListEntry"/>
        <w:ind w:left="720" w:hanging="720"/>
        <w:pPrChange w:id="5004" w:author="CopyEditor AI" w:date="2026-10-18T04:55:09+11:00">
          <w:pPr>
            <w:ind w:left="720" w:hanging="720"/>
          </w:pPr>
        </w:pPrChange>
      </w:pPr>
      <w:del w:id="9675" w:author="CopyEditor AI" w:date="2026-10-18T04:55:09+11:00">
        <w:r>
          <w:delText xml:space="preserve">Bernstein, D. A., &amp; Borkovec, T. D. (1973). Progressive relaxation training: A manual for the helping professions. Research Press.</w:delText>
        </w:r>
      </w:del>
      <w:ins w:id="9676" w:author="CopyEditor AI" w:date="2026-10-18T04:55:09+11:00">
        <w:r>
          <w:rPr>
            <w:rFonts w:ascii="Arial" w:hAnsi="Arial" w:cs="Arial"/>
            <w:sz w:val="22"/>
            <w:szCs w:val="22"/>
          </w:rPr>
          <w:t xml:space="preserve">Raw, M. (1974). Progressive relaxation training. A manual for the helping professions. Behaviour Research and Therapy, 12(4), 364.</w:t>
        </w:r>
      </w:ins>
      <w:hyperlink r:id="rId32" w:history="1">
        <w:ins w:id="9677" w:author="CopyEditor AI" w:date="2026-10-18T04:55:09+11:00">
          <w:r>
            <w:rPr>
              <w:rStyle w:val="Hyperlink"/>
              <w:color w:val="000000"/>
              <w:rFonts w:ascii="Arial" w:hAnsi="Arial" w:cs="Arial"/>
              <w:sz w:val="22"/>
              <w:szCs w:val="22"/>
            </w:rPr>
            <w:t xml:space="preserve">https://doi.org/10.1016/0005-7967(74)90018-7</w:t>
          </w:r>
        </w:ins>
      </w:hyperlink>
    </w:p>
    <w:p w14:paraId="7FC64401" w14:textId="77777777" w:rsidR="008924BE" w:rsidRPr="004B1DF7" w:rsidRDefault="008924BE" w:rsidP="00CB541C">
      <w:pPr>
        <w:pStyle w:val="APA7ReferenceListEntry"/>
        <w:ind w:left="720" w:hanging="720"/>
        <w:pPrChange w:id="5005" w:author="CopyEditor AI" w:date="2026-10-18T04:55:09+11:00">
          <w:pPr>
            <w:ind w:left="720" w:hanging="720"/>
          </w:pPr>
        </w:pPrChange>
      </w:pPr>
      <w:del w:id="9678" w:author="CopyEditor AI" w:date="2026-10-18T04:55:09+11:00">
        <w:r>
          <w:delText xml:space="preserve">Bottomley, A. (1996). Group cognitive behavioural therapy interventions with cancer patients: A review of the literature. European Journal of Cancer Cure, 5(3), 143–146. https://doi.org/10.1111/j.1365-2354.1996.tb00225.x</w:delText>
        </w:r>
      </w:del>
      <w:ins w:id="9679" w:author="CopyEditor AI" w:date="2026-10-18T04:55:09+11:00">
        <w:r>
          <w:rPr>
            <w:rFonts w:ascii="Arial" w:hAnsi="Arial" w:cs="Arial"/>
            <w:sz w:val="22"/>
            <w:szCs w:val="22"/>
          </w:rPr>
          <w:t xml:space="preserve">BOTTOMLEY, A. (1996). Group cognitive behavioural therapy interventions with cancer patients: a review of the literature. European Journal of Cancer Care, 5(3), 143–146.</w:t>
        </w:r>
      </w:ins>
      <w:hyperlink r:id="rId33" w:history="1">
        <w:ins w:id="9680" w:author="CopyEditor AI" w:date="2026-10-18T04:55:09+11:00">
          <w:r>
            <w:rPr>
              <w:rStyle w:val="Hyperlink"/>
              <w:color w:val="000000"/>
              <w:rFonts w:ascii="Arial" w:hAnsi="Arial" w:cs="Arial"/>
              <w:sz w:val="22"/>
              <w:szCs w:val="22"/>
            </w:rPr>
            <w:t xml:space="preserve">https://doi.org/10.1111/j.1365-2354.1996.tb00225.x</w:t>
          </w:r>
        </w:ins>
      </w:hyperlink>
    </w:p>
    <w:p w14:paraId="742BD5EB" w14:textId="77777777" w:rsidR="008924BE" w:rsidRPr="004B1DF7" w:rsidRDefault="008924BE" w:rsidP="00CB541C">
      <w:pPr>
        <w:pStyle w:val="APA7ReferenceListEntry"/>
        <w:ind w:left="720" w:hanging="720"/>
        <w:pPrChange w:id="5006" w:author="CopyEditor AI" w:date="2026-10-18T04:55:09+11:00">
          <w:pPr>
            <w:ind w:left="720" w:hanging="720"/>
          </w:pPr>
        </w:pPrChange>
      </w:pPr>
      <w:del w:id="9681" w:author="CopyEditor AI" w:date="2026-10-18T04:55:09+11:00">
        <w:r>
          <w:delText xml:space="preserve">Cohen, M., &amp; Fried, G. (2007). Comparing relaxation training and cognitive-behavioral group therapy for women with breast cancer. Research on Social Work Practice, 17(3), 313–323. https://doi.org/10.1177/1049731506293741</w:delText>
        </w:r>
      </w:del>
      <w:ins w:id="9682" w:author="CopyEditor AI" w:date="2026-10-18T04:55:09+11:00">
        <w:r>
          <w:rPr>
            <w:rFonts w:ascii="Arial" w:hAnsi="Arial" w:cs="Arial"/>
            <w:sz w:val="22"/>
            <w:szCs w:val="22"/>
          </w:rPr>
          <w:t xml:space="preserve">Cohen, M., &amp; Fried, G. (2007). Comparing Relaxation Training and Cognitive-Behavioral Group Therapy for Women With Breast Cancer. Research on Social Work Practice, 17(3), 313–323.</w:t>
        </w:r>
      </w:ins>
      <w:hyperlink r:id="rId34" w:history="1">
        <w:ins w:id="9683" w:author="CopyEditor AI" w:date="2026-10-18T04:55:09+11:00">
          <w:r>
            <w:rPr>
              <w:rStyle w:val="Hyperlink"/>
              <w:color w:val="000000"/>
              <w:rFonts w:ascii="Arial" w:hAnsi="Arial" w:cs="Arial"/>
              <w:sz w:val="22"/>
              <w:szCs w:val="22"/>
            </w:rPr>
            <w:t xml:space="preserve">https://doi.org/10.1177/1049731506293741</w:t>
          </w:r>
        </w:ins>
      </w:hyperlink>
    </w:p>
    <w:p w14:paraId="50BA8671" w14:textId="77777777" w:rsidR="008924BE" w:rsidRPr="004B1DF7" w:rsidRDefault="008924BE" w:rsidP="00CB541C">
      <w:pPr>
        <w:pStyle w:val="APA7ReferenceListEntry"/>
        <w:ind w:left="720" w:hanging="720"/>
        <w:pPrChange w:id="5007" w:author="CopyEditor AI" w:date="2026-10-18T04:55:09+11:00">
          <w:pPr>
            <w:ind w:left="720" w:hanging="720"/>
          </w:pPr>
        </w:pPrChange>
      </w:pPr>
      <w:del w:id="9684" w:author="CopyEditor AI" w:date="2026-10-18T04:55:09+11:00">
        <w:r>
          <w:delText xml:space="preserve">Cunningham, A. J., &amp; Tocco, E. K. (1989). A randomized trial of group psychoeducational therapy for cancer patients. Patient Education and Counseling, 14(2), 101–114. https://doi.org/10.1016/0738-3991(89)90046-3</w:delText>
        </w:r>
      </w:del>
      <w:ins w:id="9685" w:author="CopyEditor AI" w:date="2026-10-18T04:55:09+11:00">
        <w:r>
          <w:rPr>
            <w:rFonts w:ascii="Arial" w:hAnsi="Arial" w:cs="Arial"/>
            <w:sz w:val="22"/>
            <w:szCs w:val="22"/>
          </w:rPr>
          <w:t xml:space="preserve">Cunningham, A. J., &amp; Tocco, E. K. (1989). A randomized trial of group psychoeducational therapy for cancer patients. Patient Education and Counseling, 14(2), 101–114.</w:t>
        </w:r>
      </w:ins>
      <w:hyperlink r:id="rId35" w:history="1">
        <w:ins w:id="9686" w:author="CopyEditor AI" w:date="2026-10-18T04:55:09+11:00">
          <w:r>
            <w:rPr>
              <w:rStyle w:val="Hyperlink"/>
              <w:color w:val="000000"/>
              <w:rFonts w:ascii="Arial" w:hAnsi="Arial" w:cs="Arial"/>
              <w:sz w:val="22"/>
              <w:szCs w:val="22"/>
            </w:rPr>
            <w:t xml:space="preserve">https://doi.org/10.1016/0738-3991(89)90046-3</w:t>
          </w:r>
        </w:ins>
      </w:hyperlink>
    </w:p>
    <w:p w14:paraId="1EC47073" w14:textId="77777777" w:rsidR="008924BE" w:rsidRPr="004B1DF7" w:rsidRDefault="008924BE" w:rsidP="00CB541C">
      <w:pPr>
        <w:pStyle w:val="APA7ReferenceListEntry"/>
        <w:ind w:left="720" w:hanging="720"/>
        <w:pPrChange w:id="5008" w:author="CopyEditor AI" w:date="2026-10-18T04:55:09+11:00">
          <w:pPr>
            <w:ind w:left="720" w:hanging="720"/>
          </w:pPr>
        </w:pPrChange>
      </w:pPr>
      <w:del w:id="9687" w:author="CopyEditor AI" w:date="2026-10-18T04:55:09+11:00">
        <w:r>
          <w:delText xml:space="preserve">Freebird Meditations. (2012, June 17). Progressive muscle relaxation guided meditation [Video]. YouTube. https://www.youtube.com/watch?v=fDZI-4udE_o</w:delText>
        </w:r>
      </w:del>
      <w:ins w:id="9688" w:author="CopyEditor AI" w:date="2026-10-18T04:55:09+11:00">
        <w:r>
          <w:rPr>
            <w:rFonts w:ascii="Arial" w:hAnsi="Arial" w:cs="Arial"/>
            <w:sz w:val="22"/>
            <w:szCs w:val="22"/>
          </w:rPr>
          <w:t xml:space="preserve">Hashim, H. A., &amp; Zainol, N. A. (2015). Changes in emotional distress, short term memory, and sustained attention following 6 and 12 sessions of progressive muscle relaxation training in 10–11 years old primary school children. Psychology, Health &amp;Amp; Medicine, 20(5), 623–628.</w:t>
        </w:r>
      </w:ins>
      <w:hyperlink r:id="rId36" w:history="1">
        <w:ins w:id="9689" w:author="CopyEditor AI" w:date="2026-10-18T04:55:09+11:00">
          <w:r>
            <w:rPr>
              <w:rStyle w:val="Hyperlink"/>
              <w:color w:val="000000"/>
              <w:rFonts w:ascii="Arial" w:hAnsi="Arial" w:cs="Arial"/>
              <w:sz w:val="22"/>
              <w:szCs w:val="22"/>
            </w:rPr>
            <w:t xml:space="preserve">https://doi.org/10.1080/13548506.2014.1002851</w:t>
          </w:r>
        </w:ins>
      </w:hyperlink>
    </w:p>
    <w:p w14:paraId="711AA59F" w14:textId="77777777" w:rsidR="008924BE" w:rsidRPr="004B1DF7" w:rsidRDefault="008924BE" w:rsidP="00CB541C">
      <w:pPr>
        <w:pStyle w:val="APA7ReferenceListEntry"/>
        <w:ind w:left="720" w:hanging="720"/>
        <w:pPrChange w:id="5009" w:author="CopyEditor AI" w:date="2026-10-18T04:55:09+11:00">
          <w:pPr>
            <w:ind w:left="720" w:hanging="720"/>
          </w:pPr>
        </w:pPrChange>
      </w:pPr>
      <w:del w:id="9690" w:author="CopyEditor AI" w:date="2026-10-18T04:55:09+11:00">
        <w:r>
          <w:delText xml:space="preserve">Hardy, K. (2017, October 8). Mindfulness is plentiful in “The post-traumatic insomnia workbook.” Veterans Training Support Center. http://bit.ly/2D6ux8U</w:delText>
        </w:r>
      </w:del>
      <w:ins w:id="9691" w:author="CopyEditor AI" w:date="2026-10-18T04:55:09+11:00">
        <w:r>
          <w:rPr>
            <w:rFonts w:ascii="Arial" w:hAnsi="Arial" w:cs="Arial"/>
            <w:sz w:val="22"/>
            <w:szCs w:val="22"/>
          </w:rPr>
          <w:t xml:space="preserve">Holden‐lund, C. (1988). Effects of relaxation with guided imagery on surgical stress and wound healing. Research in Nursing &amp;Amp; Health, 11(4), 235–244. Portico.</w:t>
        </w:r>
      </w:ins>
      <w:hyperlink r:id="rId37" w:history="1">
        <w:ins w:id="9692" w:author="CopyEditor AI" w:date="2026-10-18T04:55:09+11:00">
          <w:r>
            <w:rPr>
              <w:rStyle w:val="Hyperlink"/>
              <w:color w:val="000000"/>
              <w:rFonts w:ascii="Arial" w:hAnsi="Arial" w:cs="Arial"/>
              <w:sz w:val="22"/>
              <w:szCs w:val="22"/>
            </w:rPr>
            <w:t xml:space="preserve">https://doi.org/10.1002/nur.4770110405</w:t>
          </w:r>
        </w:ins>
      </w:hyperlink>
    </w:p>
    <w:p w14:paraId="2650A74B" w14:textId="77777777" w:rsidR="008924BE" w:rsidRPr="004B1DF7" w:rsidRDefault="008924BE" w:rsidP="00CB541C">
      <w:commentRangeStart w:id="36"/>
      <w:pPr>
        <w:pStyle w:val="APA7ReferenceListEntry"/>
        <w:ind w:left="720" w:hanging="720"/>
        <w:pPrChange w:id="5010" w:author="CopyEditor AI" w:date="2026-10-18T04:55:09+11:00">
          <w:pPr>
            <w:ind w:left="720" w:hanging="720"/>
          </w:pPr>
        </w:pPrChange>
      </w:pPr>
      <w:r w:rsidRPr="004B1DF7">
        <w:rPr>
          <w:rStyle w:val="Surname"/>
          <w:rFonts w:ascii="Arial" w:hAnsi="Arial" w:cs="Arial"/>
          <w:sz w:val="22"/>
          <w:szCs w:val="22"/>
          <w:rPrChange w:id="9177" w:author="CopyEditor AI" w:date="2026-10-18T04:55:09+11:00">
            <w:rPr>
              <w:rStyle w:val="Surname"/>
            </w:rPr>
          </w:rPrChange>
        </w:rPr>
        <w:t>Hashim</w:t>
      </w:r>
      <w:r w:rsidRPr="004B1DF7">
        <w:rPr>
          <w:rStyle w:val="Person"/>
          <w:rFonts w:ascii="Arial" w:hAnsi="Arial" w:cs="Arial"/>
          <w:sz w:val="22"/>
          <w:szCs w:val="22"/>
          <w:rPrChange w:id="9178" w:author="CopyEditor AI" w:date="2026-10-18T04:55:09+11:00">
            <w:rPr>
              <w:rStyle w:val="Person"/>
            </w:rPr>
          </w:rPrChange>
        </w:rPr>
        <w:t xml:space="preserve">, </w:t>
      </w:r>
      <w:r w:rsidRPr="004B1DF7">
        <w:rPr>
          <w:rStyle w:val="Initials"/>
          <w:rFonts w:ascii="Arial" w:hAnsi="Arial" w:cs="Arial"/>
          <w:sz w:val="22"/>
          <w:szCs w:val="22"/>
          <w:rPrChange w:id="9179" w:author="CopyEditor AI" w:date="2026-10-18T04:55:09+11:00">
            <w:rPr>
              <w:rStyle w:val="Initials"/>
            </w:rPr>
          </w:rPrChange>
        </w:rPr>
        <w:t>H. A.</w:t>
      </w:r>
      <w:r w:rsidRPr="004B1DF7">
        <w:rPr>
          <w:rStyle w:val="PrimaryContribGroup"/>
          <w:rFonts w:ascii="Arial" w:hAnsi="Arial" w:cs="Arial"/>
          <w:sz w:val="22"/>
          <w:szCs w:val="22"/>
          <w:rPrChange w:id="9180" w:author="CopyEditor AI" w:date="2026-10-18T04:55:09+11:00">
            <w:rPr>
              <w:rStyle w:val="PrimaryContribGroup"/>
            </w:rPr>
          </w:rPrChange>
        </w:rPr>
        <w:t xml:space="preserve">, &amp; </w:t>
      </w:r>
      <w:r w:rsidRPr="004B1DF7">
        <w:rPr>
          <w:rStyle w:val="Surname"/>
          <w:rFonts w:ascii="Arial" w:hAnsi="Arial" w:cs="Arial"/>
          <w:sz w:val="22"/>
          <w:szCs w:val="22"/>
          <w:rPrChange w:id="9181" w:author="CopyEditor AI" w:date="2026-10-18T04:55:09+11:00">
            <w:rPr>
              <w:rStyle w:val="Surname"/>
            </w:rPr>
          </w:rPrChange>
        </w:rPr>
        <w:t>Zainol</w:t>
      </w:r>
      <w:r w:rsidRPr="004B1DF7">
        <w:rPr>
          <w:rStyle w:val="Person"/>
          <w:rFonts w:ascii="Arial" w:hAnsi="Arial" w:cs="Arial"/>
          <w:sz w:val="22"/>
          <w:szCs w:val="22"/>
          <w:rPrChange w:id="9182" w:author="CopyEditor AI" w:date="2026-10-18T04:55:09+11:00">
            <w:rPr>
              <w:rStyle w:val="Person"/>
            </w:rPr>
          </w:rPrChange>
        </w:rPr>
        <w:t xml:space="preserve">, </w:t>
      </w:r>
      <w:r w:rsidRPr="004B1DF7">
        <w:rPr>
          <w:rStyle w:val="Initials"/>
          <w:rFonts w:ascii="Arial" w:hAnsi="Arial" w:cs="Arial"/>
          <w:sz w:val="22"/>
          <w:szCs w:val="22"/>
          <w:rPrChange w:id="9183" w:author="CopyEditor AI" w:date="2026-10-18T04:55:09+11:00">
            <w:rPr>
              <w:rStyle w:val="Initials"/>
            </w:rPr>
          </w:rPrChange>
        </w:rPr>
        <w:t>N. A.</w:t>
      </w:r>
      <w:r w:rsidRPr="004B1DF7">
        <w:rPr>
          <w:rStyle w:val="ReferenceBody"/>
        </w:rPr>
        <w:t xml:space="preserve"> </w:t>
      </w:r>
      <w:r w:rsidRPr="004B1DF7">
        <w:rPr>
          <w:rStyle w:val="DateSection"/>
          <w:rFonts w:ascii="Arial" w:hAnsi="Arial" w:cs="Arial"/>
          <w:sz w:val="22"/>
          <w:szCs w:val="22"/>
          <w:rPrChange w:id="9184" w:author="CopyEditor AI" w:date="2026-10-18T04:55:09+11:00">
            <w:rPr>
              <w:rStyle w:val="DateSection"/>
            </w:rPr>
          </w:rPrChange>
        </w:rPr>
        <w:t>(</w:t>
      </w:r>
      <w:r w:rsidRPr="004B1DF7">
        <w:rPr>
          <w:rStyle w:val="Year"/>
          <w:rFonts w:ascii="Arial" w:hAnsi="Arial" w:cs="Arial"/>
          <w:sz w:val="22"/>
          <w:szCs w:val="22"/>
          <w:rPrChange w:id="9185" w:author="CopyEditor AI" w:date="2026-10-18T04:55:09+11:00">
            <w:rPr>
              <w:rStyle w:val="Year"/>
            </w:rPr>
          </w:rPrChange>
        </w:rPr>
        <w:t>2015</w:t>
      </w:r>
      <w:r w:rsidRPr="004B1DF7">
        <w:rPr>
          <w:rStyle w:val="DateSection"/>
          <w:rFonts w:ascii="Arial" w:hAnsi="Arial" w:cs="Arial"/>
          <w:sz w:val="22"/>
          <w:szCs w:val="22"/>
          <w:rPrChange w:id="9186"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187" w:author="CopyEditor AI" w:date="2026-10-18T04:55:09+11:00">
            <w:rPr>
              <w:rStyle w:val="TitleName"/>
            </w:rPr>
          </w:rPrChange>
        </w:rPr>
        <w:t>Changes in emotional distress, short term memory, and sustained attention following 6 and 12 sessions of progressive muscle relaxation training in 10–11 years old primary school children</w:t>
      </w:r>
      <w:r w:rsidRPr="004B1DF7">
        <w:rPr>
          <w:rStyle w:val="ReferenceBody"/>
          <w:rFonts w:ascii="Arial" w:hAnsi="Arial" w:cs="Arial"/>
          <w:sz w:val="22"/>
          <w:szCs w:val="22"/>
          <w:rPrChange w:id="9188" w:author="CopyEditor AI" w:date="2026-10-18T04:55:09+11:00">
            <w:rPr>
              <w:rStyle w:val="ReferenceBody"/>
            </w:rPr>
          </w:rPrChange>
        </w:rPr>
        <w:t xml:space="preserve">. </w:t>
      </w:r>
      <w:r w:rsidRPr="004B1DF7">
        <w:rPr>
          <w:rStyle w:val="TitleName"/>
          <w:i/>
          <w:iCs/>
          <w:rFonts w:ascii="Arial" w:hAnsi="Arial" w:cs="Arial"/>
          <w:sz w:val="22"/>
          <w:szCs w:val="22"/>
          <w:rPrChange w:id="9189" w:author="CopyEditor AI" w:date="2026-10-18T04:55:09+11:00">
            <w:rPr>
              <w:rStyle w:val="TitleName"/>
              <w:i/>
              <w:iCs/>
            </w:rPr>
          </w:rPrChange>
        </w:rPr>
        <w:t>Psychology, Health &amp; Medicine</w:t>
      </w:r>
      <w:r w:rsidRPr="004B1DF7">
        <w:rPr>
          <w:rStyle w:val="ReferenceBodyStyledText"/>
          <w:i w:val="0"/>
          <w:rFonts w:ascii="Arial" w:hAnsi="Arial" w:cs="Arial"/>
          <w:sz w:val="22"/>
          <w:szCs w:val="22"/>
          <w:rPrChange w:id="9190"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191" w:author="CopyEditor AI" w:date="2026-10-18T04:55:09+11:00">
            <w:rPr>
              <w:rStyle w:val="Volume"/>
              <w:i/>
              <w:iCs/>
            </w:rPr>
          </w:rPrChange>
        </w:rPr>
        <w:t>20</w:t>
      </w:r>
      <w:r w:rsidRPr="004B1DF7">
        <w:rPr>
          <w:rStyle w:val="Volume"/>
          <w:iCs/>
          <w:rFonts w:ascii="Arial" w:hAnsi="Arial" w:cs="Arial"/>
          <w:sz w:val="22"/>
          <w:szCs w:val="22"/>
          <w:rPrChange w:id="9192" w:author="CopyEditor AI" w:date="2026-10-18T04:55:09+11:00">
            <w:rPr>
              <w:rStyle w:val="Volume"/>
              <w:iCs/>
            </w:rPr>
          </w:rPrChange>
        </w:rPr>
        <w:t>(5)</w:t>
      </w:r>
      <w:r w:rsidRPr="004B1DF7">
        <w:rPr>
          <w:rStyle w:val="SourceSection"/>
          <w:rFonts w:ascii="Arial" w:hAnsi="Arial" w:cs="Arial"/>
          <w:sz w:val="22"/>
          <w:szCs w:val="22"/>
          <w:rPrChange w:id="9193" w:author="CopyEditor AI" w:date="2026-10-18T04:55:09+11:00">
            <w:rPr>
              <w:rStyle w:val="SourceSection"/>
            </w:rPr>
          </w:rPrChange>
        </w:rPr>
        <w:t xml:space="preserve">, </w:t>
      </w:r>
      <w:r w:rsidRPr="004B1DF7">
        <w:rPr>
          <w:rStyle w:val="FirstPage"/>
          <w:rFonts w:ascii="Arial" w:hAnsi="Arial" w:cs="Arial"/>
          <w:sz w:val="22"/>
          <w:szCs w:val="22"/>
          <w:rPrChange w:id="9194" w:author="CopyEditor AI" w:date="2026-10-18T04:55:09+11:00">
            <w:rPr>
              <w:rStyle w:val="FirstPage"/>
            </w:rPr>
          </w:rPrChange>
        </w:rPr>
        <w:t>623</w:t>
      </w:r>
      <w:r w:rsidRPr="004B1DF7">
        <w:rPr>
          <w:rStyle w:val="Pagination"/>
          <w:rFonts w:ascii="Arial" w:hAnsi="Arial" w:cs="Arial"/>
          <w:sz w:val="22"/>
          <w:szCs w:val="22"/>
          <w:rPrChange w:id="9195" w:author="CopyEditor AI" w:date="2026-10-18T04:55:09+11:00">
            <w:rPr>
              <w:rStyle w:val="Pagination"/>
            </w:rPr>
          </w:rPrChange>
        </w:rPr>
        <w:t>–</w:t>
      </w:r>
      <w:r w:rsidRPr="004B1DF7">
        <w:rPr>
          <w:rStyle w:val="LastPage"/>
          <w:rFonts w:ascii="Arial" w:hAnsi="Arial" w:cs="Arial"/>
          <w:sz w:val="22"/>
          <w:szCs w:val="22"/>
          <w:rPrChange w:id="9196" w:author="CopyEditor AI" w:date="2026-10-18T04:55:09+11:00">
            <w:rPr>
              <w:rStyle w:val="LastPage"/>
            </w:rPr>
          </w:rPrChange>
        </w:rPr>
        <w:t>628</w:t>
      </w:r>
      <w:r w:rsidRPr="004B1DF7">
        <w:rPr>
          <w:rStyle w:val="SourceSection"/>
          <w:rFonts w:ascii="Arial" w:hAnsi="Arial" w:cs="Arial"/>
          <w:sz w:val="22"/>
          <w:szCs w:val="22"/>
          <w:rPrChange w:id="9197" w:author="CopyEditor AI" w:date="2026-10-18T04:55:09+11:00">
            <w:rPr>
              <w:rStyle w:val="SourceSection"/>
            </w:rPr>
          </w:rPrChange>
        </w:rPr>
        <w:t xml:space="preserve">. </w:t>
      </w:r>
      <w:hyperlink r:id="rId16" w:history="1">
        <w:r w:rsidRPr="004B1DF7">
          <w:rPr>
            <w:rStyle w:val="Hyperlink"/>
            <w:rFonts w:ascii="Arial" w:hAnsi="Arial" w:cs="Arial"/>
            <w:sz w:val="22"/>
            <w:szCs w:val="22"/>
            <w:rPrChange w:id="9198" w:author="CopyEditor AI" w:date="2026-10-18T04:55:09+11:00">
              <w:rPr>
                <w:rStyle w:val="Hyperlink"/>
              </w:rPr>
            </w:rPrChange>
          </w:rPr>
          <w:t>https://doi.org/10.1080/13548506.2014.1002851</w:t>
        </w:r>
      </w:hyperlink>
      <w:commentRangeEnd w:id="36"/>
      <w:r>
        <w:rPr>
          <w:rStyle w:val="CommentReference"/>
        </w:rPr>
        <w:commentReference w:id="36"/>
      </w:r>
    </w:p>
    <w:p w14:paraId="7F2EBCB0" w14:textId="77777777" w:rsidR="008924BE" w:rsidRPr="004B1DF7" w:rsidRDefault="008924BE" w:rsidP="00CB541C">
      <w:pPr>
        <w:pStyle w:val="APA7ReferenceListEntry"/>
        <w:ind w:left="720" w:hanging="720"/>
        <w:pPrChange w:id="5011" w:author="CopyEditor AI" w:date="2026-10-18T04:55:09+11:00">
          <w:pPr>
            <w:ind w:left="720" w:hanging="720"/>
          </w:pPr>
        </w:pPrChange>
      </w:pPr>
      <w:del w:id="9693" w:author="CopyEditor AI" w:date="2026-10-18T04:55:09+11:00">
        <w:r>
          <w:delText xml:space="preserve">Holden-Lund, C. (1988). Effects of relaxation with guided imagery on surgical stress and wound healing. Research in Nursing &amp; Health, 11(4), 235–244. http://doi.org/dztcdf</w:delText>
        </w:r>
      </w:del>
      <w:ins w:id="9694" w:author="CopyEditor AI" w:date="2026-10-18T04:55:09+11:00">
        <w:r>
          <w:rPr>
            <w:rFonts w:ascii="Arial" w:hAnsi="Arial" w:cs="Arial"/>
            <w:sz w:val="22"/>
            <w:szCs w:val="22"/>
          </w:rPr>
          <w:t xml:space="preserve">McCallie, M. S., Blum, C. M., &amp; Hood, C. J. (2006). Progressive Muscle Relaxation. Journal of Human Behavior in the Social Environment, 13(3), 51–66.</w:t>
        </w:r>
      </w:ins>
      <w:hyperlink r:id="rId38" w:history="1">
        <w:ins w:id="9695" w:author="CopyEditor AI" w:date="2026-10-18T04:55:09+11:00">
          <w:r>
            <w:rPr>
              <w:rStyle w:val="Hyperlink"/>
              <w:color w:val="000000"/>
              <w:rFonts w:ascii="Arial" w:hAnsi="Arial" w:cs="Arial"/>
              <w:sz w:val="22"/>
              <w:szCs w:val="22"/>
            </w:rPr>
            <w:t xml:space="preserve">https://doi.org/10.1300/j137v13n03_04</w:t>
          </w:r>
        </w:ins>
      </w:hyperlink>
    </w:p>
    <w:p w14:paraId="3F09A0FA" w14:textId="77777777" w:rsidR="008924BE" w:rsidRPr="004B1DF7" w:rsidRDefault="008924BE" w:rsidP="00CB541C">
      <w:pPr>
        <w:pStyle w:val="APA7ReferenceListEntry"/>
        <w:ind w:left="720" w:hanging="720"/>
        <w:pPrChange w:id="5012" w:author="CopyEditor AI" w:date="2026-10-18T04:55:09+11:00">
          <w:pPr>
            <w:ind w:left="720" w:hanging="720"/>
          </w:pPr>
        </w:pPrChange>
      </w:pPr>
      <w:r w:rsidRPr="004B1DF7">
        <w:rPr>
          <w:rStyle w:val="Surname"/>
          <w:rFonts w:ascii="Arial" w:hAnsi="Arial" w:cs="Arial"/>
          <w:sz w:val="22"/>
          <w:szCs w:val="22"/>
          <w:rPrChange w:id="9217" w:author="CopyEditor AI" w:date="2026-10-18T04:55:09+11:00">
            <w:rPr>
              <w:rStyle w:val="Surname"/>
            </w:rPr>
          </w:rPrChange>
        </w:rPr>
        <w:t>Jacobson</w:t>
      </w:r>
      <w:r w:rsidRPr="004B1DF7">
        <w:rPr>
          <w:rStyle w:val="Person"/>
          <w:rFonts w:ascii="Arial" w:hAnsi="Arial" w:cs="Arial"/>
          <w:sz w:val="22"/>
          <w:szCs w:val="22"/>
          <w:rPrChange w:id="9218" w:author="CopyEditor AI" w:date="2026-10-18T04:55:09+11:00">
            <w:rPr>
              <w:rStyle w:val="Person"/>
            </w:rPr>
          </w:rPrChange>
        </w:rPr>
        <w:t xml:space="preserve">, </w:t>
      </w:r>
      <w:r w:rsidRPr="004B1DF7">
        <w:rPr>
          <w:rStyle w:val="Initials"/>
          <w:rFonts w:ascii="Arial" w:hAnsi="Arial" w:cs="Arial"/>
          <w:sz w:val="22"/>
          <w:szCs w:val="22"/>
          <w:rPrChange w:id="9219" w:author="CopyEditor AI" w:date="2026-10-18T04:55:09+11:00">
            <w:rPr>
              <w:rStyle w:val="Initials"/>
            </w:rPr>
          </w:rPrChange>
        </w:rPr>
        <w:t>E.</w:t>
      </w:r>
      <w:r w:rsidRPr="004B1DF7">
        <w:rPr>
          <w:rStyle w:val="ReferenceBody"/>
        </w:rPr>
        <w:t xml:space="preserve"> </w:t>
      </w:r>
      <w:r w:rsidRPr="004B1DF7">
        <w:rPr>
          <w:rStyle w:val="DateSection"/>
          <w:rFonts w:ascii="Arial" w:hAnsi="Arial" w:cs="Arial"/>
          <w:sz w:val="22"/>
          <w:szCs w:val="22"/>
          <w:rPrChange w:id="9220" w:author="CopyEditor AI" w:date="2026-10-18T04:55:09+11:00">
            <w:rPr>
              <w:rStyle w:val="DateSection"/>
            </w:rPr>
          </w:rPrChange>
        </w:rPr>
        <w:t>(</w:t>
      </w:r>
      <w:r w:rsidRPr="004B1DF7">
        <w:rPr>
          <w:rStyle w:val="Year"/>
          <w:rFonts w:ascii="Arial" w:hAnsi="Arial" w:cs="Arial"/>
          <w:sz w:val="22"/>
          <w:szCs w:val="22"/>
          <w:rPrChange w:id="9221" w:author="CopyEditor AI" w:date="2026-10-18T04:55:09+11:00">
            <w:rPr>
              <w:rStyle w:val="Year"/>
            </w:rPr>
          </w:rPrChange>
        </w:rPr>
        <w:t>1938</w:t>
      </w:r>
      <w:r w:rsidRPr="004B1DF7">
        <w:rPr>
          <w:rStyle w:val="DateSection"/>
          <w:rFonts w:ascii="Arial" w:hAnsi="Arial" w:cs="Arial"/>
          <w:sz w:val="22"/>
          <w:szCs w:val="22"/>
          <w:rPrChange w:id="9222"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223" w:author="CopyEditor AI" w:date="2026-10-18T04:55:09+11:00">
            <w:rPr>
              <w:rStyle w:val="TitleName"/>
              <w:i/>
              <w:iCs/>
            </w:rPr>
          </w:rPrChange>
        </w:rPr>
        <w:t>Progressive relaxation</w:t>
      </w:r>
      <w:r w:rsidRPr="004B1DF7">
        <w:rPr>
          <w:rStyle w:val="TitleSection"/>
          <w:rFonts w:ascii="Arial" w:hAnsi="Arial" w:cs="Arial"/>
          <w:sz w:val="22"/>
          <w:szCs w:val="22"/>
          <w:rPrChange w:id="9224" w:author="CopyEditor AI" w:date="2026-10-18T04:55:09+11:00">
            <w:rPr>
              <w:rStyle w:val="TitleSection"/>
            </w:rPr>
          </w:rPrChange>
        </w:rPr>
        <w:t xml:space="preserve"> (</w:t>
      </w:r>
      <w:r w:rsidRPr="004B1DF7">
        <w:rPr>
          <w:rStyle w:val="Edition"/>
          <w:rFonts w:ascii="Arial" w:hAnsi="Arial" w:cs="Arial"/>
          <w:sz w:val="22"/>
          <w:szCs w:val="22"/>
          <w:rPrChange w:id="9225" w:author="CopyEditor AI" w:date="2026-10-18T04:55:09+11:00">
            <w:rPr>
              <w:rStyle w:val="Edition"/>
            </w:rPr>
          </w:rPrChange>
        </w:rPr>
        <w:t>2nd ed.</w:t>
      </w:r>
      <w:r w:rsidRPr="004B1DF7">
        <w:rPr>
          <w:rStyle w:val="TitleSection"/>
          <w:rFonts w:ascii="Arial" w:hAnsi="Arial" w:cs="Arial"/>
          <w:sz w:val="22"/>
          <w:szCs w:val="22"/>
          <w:rPrChange w:id="9226" w:author="CopyEditor AI" w:date="2026-10-18T04:55:09+11:00">
            <w:rPr>
              <w:rStyle w:val="TitleSection"/>
            </w:rPr>
          </w:rPrChange>
        </w:rPr>
        <w:t>)</w:t>
      </w:r>
      <w:r w:rsidRPr="004B1DF7">
        <w:rPr>
          <w:rStyle w:val="ReferenceBody"/>
          <w:rFonts w:ascii="Arial" w:hAnsi="Arial" w:cs="Arial"/>
          <w:sz w:val="22"/>
          <w:szCs w:val="22"/>
          <w:rPrChange w:id="9227" w:author="CopyEditor AI" w:date="2026-10-18T04:55:09+11:00">
            <w:rPr>
              <w:rStyle w:val="ReferenceBody"/>
            </w:rPr>
          </w:rPrChange>
        </w:rPr>
        <w:t xml:space="preserve">. </w:t>
      </w:r>
      <w:r w:rsidRPr="004B1DF7">
        <w:rPr>
          <w:rStyle w:val="PublisherName"/>
          <w:rFonts w:ascii="Arial" w:hAnsi="Arial" w:cs="Arial"/>
          <w:sz w:val="22"/>
          <w:szCs w:val="22"/>
          <w:rPrChange w:id="9228" w:author="CopyEditor AI" w:date="2026-10-18T04:55:09+11:00">
            <w:rPr>
              <w:rStyle w:val="PublisherName"/>
            </w:rPr>
          </w:rPrChange>
        </w:rPr>
        <w:t>University of Chicago Press</w:t>
      </w:r>
      <w:r w:rsidRPr="004B1DF7">
        <w:rPr>
          <w:rStyle w:val="SourceSection"/>
          <w:rFonts w:ascii="Arial" w:hAnsi="Arial" w:cs="Arial"/>
          <w:sz w:val="22"/>
          <w:szCs w:val="22"/>
          <w:rPrChange w:id="9229" w:author="CopyEditor AI" w:date="2026-10-18T04:55:09+11:00">
            <w:rPr>
              <w:rStyle w:val="SourceSection"/>
            </w:rPr>
          </w:rPrChange>
        </w:rPr>
        <w:t>.</w:t>
      </w:r>
    </w:p>
    <w:p w14:paraId="6F71662B" w14:textId="15CB6DA4" w:rsidR="008924BE" w:rsidRPr="004B1DF7" w:rsidRDefault="008924BE" w:rsidP="00CB541C">
      <w:commentRangeStart w:id="37"/>
      <w:pPr>
        <w:pStyle w:val="APA7ReferenceListEntry"/>
        <w:ind w:left="720" w:hanging="720"/>
        <w:pPrChange w:id="5013" w:author="CopyEditor AI" w:date="2026-10-18T04:55:09+11:00">
          <w:pPr>
            <w:ind w:left="720" w:hanging="720"/>
          </w:pPr>
        </w:pPrChange>
      </w:pPr>
      <w:r w:rsidRPr="004B1DF7">
        <w:rPr>
          <w:rStyle w:val="Surname"/>
          <w:rFonts w:ascii="Arial" w:hAnsi="Arial" w:cs="Arial"/>
          <w:sz w:val="22"/>
          <w:szCs w:val="22"/>
          <w:rPrChange w:id="9230" w:author="CopyEditor AI" w:date="2026-10-18T04:55:09+11:00">
            <w:rPr>
              <w:rStyle w:val="Surname"/>
            </w:rPr>
          </w:rPrChange>
        </w:rPr>
        <w:t>Lange</w:t>
      </w:r>
      <w:r w:rsidRPr="004B1DF7">
        <w:rPr>
          <w:rStyle w:val="Person"/>
          <w:rFonts w:ascii="Arial" w:hAnsi="Arial" w:cs="Arial"/>
          <w:sz w:val="22"/>
          <w:szCs w:val="22"/>
          <w:rPrChange w:id="9231" w:author="CopyEditor AI" w:date="2026-10-18T04:55:09+11:00">
            <w:rPr>
              <w:rStyle w:val="Person"/>
            </w:rPr>
          </w:rPrChange>
        </w:rPr>
        <w:t xml:space="preserve">, </w:t>
      </w:r>
      <w:r w:rsidRPr="004B1DF7">
        <w:rPr>
          <w:rStyle w:val="Initials"/>
          <w:rFonts w:ascii="Arial" w:hAnsi="Arial" w:cs="Arial"/>
          <w:sz w:val="22"/>
          <w:szCs w:val="22"/>
          <w:rPrChange w:id="9232" w:author="CopyEditor AI" w:date="2026-10-18T04:55:09+11:00">
            <w:rPr>
              <w:rStyle w:val="Initials"/>
            </w:rPr>
          </w:rPrChange>
        </w:rPr>
        <w:t>S.</w:t>
      </w:r>
      <w:r w:rsidRPr="004B1DF7">
        <w:rPr>
          <w:rStyle w:val="ReferenceBody"/>
        </w:rPr>
        <w:t xml:space="preserve"> </w:t>
      </w:r>
      <w:r w:rsidRPr="004B1DF7">
        <w:rPr>
          <w:rStyle w:val="DateSection"/>
          <w:rFonts w:ascii="Arial" w:hAnsi="Arial" w:cs="Arial"/>
          <w:sz w:val="22"/>
          <w:szCs w:val="22"/>
          <w:rPrChange w:id="9233" w:author="CopyEditor AI" w:date="2026-10-18T04:55:09+11:00">
            <w:rPr>
              <w:rStyle w:val="DateSection"/>
            </w:rPr>
          </w:rPrChange>
        </w:rPr>
        <w:t>(</w:t>
      </w:r>
      <w:r w:rsidRPr="004B1DF7">
        <w:rPr>
          <w:rStyle w:val="Year"/>
          <w:rFonts w:ascii="Arial" w:hAnsi="Arial" w:cs="Arial"/>
          <w:sz w:val="22"/>
          <w:szCs w:val="22"/>
          <w:rPrChange w:id="9234" w:author="CopyEditor AI" w:date="2026-10-18T04:55:09+11:00">
            <w:rPr>
              <w:rStyle w:val="Year"/>
            </w:rPr>
          </w:rPrChange>
        </w:rPr>
        <w:t>1982</w:t>
      </w:r>
      <w:r w:rsidRPr="004B1DF7">
        <w:rPr>
          <w:rStyle w:val="DateCharacter"/>
          <w:rFonts w:ascii="Arial" w:hAnsi="Arial" w:cs="Arial"/>
          <w:sz w:val="22"/>
          <w:szCs w:val="22"/>
          <w:rPrChange w:id="9235" w:author="CopyEditor AI" w:date="2026-10-18T04:55:09+11:00">
            <w:rPr>
              <w:rStyle w:val="DateCharacter"/>
            </w:rPr>
          </w:rPrChange>
        </w:rPr>
        <w:t xml:space="preserve">, </w:t>
      </w:r>
      <w:r w:rsidRPr="004B1DF7">
        <w:rPr>
          <w:rStyle w:val="Month"/>
          <w:rFonts w:ascii="Arial" w:hAnsi="Arial" w:cs="Arial"/>
          <w:sz w:val="22"/>
          <w:szCs w:val="22"/>
          <w:rPrChange w:id="9236" w:author="CopyEditor AI" w:date="2026-10-18T04:55:09+11:00">
            <w:rPr>
              <w:rStyle w:val="Month"/>
            </w:rPr>
          </w:rPrChange>
        </w:rPr>
        <w:t>August 23–27</w:t>
      </w:r>
      <w:r w:rsidRPr="004B1DF7">
        <w:rPr>
          <w:rStyle w:val="DateSection"/>
          <w:rFonts w:ascii="Arial" w:hAnsi="Arial" w:cs="Arial"/>
          <w:sz w:val="22"/>
          <w:szCs w:val="22"/>
          <w:rPrChange w:id="9237"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238" w:author="CopyEditor AI" w:date="2026-10-18T04:55:09+11:00">
            <w:rPr>
              <w:rStyle w:val="TitleName"/>
              <w:i/>
              <w:iCs/>
            </w:rPr>
          </w:rPrChange>
        </w:rPr>
        <w:t>A realistic look at guided fantasy</w:t>
      </w:r>
      <w:r w:rsidRPr="004B1DF7">
        <w:rPr>
          <w:rStyle w:val="ReferenceBody"/>
          <w:rFonts w:ascii="Arial" w:hAnsi="Arial" w:cs="Arial"/>
          <w:sz w:val="22"/>
          <w:szCs w:val="22"/>
          <w:rPrChange w:id="9239" w:author="CopyEditor AI" w:date="2026-10-18T04:55:09+11:00">
            <w:rPr>
              <w:rStyle w:val="ReferenceBody"/>
            </w:rPr>
          </w:rPrChange>
        </w:rPr>
        <w:t xml:space="preserve"> [</w:t>
      </w:r>
      <w:r w:rsidRPr="004B1DF7">
        <w:rPr>
          <w:rStyle w:val="SourceSection"/>
          <w:rFonts w:ascii="Arial" w:hAnsi="Arial" w:cs="Arial"/>
          <w:sz w:val="22"/>
          <w:szCs w:val="22"/>
          <w:rPrChange w:id="9240" w:author="CopyEditor AI" w:date="2026-10-18T04:55:09+11:00">
            <w:rPr>
              <w:rStyle w:val="SourceSection"/>
            </w:rPr>
          </w:rPrChange>
        </w:rPr>
        <w:t xml:space="preserve">Paper presentation]. </w:t>
      </w:r>
      <w:r w:rsidRPr="004B1DF7">
        <w:rPr>
          <w:rStyle w:val="PublisherName"/>
          <w:rFonts w:ascii="Arial" w:hAnsi="Arial" w:cs="Arial"/>
          <w:sz w:val="22"/>
          <w:szCs w:val="22"/>
          <w:rPrChange w:id="9241" w:author="CopyEditor AI" w:date="2026-10-18T04:55:09+11:00">
            <w:rPr>
              <w:rStyle w:val="PublisherName"/>
            </w:rPr>
          </w:rPrChange>
        </w:rPr>
        <w:t xml:space="preserve">American Psychological Association </w:t>
      </w:r>
      <w:r w:rsidRPr="004B1DF7">
        <w:rPr>
          <w:rStyle w:val="SourceSection"/>
          <w:rFonts w:ascii="Arial" w:hAnsi="Arial" w:cs="Arial"/>
          <w:sz w:val="22"/>
          <w:szCs w:val="22"/>
          <w:rPrChange w:id="9242" w:author="CopyEditor AI" w:date="2026-10-18T04:55:09+11:00">
            <w:rPr>
              <w:rStyle w:val="SourceSection"/>
            </w:rPr>
          </w:rPrChange>
        </w:rPr>
        <w:t xml:space="preserve">90th </w:t>
      </w:r>
      <w:r w:rsidRPr="004B1DF7">
        <w:rPr>
          <w:rStyle w:val="PublisherName"/>
          <w:rFonts w:ascii="Arial" w:hAnsi="Arial" w:cs="Arial"/>
          <w:sz w:val="22"/>
          <w:szCs w:val="22"/>
          <w:rPrChange w:id="9243" w:author="CopyEditor AI" w:date="2026-10-18T04:55:09+11:00">
            <w:rPr>
              <w:rStyle w:val="PublisherName"/>
            </w:rPr>
          </w:rPrChange>
        </w:rPr>
        <w:t>Annual Convention</w:t>
      </w:r>
      <w:r w:rsidRPr="004B1DF7">
        <w:rPr>
          <w:rStyle w:val="Publisher"/>
          <w:rFonts w:ascii="Arial" w:hAnsi="Arial" w:cs="Arial"/>
          <w:sz w:val="22"/>
          <w:szCs w:val="22"/>
          <w:rPrChange w:id="9244" w:author="CopyEditor AI" w:date="2026-10-18T04:55:09+11:00">
            <w:rPr>
              <w:rStyle w:val="Publisher"/>
            </w:rPr>
          </w:rPrChange>
        </w:rPr>
        <w:t xml:space="preserve">, </w:t>
      </w:r>
      <w:r w:rsidRPr="004B1DF7">
        <w:rPr>
          <w:rStyle w:val="PublisherLocation"/>
          <w:rFonts w:ascii="Arial" w:hAnsi="Arial" w:cs="Arial"/>
          <w:sz w:val="22"/>
          <w:szCs w:val="22"/>
          <w:rPrChange w:id="9245" w:author="CopyEditor AI" w:date="2026-10-18T04:55:09+11:00">
            <w:rPr>
              <w:rStyle w:val="PublisherLocation"/>
            </w:rPr>
          </w:rPrChange>
        </w:rPr>
        <w:t>Washington, DC</w:t>
      </w:r>
      <w:r w:rsidR="00B5701F">
        <w:rPr>
          <w:rStyle w:val="PublisherLocation"/>
          <w:rFonts w:ascii="Arial" w:hAnsi="Arial" w:cs="Arial"/>
          <w:sz w:val="22"/>
          <w:szCs w:val="22"/>
          <w:rPrChange w:id="9246" w:author="CopyEditor AI" w:date="2026-10-18T04:55:09+11:00">
            <w:rPr>
              <w:rStyle w:val="PublisherLocation"/>
            </w:rPr>
          </w:rPrChange>
        </w:rPr>
        <w:t>, United States</w:t>
      </w:r>
      <w:r w:rsidRPr="004B1DF7">
        <w:rPr>
          <w:rStyle w:val="SourceSection"/>
          <w:rFonts w:ascii="Arial" w:hAnsi="Arial" w:cs="Arial"/>
          <w:sz w:val="22"/>
          <w:szCs w:val="22"/>
          <w:rPrChange w:id="9247" w:author="CopyEditor AI" w:date="2026-10-18T04:55:09+11:00">
            <w:rPr>
              <w:rStyle w:val="SourceSection"/>
            </w:rPr>
          </w:rPrChange>
        </w:rPr>
        <w:t>.</w:t>
      </w:r>
      <w:commentRangeEnd w:id="37"/>
      <w:r>
        <w:rPr>
          <w:rStyle w:val="CommentReference"/>
        </w:rPr>
        <w:commentReference w:id="37"/>
      </w:r>
    </w:p>
    <w:p w14:paraId="6C69672B" w14:textId="77777777" w:rsidR="008924BE" w:rsidRPr="004B1DF7" w:rsidRDefault="008924BE" w:rsidP="00CB541C">
      <w:pPr>
        <w:pStyle w:val="APA7ReferenceListEntry"/>
        <w:ind w:left="720" w:hanging="720"/>
        <w:pPrChange w:id="5014" w:author="CopyEditor AI" w:date="2026-10-18T04:55:09+11:00">
          <w:pPr>
            <w:ind w:left="720" w:hanging="720"/>
          </w:pPr>
        </w:pPrChange>
      </w:pPr>
      <w:del w:id="9696" w:author="CopyEditor AI" w:date="2026-10-18T04:55:09+11:00">
        <w:r>
          <w:delText xml:space="preserve">McCallie, M. S., Blum, C. M., &amp; Hood, C. J. (2006). Progressive muscle relaxation. Journal of Human Behavior in the Social Environment, 13(3), 51–66. http://doi.org/b54qm3</w:delText>
        </w:r>
      </w:del>
      <w:ins w:id="9697" w:author="CopyEditor AI" w:date="2026-10-18T04:55:09+11:00">
        <w:r>
          <w:rPr>
            <w:rFonts w:ascii="Arial" w:hAnsi="Arial" w:cs="Arial"/>
            <w:sz w:val="22"/>
            <w:szCs w:val="22"/>
          </w:rPr>
          <w:t xml:space="preserve">PETERSON, A. L., HATCH, J. P., HRYSHKO‐MULLEN, A. S., &amp; CIGRANG, J. A. (2011). Relaxation Training with and without Muscle Contraction in Subjects with Psychophysiological Disorders&lt;sup&gt;2&lt;/sup&gt;. Journal of Applied Biobehavioral Research, 16(3-4), 138–147. Portico.</w:t>
        </w:r>
      </w:ins>
      <w:hyperlink r:id="rId39" w:history="1">
        <w:ins w:id="9698" w:author="CopyEditor AI" w:date="2026-10-18T04:55:09+11:00">
          <w:r>
            <w:rPr>
              <w:rStyle w:val="Hyperlink"/>
              <w:color w:val="000000"/>
              <w:rFonts w:ascii="Arial" w:hAnsi="Arial" w:cs="Arial"/>
              <w:sz w:val="22"/>
              <w:szCs w:val="22"/>
            </w:rPr>
            <w:t xml:space="preserve">https://doi.org/10.1111/j.1751-9861.2011.00070.x</w:t>
          </w:r>
        </w:ins>
      </w:hyperlink>
    </w:p>
    <w:p w14:paraId="22A7DE06" w14:textId="77777777" w:rsidR="008924BE" w:rsidRPr="004B1DF7" w:rsidRDefault="008924BE" w:rsidP="00CB541C">
      <w:pPr>
        <w:pStyle w:val="APA7ReferenceListEntry"/>
        <w:ind w:left="720" w:hanging="720"/>
        <w:pPrChange w:id="5015" w:author="CopyEditor AI" w:date="2026-10-18T04:55:09+11:00">
          <w:pPr>
            <w:ind w:left="720" w:hanging="720"/>
          </w:pPr>
        </w:pPrChange>
      </w:pPr>
      <w:del w:id="9699" w:author="CopyEditor AI" w:date="2026-10-18T04:55:09+11:00">
        <w:r>
          <w:delText xml:space="preserve">McGuigan, F. J., &amp; Lehrer, P. M. (2007). Progressive relaxation: Origins, principles, and clinical applications. In P. M. Lehrer, R. L. Woolfolk, &amp; W. E. Sime (Eds.), Principles and practice of stress management (3rd ed., pp. 57–87). Guilford Press.</w:delText>
        </w:r>
      </w:del>
      <w:ins w:id="9700" w:author="CopyEditor AI" w:date="2026-10-18T04:55:09+11:00">
        <w:r>
          <w:rPr>
            <w:rFonts w:ascii="Arial" w:hAnsi="Arial" w:cs="Arial"/>
            <w:sz w:val="22"/>
            <w:szCs w:val="22"/>
          </w:rPr>
          <w:t xml:space="preserve">Rausch, S. M., Gramling, S. E., &amp; Auerbach, S. M. (2006). Effects of a single session of large-group meditation and progressive muscle relaxation training on stress reduction, reactivity, and recovery. International Journal of Stress Management, 13(3), 273–290.</w:t>
        </w:r>
      </w:ins>
      <w:hyperlink r:id="rId40" w:history="1">
        <w:ins w:id="9701" w:author="CopyEditor AI" w:date="2026-10-18T04:55:09+11:00">
          <w:r>
            <w:rPr>
              <w:rStyle w:val="Hyperlink"/>
              <w:color w:val="000000"/>
              <w:rFonts w:ascii="Arial" w:hAnsi="Arial" w:cs="Arial"/>
              <w:sz w:val="22"/>
              <w:szCs w:val="22"/>
            </w:rPr>
            <w:t xml:space="preserve">https://doi.org/10.1037/1072-5245.13.3.273</w:t>
          </w:r>
        </w:ins>
      </w:hyperlink>
    </w:p>
    <w:p w14:paraId="1CFD5A55" w14:textId="77777777" w:rsidR="008924BE" w:rsidRPr="004B1DF7" w:rsidRDefault="008924BE" w:rsidP="00CB541C">
      <w:pPr>
        <w:pStyle w:val="APA7ReferenceListEntry"/>
        <w:ind w:left="720" w:hanging="720"/>
        <w:pPrChange w:id="5016" w:author="CopyEditor AI" w:date="2026-10-18T04:55:09+11:00">
          <w:pPr>
            <w:ind w:left="720" w:hanging="720"/>
          </w:pPr>
        </w:pPrChange>
      </w:pPr>
      <w:del w:id="9702" w:author="CopyEditor AI" w:date="2026-10-18T04:55:09+11:00">
        <w:r>
          <w:delText xml:space="preserve">Menzies, V., Lyon, D. E., Elswick, R. K., Jr., McCain, N. L., &amp; Gray, D. P. (2014). Effects of guided imagery on biobehavioral factors in women with fibromyalgia. Journal of Behavioral Medicine, 37(1), 70–80. https://doi.org/10.1007/s10865-012-9464-7</w:delText>
        </w:r>
      </w:del>
      <w:ins w:id="9703" w:author="CopyEditor AI" w:date="2026-10-18T04:55:09+11:00">
        <w:r>
          <w:rPr>
            <w:rFonts w:ascii="Arial" w:hAnsi="Arial" w:cs="Arial"/>
            <w:sz w:val="22"/>
            <w:szCs w:val="22"/>
          </w:rPr>
          <w:t xml:space="preserve">Scherwitz, L. W., McHenry, P., &amp; Herrero, R. (2005). Interactive Guided Imagery
                    &lt;sup&gt;SM&lt;/sup&gt;
                    Therapy with Medical Patients: Predictors of Health Outcomes. The Journal of Alternative and Complementary Medicine, 11(1), 69–83.</w:t>
        </w:r>
      </w:ins>
      <w:hyperlink r:id="rId41" w:history="1">
        <w:ins w:id="9704" w:author="CopyEditor AI" w:date="2026-10-18T04:55:09+11:00">
          <w:r>
            <w:rPr>
              <w:rStyle w:val="Hyperlink"/>
              <w:color w:val="000000"/>
              <w:rFonts w:ascii="Arial" w:hAnsi="Arial" w:cs="Arial"/>
              <w:sz w:val="22"/>
              <w:szCs w:val="22"/>
            </w:rPr>
            <w:t xml:space="preserve">https://doi.org/10.1089/acm.2005.11.69</w:t>
          </w:r>
        </w:ins>
      </w:hyperlink>
    </w:p>
    <w:p w14:paraId="3E7F33AA" w14:textId="77777777" w:rsidR="008924BE" w:rsidRPr="004B1DF7" w:rsidRDefault="008924BE" w:rsidP="00CB541C">
      <w:pPr>
        <w:pStyle w:val="APA7ReferenceListEntry"/>
        <w:ind w:left="720" w:hanging="720"/>
        <w:pPrChange w:id="5017" w:author="CopyEditor AI" w:date="2026-10-18T04:55:09+11:00">
          <w:pPr>
            <w:ind w:left="720" w:hanging="720"/>
          </w:pPr>
        </w:pPrChange>
      </w:pPr>
      <w:del w:id="9705" w:author="CopyEditor AI" w:date="2026-10-18T04:55:09+11:00">
        <w:r>
          <w:delText xml:space="preserve">Peterson, A. L., Hatch, J. P., Hryshko-Mullen, A. S., &amp; Cigrang, J. A. (2011). Relaxation training with and without muscle contraction in subjects with psychophysiological disorders. Journal of Applied Biobehavioral Research, 16(3–4), 138–147. https://doi.org/10.1111/j.1751-9861.2011.00070.x</w:delText>
        </w:r>
      </w:del>
      <w:ins w:id="9706" w:author="CopyEditor AI" w:date="2026-10-18T04:55:09+11:00">
        <w:r>
          <w:rPr>
            <w:rFonts w:ascii="Arial" w:hAnsi="Arial" w:cs="Arial"/>
            <w:sz w:val="22"/>
            <w:szCs w:val="22"/>
          </w:rPr>
          <w:t xml:space="preserve">SKOVHOLT, T. M., &amp; THOEN, G. A. (1987). Mental Imagery and Parenthood Decision Making. Journal of Counseling &amp;Amp; Development, 65(6), 315–316. Portico.</w:t>
        </w:r>
      </w:ins>
      <w:hyperlink r:id="rId42" w:history="1">
        <w:ins w:id="9707" w:author="CopyEditor AI" w:date="2026-10-18T04:55:09+11:00">
          <w:r>
            <w:rPr>
              <w:rStyle w:val="Hyperlink"/>
              <w:color w:val="000000"/>
              <w:rFonts w:ascii="Arial" w:hAnsi="Arial" w:cs="Arial"/>
              <w:sz w:val="22"/>
              <w:szCs w:val="22"/>
            </w:rPr>
            <w:t xml:space="preserve">https://doi.org/10.1002/j.1556-6676.1987.tb01294.x</w:t>
          </w:r>
        </w:ins>
      </w:hyperlink>
    </w:p>
    <w:p w14:paraId="30EDD0DB" w14:textId="77777777" w:rsidR="008924BE" w:rsidRPr="004B1DF7" w:rsidRDefault="008924BE" w:rsidP="00CB541C">
      <w:pPr>
        <w:pStyle w:val="APA7ReferenceListEntry"/>
        <w:ind w:left="720" w:hanging="720"/>
        <w:pPrChange w:id="5018" w:author="CopyEditor AI" w:date="2026-10-18T04:55:09+11:00">
          <w:pPr>
            <w:ind w:left="720" w:hanging="720"/>
          </w:pPr>
        </w:pPrChange>
      </w:pPr>
      <w:r w:rsidRPr="004B1DF7">
        <w:rPr>
          <w:rStyle w:val="Surname"/>
          <w:rFonts w:ascii="Arial" w:hAnsi="Arial" w:cs="Arial"/>
          <w:sz w:val="22"/>
          <w:szCs w:val="22"/>
          <w:rPrChange w:id="9376" w:author="CopyEditor AI" w:date="2026-10-18T04:55:09+11:00">
            <w:rPr>
              <w:rStyle w:val="Surname"/>
            </w:rPr>
          </w:rPrChange>
        </w:rPr>
        <w:t>Rausch</w:t>
      </w:r>
      <w:r w:rsidRPr="004B1DF7">
        <w:rPr>
          <w:rStyle w:val="Person"/>
          <w:rFonts w:ascii="Arial" w:hAnsi="Arial" w:cs="Arial"/>
          <w:sz w:val="22"/>
          <w:szCs w:val="22"/>
          <w:rPrChange w:id="9377" w:author="CopyEditor AI" w:date="2026-10-18T04:55:09+11:00">
            <w:rPr>
              <w:rStyle w:val="Person"/>
            </w:rPr>
          </w:rPrChange>
        </w:rPr>
        <w:t xml:space="preserve">, </w:t>
      </w:r>
      <w:r w:rsidRPr="004B1DF7">
        <w:rPr>
          <w:rStyle w:val="Initials"/>
          <w:rFonts w:ascii="Arial" w:hAnsi="Arial" w:cs="Arial"/>
          <w:sz w:val="22"/>
          <w:szCs w:val="22"/>
          <w:rPrChange w:id="9378" w:author="CopyEditor AI" w:date="2026-10-18T04:55:09+11:00">
            <w:rPr>
              <w:rStyle w:val="Initials"/>
            </w:rPr>
          </w:rPrChange>
        </w:rPr>
        <w:t>S. M.</w:t>
      </w:r>
      <w:r w:rsidRPr="004B1DF7">
        <w:rPr>
          <w:rStyle w:val="PrimaryContribGroup"/>
          <w:rFonts w:ascii="Arial" w:hAnsi="Arial" w:cs="Arial"/>
          <w:sz w:val="22"/>
          <w:szCs w:val="22"/>
          <w:rPrChange w:id="9379" w:author="CopyEditor AI" w:date="2026-10-18T04:55:09+11:00">
            <w:rPr>
              <w:rStyle w:val="PrimaryContribGroup"/>
            </w:rPr>
          </w:rPrChange>
        </w:rPr>
        <w:t xml:space="preserve">, </w:t>
      </w:r>
      <w:r w:rsidRPr="004B1DF7">
        <w:rPr>
          <w:rStyle w:val="Surname"/>
          <w:rFonts w:ascii="Arial" w:hAnsi="Arial" w:cs="Arial"/>
          <w:sz w:val="22"/>
          <w:szCs w:val="22"/>
          <w:rPrChange w:id="9380" w:author="CopyEditor AI" w:date="2026-10-18T04:55:09+11:00">
            <w:rPr>
              <w:rStyle w:val="Surname"/>
            </w:rPr>
          </w:rPrChange>
        </w:rPr>
        <w:t>Gramling</w:t>
      </w:r>
      <w:r w:rsidRPr="004B1DF7">
        <w:rPr>
          <w:rStyle w:val="Person"/>
          <w:rFonts w:ascii="Arial" w:hAnsi="Arial" w:cs="Arial"/>
          <w:sz w:val="22"/>
          <w:szCs w:val="22"/>
          <w:rPrChange w:id="9381" w:author="CopyEditor AI" w:date="2026-10-18T04:55:09+11:00">
            <w:rPr>
              <w:rStyle w:val="Person"/>
            </w:rPr>
          </w:rPrChange>
        </w:rPr>
        <w:t xml:space="preserve">, </w:t>
      </w:r>
      <w:r w:rsidRPr="004B1DF7">
        <w:rPr>
          <w:rStyle w:val="Initials"/>
          <w:rFonts w:ascii="Arial" w:hAnsi="Arial" w:cs="Arial"/>
          <w:sz w:val="22"/>
          <w:szCs w:val="22"/>
          <w:rPrChange w:id="9382" w:author="CopyEditor AI" w:date="2026-10-18T04:55:09+11:00">
            <w:rPr>
              <w:rStyle w:val="Initials"/>
            </w:rPr>
          </w:rPrChange>
        </w:rPr>
        <w:t>S. E.</w:t>
      </w:r>
      <w:r w:rsidRPr="004B1DF7">
        <w:rPr>
          <w:rStyle w:val="PrimaryContribGroup"/>
          <w:rFonts w:ascii="Arial" w:hAnsi="Arial" w:cs="Arial"/>
          <w:sz w:val="22"/>
          <w:szCs w:val="22"/>
          <w:rPrChange w:id="9383" w:author="CopyEditor AI" w:date="2026-10-18T04:55:09+11:00">
            <w:rPr>
              <w:rStyle w:val="PrimaryContribGroup"/>
            </w:rPr>
          </w:rPrChange>
        </w:rPr>
        <w:t xml:space="preserve">, &amp; </w:t>
      </w:r>
      <w:r w:rsidRPr="004B1DF7">
        <w:rPr>
          <w:rStyle w:val="Surname"/>
          <w:rFonts w:ascii="Arial" w:hAnsi="Arial" w:cs="Arial"/>
          <w:sz w:val="22"/>
          <w:szCs w:val="22"/>
          <w:rPrChange w:id="9384" w:author="CopyEditor AI" w:date="2026-10-18T04:55:09+11:00">
            <w:rPr>
              <w:rStyle w:val="Surname"/>
            </w:rPr>
          </w:rPrChange>
        </w:rPr>
        <w:t>Auerbach</w:t>
      </w:r>
      <w:r w:rsidRPr="004B1DF7">
        <w:rPr>
          <w:rStyle w:val="Person"/>
          <w:rFonts w:ascii="Arial" w:hAnsi="Arial" w:cs="Arial"/>
          <w:sz w:val="22"/>
          <w:szCs w:val="22"/>
          <w:rPrChange w:id="9385" w:author="CopyEditor AI" w:date="2026-10-18T04:55:09+11:00">
            <w:rPr>
              <w:rStyle w:val="Person"/>
            </w:rPr>
          </w:rPrChange>
        </w:rPr>
        <w:t xml:space="preserve">, </w:t>
      </w:r>
      <w:r w:rsidRPr="004B1DF7">
        <w:rPr>
          <w:rStyle w:val="Initials"/>
          <w:rFonts w:ascii="Arial" w:hAnsi="Arial" w:cs="Arial"/>
          <w:sz w:val="22"/>
          <w:szCs w:val="22"/>
          <w:rPrChange w:id="9386" w:author="CopyEditor AI" w:date="2026-10-18T04:55:09+11:00">
            <w:rPr>
              <w:rStyle w:val="Initials"/>
            </w:rPr>
          </w:rPrChange>
        </w:rPr>
        <w:t>S. M.</w:t>
      </w:r>
      <w:r w:rsidRPr="004B1DF7">
        <w:rPr>
          <w:rStyle w:val="ReferenceBody"/>
        </w:rPr>
        <w:t xml:space="preserve"> </w:t>
      </w:r>
      <w:r w:rsidRPr="004B1DF7">
        <w:rPr>
          <w:rStyle w:val="DateSection"/>
          <w:rFonts w:ascii="Arial" w:hAnsi="Arial" w:cs="Arial"/>
          <w:sz w:val="22"/>
          <w:szCs w:val="22"/>
          <w:rPrChange w:id="9387" w:author="CopyEditor AI" w:date="2026-10-18T04:55:09+11:00">
            <w:rPr>
              <w:rStyle w:val="DateSection"/>
            </w:rPr>
          </w:rPrChange>
        </w:rPr>
        <w:t>(</w:t>
      </w:r>
      <w:r w:rsidRPr="004B1DF7">
        <w:rPr>
          <w:rStyle w:val="Year"/>
          <w:rFonts w:ascii="Arial" w:hAnsi="Arial" w:cs="Arial"/>
          <w:sz w:val="22"/>
          <w:szCs w:val="22"/>
          <w:rPrChange w:id="9388" w:author="CopyEditor AI" w:date="2026-10-18T04:55:09+11:00">
            <w:rPr>
              <w:rStyle w:val="Year"/>
            </w:rPr>
          </w:rPrChange>
        </w:rPr>
        <w:t>2006</w:t>
      </w:r>
      <w:r w:rsidRPr="004B1DF7">
        <w:rPr>
          <w:rStyle w:val="DateSection"/>
          <w:rFonts w:ascii="Arial" w:hAnsi="Arial" w:cs="Arial"/>
          <w:sz w:val="22"/>
          <w:szCs w:val="22"/>
          <w:rPrChange w:id="9389"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390" w:author="CopyEditor AI" w:date="2026-10-18T04:55:09+11:00">
            <w:rPr>
              <w:rStyle w:val="TitleName"/>
            </w:rPr>
          </w:rPrChange>
        </w:rPr>
        <w:t xml:space="preserve">Effects of a single session of large-group meditation and progressive muscle relaxation training on stress reduction, reactivity, and recovery</w:t>
      </w:r>
      <w:r w:rsidRPr="004B1DF7">
        <w:rPr>
          <w:rStyle w:val="ReferenceBody"/>
          <w:rFonts w:ascii="Arial" w:hAnsi="Arial" w:cs="Arial"/>
          <w:sz w:val="22"/>
          <w:szCs w:val="22"/>
          <w:rPrChange w:id="9391" w:author="CopyEditor AI" w:date="2026-10-18T04:55:09+11:00">
            <w:rPr>
              <w:rStyle w:val="ReferenceBody"/>
            </w:rPr>
          </w:rPrChange>
        </w:rPr>
        <w:t xml:space="preserve">. </w:t>
      </w:r>
      <w:r w:rsidRPr="004B1DF7">
        <w:rPr>
          <w:rStyle w:val="TitleName"/>
          <w:i/>
          <w:iCs/>
          <w:rFonts w:ascii="Arial" w:hAnsi="Arial" w:cs="Arial"/>
          <w:sz w:val="22"/>
          <w:szCs w:val="22"/>
          <w:rPrChange w:id="9392" w:author="CopyEditor AI" w:date="2026-10-18T04:55:09+11:00">
            <w:rPr>
              <w:rStyle w:val="TitleName"/>
              <w:i/>
              <w:iCs/>
            </w:rPr>
          </w:rPrChange>
        </w:rPr>
        <w:t>International Journal of Stress Management</w:t>
      </w:r>
      <w:r w:rsidRPr="004B1DF7">
        <w:rPr>
          <w:rStyle w:val="ReferenceBodyStyledText"/>
          <w:i w:val="0"/>
          <w:rFonts w:ascii="Arial" w:hAnsi="Arial" w:cs="Arial"/>
          <w:sz w:val="22"/>
          <w:szCs w:val="22"/>
          <w:rPrChange w:id="9393"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394" w:author="CopyEditor AI" w:date="2026-10-18T04:55:09+11:00">
            <w:rPr>
              <w:rStyle w:val="Volume"/>
              <w:i/>
              <w:iCs/>
            </w:rPr>
          </w:rPrChange>
        </w:rPr>
        <w:t>13</w:t>
      </w:r>
      <w:r w:rsidRPr="004B1DF7">
        <w:rPr>
          <w:rStyle w:val="Volume"/>
          <w:iCs/>
          <w:rFonts w:ascii="Arial" w:hAnsi="Arial" w:cs="Arial"/>
          <w:sz w:val="22"/>
          <w:szCs w:val="22"/>
          <w:rPrChange w:id="9395" w:author="CopyEditor AI" w:date="2026-10-18T04:55:09+11:00">
            <w:rPr>
              <w:rStyle w:val="Volume"/>
              <w:iCs/>
            </w:rPr>
          </w:rPrChange>
        </w:rPr>
        <w:t>(3)</w:t>
      </w:r>
      <w:r w:rsidRPr="004B1DF7">
        <w:rPr>
          <w:rStyle w:val="SourceSection"/>
          <w:rFonts w:ascii="Arial" w:hAnsi="Arial" w:cs="Arial"/>
          <w:sz w:val="22"/>
          <w:szCs w:val="22"/>
          <w:rPrChange w:id="9396" w:author="CopyEditor AI" w:date="2026-10-18T04:55:09+11:00">
            <w:rPr>
              <w:rStyle w:val="SourceSection"/>
            </w:rPr>
          </w:rPrChange>
        </w:rPr>
        <w:t xml:space="preserve">, </w:t>
      </w:r>
      <w:r w:rsidRPr="004B1DF7">
        <w:rPr>
          <w:rStyle w:val="FirstPage"/>
          <w:rFonts w:ascii="Arial" w:hAnsi="Arial" w:cs="Arial"/>
          <w:sz w:val="22"/>
          <w:szCs w:val="22"/>
          <w:rPrChange w:id="9397" w:author="CopyEditor AI" w:date="2026-10-18T04:55:09+11:00">
            <w:rPr>
              <w:rStyle w:val="FirstPage"/>
            </w:rPr>
          </w:rPrChange>
        </w:rPr>
        <w:t>273</w:t>
      </w:r>
      <w:r w:rsidRPr="004B1DF7">
        <w:rPr>
          <w:rStyle w:val="Pagination"/>
          <w:rFonts w:ascii="Arial" w:hAnsi="Arial" w:cs="Arial"/>
          <w:sz w:val="22"/>
          <w:szCs w:val="22"/>
          <w:rPrChange w:id="9398" w:author="CopyEditor AI" w:date="2026-10-18T04:55:09+11:00">
            <w:rPr>
              <w:rStyle w:val="Pagination"/>
            </w:rPr>
          </w:rPrChange>
        </w:rPr>
        <w:t>–</w:t>
      </w:r>
      <w:r w:rsidRPr="004B1DF7">
        <w:rPr>
          <w:rStyle w:val="LastPage"/>
          <w:rFonts w:ascii="Arial" w:hAnsi="Arial" w:cs="Arial"/>
          <w:sz w:val="22"/>
          <w:szCs w:val="22"/>
          <w:rPrChange w:id="9399" w:author="CopyEditor AI" w:date="2026-10-18T04:55:09+11:00">
            <w:rPr>
              <w:rStyle w:val="LastPage"/>
            </w:rPr>
          </w:rPrChange>
        </w:rPr>
        <w:t>290</w:t>
      </w:r>
      <w:r w:rsidRPr="004B1DF7">
        <w:rPr>
          <w:rStyle w:val="SourceSection"/>
          <w:rFonts w:ascii="Arial" w:hAnsi="Arial" w:cs="Arial"/>
          <w:sz w:val="22"/>
          <w:szCs w:val="22"/>
          <w:rPrChange w:id="9400" w:author="CopyEditor AI" w:date="2026-10-18T04:55:09+11:00">
            <w:rPr>
              <w:rStyle w:val="SourceSection"/>
            </w:rPr>
          </w:rPrChange>
        </w:rPr>
        <w:t xml:space="preserve">. </w:t>
      </w:r>
      <w:hyperlink r:id="rId21" w:history="1">
        <w:r w:rsidRPr="004B1DF7">
          <w:rPr>
            <w:rStyle w:val="Hyperlink"/>
            <w:rFonts w:ascii="Arial" w:hAnsi="Arial" w:cs="Arial"/>
            <w:sz w:val="22"/>
            <w:szCs w:val="22"/>
            <w:rPrChange w:id="9401" w:author="CopyEditor AI" w:date="2026-10-18T04:55:09+11:00">
              <w:rPr>
                <w:rStyle w:val="Hyperlink"/>
              </w:rPr>
            </w:rPrChange>
          </w:rPr>
          <w:t>https://doi.org/10.1037/1072-5245.13.3.273</w:t>
        </w:r>
      </w:hyperlink>
    </w:p>
    <w:p w14:paraId="2E724211" w14:textId="77777777" w:rsidR="008924BE" w:rsidRPr="004B1DF7" w:rsidRDefault="008924BE" w:rsidP="00CB541C">
      <w:commentRangeStart w:id="38"/>
      <w:pPr>
        <w:pStyle w:val="APA7ReferenceListEntry"/>
        <w:ind w:left="720" w:hanging="720"/>
        <w:pPrChange w:id="5019" w:author="CopyEditor AI" w:date="2026-10-18T04:55:09+11:00">
          <w:pPr>
            <w:ind w:left="720" w:hanging="720"/>
          </w:pPr>
        </w:pPrChange>
      </w:pPr>
      <w:r w:rsidRPr="004B1DF7">
        <w:rPr>
          <w:rStyle w:val="Surname"/>
          <w:rFonts w:ascii="Arial" w:hAnsi="Arial" w:cs="Arial"/>
          <w:sz w:val="22"/>
          <w:szCs w:val="22"/>
          <w:rPrChange w:id="9402" w:author="CopyEditor AI" w:date="2026-10-18T04:55:09+11:00">
            <w:rPr>
              <w:rStyle w:val="Surname"/>
            </w:rPr>
          </w:rPrChange>
        </w:rPr>
        <w:t>Scherwitz</w:t>
      </w:r>
      <w:r w:rsidRPr="004B1DF7">
        <w:rPr>
          <w:rStyle w:val="Person"/>
          <w:rFonts w:ascii="Arial" w:hAnsi="Arial" w:cs="Arial"/>
          <w:sz w:val="22"/>
          <w:szCs w:val="22"/>
          <w:rPrChange w:id="9403" w:author="CopyEditor AI" w:date="2026-10-18T04:55:09+11:00">
            <w:rPr>
              <w:rStyle w:val="Person"/>
            </w:rPr>
          </w:rPrChange>
        </w:rPr>
        <w:t xml:space="preserve">, </w:t>
      </w:r>
      <w:r w:rsidRPr="004B1DF7">
        <w:rPr>
          <w:rStyle w:val="Initials"/>
          <w:rFonts w:ascii="Arial" w:hAnsi="Arial" w:cs="Arial"/>
          <w:sz w:val="22"/>
          <w:szCs w:val="22"/>
          <w:rPrChange w:id="9404" w:author="CopyEditor AI" w:date="2026-10-18T04:55:09+11:00">
            <w:rPr>
              <w:rStyle w:val="Initials"/>
            </w:rPr>
          </w:rPrChange>
        </w:rPr>
        <w:t>L. W.</w:t>
      </w:r>
      <w:r w:rsidRPr="004B1DF7">
        <w:rPr>
          <w:rStyle w:val="PrimaryContribGroup"/>
          <w:rFonts w:ascii="Arial" w:hAnsi="Arial" w:cs="Arial"/>
          <w:sz w:val="22"/>
          <w:szCs w:val="22"/>
          <w:rPrChange w:id="9405" w:author="CopyEditor AI" w:date="2026-10-18T04:55:09+11:00">
            <w:rPr>
              <w:rStyle w:val="PrimaryContribGroup"/>
            </w:rPr>
          </w:rPrChange>
        </w:rPr>
        <w:t xml:space="preserve">, </w:t>
      </w:r>
      <w:r w:rsidRPr="004B1DF7">
        <w:rPr>
          <w:rStyle w:val="Surname"/>
          <w:rFonts w:ascii="Arial" w:hAnsi="Arial" w:cs="Arial"/>
          <w:sz w:val="22"/>
          <w:szCs w:val="22"/>
          <w:rPrChange w:id="9406" w:author="CopyEditor AI" w:date="2026-10-18T04:55:09+11:00">
            <w:rPr>
              <w:rStyle w:val="Surname"/>
            </w:rPr>
          </w:rPrChange>
        </w:rPr>
        <w:t>McHenry</w:t>
      </w:r>
      <w:r w:rsidRPr="004B1DF7">
        <w:rPr>
          <w:rStyle w:val="Person"/>
          <w:rFonts w:ascii="Arial" w:hAnsi="Arial" w:cs="Arial"/>
          <w:sz w:val="22"/>
          <w:szCs w:val="22"/>
          <w:rPrChange w:id="9407" w:author="CopyEditor AI" w:date="2026-10-18T04:55:09+11:00">
            <w:rPr>
              <w:rStyle w:val="Person"/>
            </w:rPr>
          </w:rPrChange>
        </w:rPr>
        <w:t xml:space="preserve">, </w:t>
      </w:r>
      <w:r w:rsidRPr="004B1DF7">
        <w:rPr>
          <w:rStyle w:val="Initials"/>
          <w:rFonts w:ascii="Arial" w:hAnsi="Arial" w:cs="Arial"/>
          <w:sz w:val="22"/>
          <w:szCs w:val="22"/>
          <w:rPrChange w:id="9408" w:author="CopyEditor AI" w:date="2026-10-18T04:55:09+11:00">
            <w:rPr>
              <w:rStyle w:val="Initials"/>
            </w:rPr>
          </w:rPrChange>
        </w:rPr>
        <w:t>P.</w:t>
      </w:r>
      <w:r w:rsidRPr="004B1DF7">
        <w:rPr>
          <w:rStyle w:val="PrimaryContribGroup"/>
          <w:rFonts w:ascii="Arial" w:hAnsi="Arial" w:cs="Arial"/>
          <w:sz w:val="22"/>
          <w:szCs w:val="22"/>
          <w:rPrChange w:id="9409" w:author="CopyEditor AI" w:date="2026-10-18T04:55:09+11:00">
            <w:rPr>
              <w:rStyle w:val="PrimaryContribGroup"/>
            </w:rPr>
          </w:rPrChange>
        </w:rPr>
        <w:t xml:space="preserve">, &amp; </w:t>
      </w:r>
      <w:r w:rsidRPr="004B1DF7">
        <w:rPr>
          <w:rStyle w:val="Surname"/>
          <w:rFonts w:ascii="Arial" w:hAnsi="Arial" w:cs="Arial"/>
          <w:sz w:val="22"/>
          <w:szCs w:val="22"/>
          <w:rPrChange w:id="9410" w:author="CopyEditor AI" w:date="2026-10-18T04:55:09+11:00">
            <w:rPr>
              <w:rStyle w:val="Surname"/>
            </w:rPr>
          </w:rPrChange>
        </w:rPr>
        <w:t>Herrero</w:t>
      </w:r>
      <w:r w:rsidRPr="004B1DF7">
        <w:rPr>
          <w:rStyle w:val="Person"/>
          <w:rFonts w:ascii="Arial" w:hAnsi="Arial" w:cs="Arial"/>
          <w:sz w:val="22"/>
          <w:szCs w:val="22"/>
          <w:rPrChange w:id="9411" w:author="CopyEditor AI" w:date="2026-10-18T04:55:09+11:00">
            <w:rPr>
              <w:rStyle w:val="Person"/>
            </w:rPr>
          </w:rPrChange>
        </w:rPr>
        <w:t xml:space="preserve">, </w:t>
      </w:r>
      <w:r w:rsidRPr="004B1DF7">
        <w:rPr>
          <w:rStyle w:val="Initials"/>
          <w:rFonts w:ascii="Arial" w:hAnsi="Arial" w:cs="Arial"/>
          <w:sz w:val="22"/>
          <w:szCs w:val="22"/>
          <w:rPrChange w:id="9412" w:author="CopyEditor AI" w:date="2026-10-18T04:55:09+11:00">
            <w:rPr>
              <w:rStyle w:val="Initials"/>
            </w:rPr>
          </w:rPrChange>
        </w:rPr>
        <w:t>R.</w:t>
      </w:r>
      <w:r w:rsidRPr="004B1DF7">
        <w:rPr>
          <w:rStyle w:val="ReferenceBody"/>
        </w:rPr>
        <w:t xml:space="preserve"> </w:t>
      </w:r>
      <w:r w:rsidRPr="004B1DF7">
        <w:rPr>
          <w:rStyle w:val="DateSection"/>
          <w:rFonts w:ascii="Arial" w:hAnsi="Arial" w:cs="Arial"/>
          <w:sz w:val="22"/>
          <w:szCs w:val="22"/>
          <w:rPrChange w:id="9413" w:author="CopyEditor AI" w:date="2026-10-18T04:55:09+11:00">
            <w:rPr>
              <w:rStyle w:val="DateSection"/>
            </w:rPr>
          </w:rPrChange>
        </w:rPr>
        <w:t>(</w:t>
      </w:r>
      <w:r w:rsidRPr="004B1DF7">
        <w:rPr>
          <w:rStyle w:val="Year"/>
          <w:rFonts w:ascii="Arial" w:hAnsi="Arial" w:cs="Arial"/>
          <w:sz w:val="22"/>
          <w:szCs w:val="22"/>
          <w:rPrChange w:id="9414" w:author="CopyEditor AI" w:date="2026-10-18T04:55:09+11:00">
            <w:rPr>
              <w:rStyle w:val="Year"/>
            </w:rPr>
          </w:rPrChange>
        </w:rPr>
        <w:t>2005</w:t>
      </w:r>
      <w:r w:rsidRPr="004B1DF7">
        <w:rPr>
          <w:rStyle w:val="DateSection"/>
          <w:rFonts w:ascii="Arial" w:hAnsi="Arial" w:cs="Arial"/>
          <w:sz w:val="22"/>
          <w:szCs w:val="22"/>
          <w:rPrChange w:id="9415"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416" w:author="CopyEditor AI" w:date="2026-10-18T04:55:09+11:00">
            <w:rPr>
              <w:rStyle w:val="TitleName"/>
            </w:rPr>
          </w:rPrChange>
        </w:rPr>
        <w:t>Interactive guided imagery therapy with medical patients: Predictors of health outcomes</w:t>
      </w:r>
      <w:r w:rsidRPr="004B1DF7">
        <w:rPr>
          <w:rStyle w:val="ReferenceBody"/>
          <w:rFonts w:ascii="Arial" w:hAnsi="Arial" w:cs="Arial"/>
          <w:sz w:val="22"/>
          <w:szCs w:val="22"/>
          <w:rPrChange w:id="9417" w:author="CopyEditor AI" w:date="2026-10-18T04:55:09+11:00">
            <w:rPr>
              <w:rStyle w:val="ReferenceBody"/>
            </w:rPr>
          </w:rPrChange>
        </w:rPr>
        <w:t xml:space="preserve">. </w:t>
      </w:r>
      <w:r w:rsidRPr="004B1DF7">
        <w:rPr>
          <w:rStyle w:val="TitleName"/>
          <w:i/>
          <w:iCs/>
          <w:rFonts w:ascii="Arial" w:hAnsi="Arial" w:cs="Arial"/>
          <w:sz w:val="22"/>
          <w:szCs w:val="22"/>
          <w:rPrChange w:id="9418" w:author="CopyEditor AI" w:date="2026-10-18T04:55:09+11:00">
            <w:rPr>
              <w:rStyle w:val="TitleName"/>
              <w:i/>
              <w:iCs/>
            </w:rPr>
          </w:rPrChange>
        </w:rPr>
        <w:t>The Journal of Alternative and Complementary Medicine</w:t>
      </w:r>
      <w:r w:rsidRPr="004B1DF7">
        <w:rPr>
          <w:rStyle w:val="ReferenceBodyStyledText"/>
          <w:i w:val="0"/>
          <w:rFonts w:ascii="Arial" w:hAnsi="Arial" w:cs="Arial"/>
          <w:sz w:val="22"/>
          <w:szCs w:val="22"/>
          <w:rPrChange w:id="9419"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420" w:author="CopyEditor AI" w:date="2026-10-18T04:55:09+11:00">
            <w:rPr>
              <w:rStyle w:val="Volume"/>
              <w:i/>
              <w:iCs/>
            </w:rPr>
          </w:rPrChange>
        </w:rPr>
        <w:t>11</w:t>
      </w:r>
      <w:r w:rsidRPr="004B1DF7">
        <w:rPr>
          <w:rStyle w:val="Volume"/>
          <w:iCs/>
          <w:rFonts w:ascii="Arial" w:hAnsi="Arial" w:cs="Arial"/>
          <w:sz w:val="22"/>
          <w:szCs w:val="22"/>
          <w:rPrChange w:id="9421" w:author="CopyEditor AI" w:date="2026-10-18T04:55:09+11:00">
            <w:rPr>
              <w:rStyle w:val="Volume"/>
              <w:iCs/>
            </w:rPr>
          </w:rPrChange>
        </w:rPr>
        <w:t>(1)</w:t>
      </w:r>
      <w:r w:rsidRPr="004B1DF7">
        <w:rPr>
          <w:rStyle w:val="SourceSection"/>
          <w:rFonts w:ascii="Arial" w:hAnsi="Arial" w:cs="Arial"/>
          <w:sz w:val="22"/>
          <w:szCs w:val="22"/>
          <w:rPrChange w:id="9422" w:author="CopyEditor AI" w:date="2026-10-18T04:55:09+11:00">
            <w:rPr>
              <w:rStyle w:val="SourceSection"/>
            </w:rPr>
          </w:rPrChange>
        </w:rPr>
        <w:t xml:space="preserve">, </w:t>
      </w:r>
      <w:r w:rsidRPr="004B1DF7">
        <w:rPr>
          <w:rStyle w:val="FirstPage"/>
          <w:rFonts w:ascii="Arial" w:hAnsi="Arial" w:cs="Arial"/>
          <w:sz w:val="22"/>
          <w:szCs w:val="22"/>
          <w:rPrChange w:id="9423" w:author="CopyEditor AI" w:date="2026-10-18T04:55:09+11:00">
            <w:rPr>
              <w:rStyle w:val="FirstPage"/>
            </w:rPr>
          </w:rPrChange>
        </w:rPr>
        <w:t>69</w:t>
      </w:r>
      <w:r w:rsidRPr="004B1DF7">
        <w:rPr>
          <w:rStyle w:val="Pagination"/>
          <w:rFonts w:ascii="Arial" w:hAnsi="Arial" w:cs="Arial"/>
          <w:sz w:val="22"/>
          <w:szCs w:val="22"/>
          <w:rPrChange w:id="9424" w:author="CopyEditor AI" w:date="2026-10-18T04:55:09+11:00">
            <w:rPr>
              <w:rStyle w:val="Pagination"/>
            </w:rPr>
          </w:rPrChange>
        </w:rPr>
        <w:t>–</w:t>
      </w:r>
      <w:r w:rsidRPr="004B1DF7">
        <w:rPr>
          <w:rStyle w:val="LastPage"/>
          <w:rFonts w:ascii="Arial" w:hAnsi="Arial" w:cs="Arial"/>
          <w:sz w:val="22"/>
          <w:szCs w:val="22"/>
          <w:rPrChange w:id="9425" w:author="CopyEditor AI" w:date="2026-10-18T04:55:09+11:00">
            <w:rPr>
              <w:rStyle w:val="LastPage"/>
            </w:rPr>
          </w:rPrChange>
        </w:rPr>
        <w:t>83</w:t>
      </w:r>
      <w:r w:rsidRPr="004B1DF7">
        <w:rPr>
          <w:rStyle w:val="SourceSection"/>
          <w:rFonts w:ascii="Arial" w:hAnsi="Arial" w:cs="Arial"/>
          <w:sz w:val="22"/>
          <w:szCs w:val="22"/>
          <w:rPrChange w:id="9426" w:author="CopyEditor AI" w:date="2026-10-18T04:55:09+11:00">
            <w:rPr>
              <w:rStyle w:val="SourceSection"/>
            </w:rPr>
          </w:rPrChange>
        </w:rPr>
        <w:t xml:space="preserve">. </w:t>
      </w:r>
      <w:hyperlink r:id="rId22" w:history="1">
        <w:r w:rsidRPr="004B1DF7">
          <w:rPr>
            <w:rStyle w:val="Hyperlink"/>
            <w:rFonts w:ascii="Arial" w:hAnsi="Arial" w:cs="Arial"/>
            <w:sz w:val="22"/>
            <w:szCs w:val="22"/>
            <w:rPrChange w:id="9427" w:author="CopyEditor AI" w:date="2026-10-18T04:55:09+11:00">
              <w:rPr>
                <w:rStyle w:val="Hyperlink"/>
              </w:rPr>
            </w:rPrChange>
          </w:rPr>
          <w:t>https://doi.org/10.1089/acm.2005.11.69</w:t>
        </w:r>
      </w:hyperlink>
      <w:commentRangeEnd w:id="38"/>
      <w:r>
        <w:rPr>
          <w:rStyle w:val="CommentReference"/>
        </w:rPr>
        <w:commentReference w:id="38"/>
      </w:r>
    </w:p>
    <w:p w14:paraId="705D5E37" w14:textId="77777777" w:rsidR="008924BE" w:rsidRPr="004B1DF7" w:rsidRDefault="008924BE" w:rsidP="00CB541C">
      <w:commentRangeStart w:id="39"/>
      <w:pPr>
        <w:pStyle w:val="APA7ReferenceListEntry"/>
        <w:ind w:left="720" w:hanging="720"/>
        <w:pPrChange w:id="5020" w:author="CopyEditor AI" w:date="2026-10-18T04:55:09+11:00">
          <w:pPr>
            <w:ind w:left="720" w:hanging="720"/>
          </w:pPr>
        </w:pPrChange>
      </w:pPr>
      <w:r w:rsidRPr="004B1DF7">
        <w:rPr>
          <w:rStyle w:val="Surname"/>
          <w:rFonts w:ascii="Arial" w:hAnsi="Arial" w:cs="Arial"/>
          <w:sz w:val="22"/>
          <w:szCs w:val="22"/>
          <w:rPrChange w:id="9428" w:author="CopyEditor AI" w:date="2026-10-18T04:55:09+11:00">
            <w:rPr>
              <w:rStyle w:val="Surname"/>
            </w:rPr>
          </w:rPrChange>
        </w:rPr>
        <w:t>Skovholt</w:t>
      </w:r>
      <w:r w:rsidRPr="004B1DF7">
        <w:rPr>
          <w:rStyle w:val="Person"/>
          <w:rFonts w:ascii="Arial" w:hAnsi="Arial" w:cs="Arial"/>
          <w:sz w:val="22"/>
          <w:szCs w:val="22"/>
          <w:rPrChange w:id="9429" w:author="CopyEditor AI" w:date="2026-10-18T04:55:09+11:00">
            <w:rPr>
              <w:rStyle w:val="Person"/>
            </w:rPr>
          </w:rPrChange>
        </w:rPr>
        <w:t xml:space="preserve">, </w:t>
      </w:r>
      <w:r w:rsidRPr="004B1DF7">
        <w:rPr>
          <w:rStyle w:val="Initials"/>
          <w:rFonts w:ascii="Arial" w:hAnsi="Arial" w:cs="Arial"/>
          <w:sz w:val="22"/>
          <w:szCs w:val="22"/>
          <w:rPrChange w:id="9430" w:author="CopyEditor AI" w:date="2026-10-18T04:55:09+11:00">
            <w:rPr>
              <w:rStyle w:val="Initials"/>
            </w:rPr>
          </w:rPrChange>
        </w:rPr>
        <w:t>T. M.</w:t>
      </w:r>
      <w:r w:rsidRPr="004B1DF7">
        <w:rPr>
          <w:rStyle w:val="PrimaryContribGroup"/>
          <w:rFonts w:ascii="Arial" w:hAnsi="Arial" w:cs="Arial"/>
          <w:sz w:val="22"/>
          <w:szCs w:val="22"/>
          <w:rPrChange w:id="9431" w:author="CopyEditor AI" w:date="2026-10-18T04:55:09+11:00">
            <w:rPr>
              <w:rStyle w:val="PrimaryContribGroup"/>
            </w:rPr>
          </w:rPrChange>
        </w:rPr>
        <w:t xml:space="preserve">, &amp; </w:t>
      </w:r>
      <w:r w:rsidRPr="004B1DF7">
        <w:rPr>
          <w:rStyle w:val="Surname"/>
          <w:rFonts w:ascii="Arial" w:hAnsi="Arial" w:cs="Arial"/>
          <w:sz w:val="22"/>
          <w:szCs w:val="22"/>
          <w:rPrChange w:id="9432" w:author="CopyEditor AI" w:date="2026-10-18T04:55:09+11:00">
            <w:rPr>
              <w:rStyle w:val="Surname"/>
            </w:rPr>
          </w:rPrChange>
        </w:rPr>
        <w:t>Thoen</w:t>
      </w:r>
      <w:r w:rsidRPr="004B1DF7">
        <w:rPr>
          <w:rStyle w:val="Person"/>
          <w:rFonts w:ascii="Arial" w:hAnsi="Arial" w:cs="Arial"/>
          <w:sz w:val="22"/>
          <w:szCs w:val="22"/>
          <w:rPrChange w:id="9433" w:author="CopyEditor AI" w:date="2026-10-18T04:55:09+11:00">
            <w:rPr>
              <w:rStyle w:val="Person"/>
            </w:rPr>
          </w:rPrChange>
        </w:rPr>
        <w:t xml:space="preserve">, </w:t>
      </w:r>
      <w:r w:rsidRPr="004B1DF7">
        <w:rPr>
          <w:rStyle w:val="Initials"/>
          <w:rFonts w:ascii="Arial" w:hAnsi="Arial" w:cs="Arial"/>
          <w:sz w:val="22"/>
          <w:szCs w:val="22"/>
          <w:rPrChange w:id="9434" w:author="CopyEditor AI" w:date="2026-10-18T04:55:09+11:00">
            <w:rPr>
              <w:rStyle w:val="Initials"/>
            </w:rPr>
          </w:rPrChange>
        </w:rPr>
        <w:t>G. A.</w:t>
      </w:r>
      <w:r w:rsidRPr="004B1DF7">
        <w:rPr>
          <w:rStyle w:val="ReferenceBody"/>
        </w:rPr>
        <w:t xml:space="preserve"> </w:t>
      </w:r>
      <w:r w:rsidRPr="004B1DF7">
        <w:rPr>
          <w:rStyle w:val="DateSection"/>
          <w:rFonts w:ascii="Arial" w:hAnsi="Arial" w:cs="Arial"/>
          <w:sz w:val="22"/>
          <w:szCs w:val="22"/>
          <w:rPrChange w:id="9435" w:author="CopyEditor AI" w:date="2026-10-18T04:55:09+11:00">
            <w:rPr>
              <w:rStyle w:val="DateSection"/>
            </w:rPr>
          </w:rPrChange>
        </w:rPr>
        <w:t>(</w:t>
      </w:r>
      <w:r w:rsidRPr="004B1DF7">
        <w:rPr>
          <w:rStyle w:val="Year"/>
          <w:rFonts w:ascii="Arial" w:hAnsi="Arial" w:cs="Arial"/>
          <w:sz w:val="22"/>
          <w:szCs w:val="22"/>
          <w:rPrChange w:id="9436" w:author="CopyEditor AI" w:date="2026-10-18T04:55:09+11:00">
            <w:rPr>
              <w:rStyle w:val="Year"/>
            </w:rPr>
          </w:rPrChange>
        </w:rPr>
        <w:t>1987</w:t>
      </w:r>
      <w:r w:rsidRPr="004B1DF7">
        <w:rPr>
          <w:rStyle w:val="DateSection"/>
          <w:rFonts w:ascii="Arial" w:hAnsi="Arial" w:cs="Arial"/>
          <w:sz w:val="22"/>
          <w:szCs w:val="22"/>
          <w:rPrChange w:id="9437"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438" w:author="CopyEditor AI" w:date="2026-10-18T04:55:09+11:00">
            <w:rPr>
              <w:rStyle w:val="TitleName"/>
            </w:rPr>
          </w:rPrChange>
        </w:rPr>
        <w:t>Mental imagery and parenthood decision making</w:t>
      </w:r>
      <w:r w:rsidRPr="004B1DF7">
        <w:rPr>
          <w:rStyle w:val="ReferenceBody"/>
          <w:rFonts w:ascii="Arial" w:hAnsi="Arial" w:cs="Arial"/>
          <w:sz w:val="22"/>
          <w:szCs w:val="22"/>
          <w:rPrChange w:id="9439" w:author="CopyEditor AI" w:date="2026-10-18T04:55:09+11:00">
            <w:rPr>
              <w:rStyle w:val="ReferenceBody"/>
            </w:rPr>
          </w:rPrChange>
        </w:rPr>
        <w:t xml:space="preserve">. </w:t>
      </w:r>
      <w:r w:rsidRPr="004B1DF7">
        <w:rPr>
          <w:rStyle w:val="TitleName"/>
          <w:i/>
          <w:iCs/>
          <w:rFonts w:ascii="Arial" w:hAnsi="Arial" w:cs="Arial"/>
          <w:sz w:val="22"/>
          <w:szCs w:val="22"/>
          <w:rPrChange w:id="9440" w:author="CopyEditor AI" w:date="2026-10-18T04:55:09+11:00">
            <w:rPr>
              <w:rStyle w:val="TitleName"/>
              <w:i/>
              <w:iCs/>
            </w:rPr>
          </w:rPrChange>
        </w:rPr>
        <w:t>Journal of Counseling &amp; Development</w:t>
      </w:r>
      <w:r w:rsidRPr="004B1DF7">
        <w:rPr>
          <w:rStyle w:val="ReferenceBodyStyledText"/>
          <w:i w:val="0"/>
          <w:rFonts w:ascii="Arial" w:hAnsi="Arial" w:cs="Arial"/>
          <w:sz w:val="22"/>
          <w:szCs w:val="22"/>
          <w:rPrChange w:id="9441"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442" w:author="CopyEditor AI" w:date="2026-10-18T04:55:09+11:00">
            <w:rPr>
              <w:rStyle w:val="Volume"/>
              <w:i/>
              <w:iCs/>
            </w:rPr>
          </w:rPrChange>
        </w:rPr>
        <w:t>65</w:t>
      </w:r>
      <w:r w:rsidRPr="004B1DF7">
        <w:rPr>
          <w:rStyle w:val="Volume"/>
          <w:iCs/>
          <w:rFonts w:ascii="Arial" w:hAnsi="Arial" w:cs="Arial"/>
          <w:sz w:val="22"/>
          <w:szCs w:val="22"/>
          <w:rPrChange w:id="9443" w:author="CopyEditor AI" w:date="2026-10-18T04:55:09+11:00">
            <w:rPr>
              <w:rStyle w:val="Volume"/>
              <w:iCs/>
            </w:rPr>
          </w:rPrChange>
        </w:rPr>
        <w:t>(6)</w:t>
      </w:r>
      <w:r w:rsidRPr="004B1DF7">
        <w:rPr>
          <w:rStyle w:val="SourceSection"/>
          <w:rFonts w:ascii="Arial" w:hAnsi="Arial" w:cs="Arial"/>
          <w:sz w:val="22"/>
          <w:szCs w:val="22"/>
          <w:rPrChange w:id="9444" w:author="CopyEditor AI" w:date="2026-10-18T04:55:09+11:00">
            <w:rPr>
              <w:rStyle w:val="SourceSection"/>
            </w:rPr>
          </w:rPrChange>
        </w:rPr>
        <w:t xml:space="preserve">, </w:t>
      </w:r>
      <w:r w:rsidRPr="004B1DF7">
        <w:rPr>
          <w:rStyle w:val="FirstPage"/>
          <w:rFonts w:ascii="Arial" w:hAnsi="Arial" w:cs="Arial"/>
          <w:sz w:val="22"/>
          <w:szCs w:val="22"/>
          <w:rPrChange w:id="9445" w:author="CopyEditor AI" w:date="2026-10-18T04:55:09+11:00">
            <w:rPr>
              <w:rStyle w:val="FirstPage"/>
            </w:rPr>
          </w:rPrChange>
        </w:rPr>
        <w:t>315</w:t>
      </w:r>
      <w:r w:rsidRPr="004B1DF7">
        <w:rPr>
          <w:rStyle w:val="Pagination"/>
          <w:rFonts w:ascii="Arial" w:hAnsi="Arial" w:cs="Arial"/>
          <w:sz w:val="22"/>
          <w:szCs w:val="22"/>
          <w:rPrChange w:id="9446" w:author="CopyEditor AI" w:date="2026-10-18T04:55:09+11:00">
            <w:rPr>
              <w:rStyle w:val="Pagination"/>
            </w:rPr>
          </w:rPrChange>
        </w:rPr>
        <w:t>–</w:t>
      </w:r>
      <w:r w:rsidRPr="004B1DF7">
        <w:rPr>
          <w:rStyle w:val="LastPage"/>
          <w:rFonts w:ascii="Arial" w:hAnsi="Arial" w:cs="Arial"/>
          <w:sz w:val="22"/>
          <w:szCs w:val="22"/>
          <w:rPrChange w:id="9447" w:author="CopyEditor AI" w:date="2026-10-18T04:55:09+11:00">
            <w:rPr>
              <w:rStyle w:val="LastPage"/>
            </w:rPr>
          </w:rPrChange>
        </w:rPr>
        <w:t>316</w:t>
      </w:r>
      <w:r w:rsidRPr="004B1DF7">
        <w:rPr>
          <w:rStyle w:val="SourceSection"/>
          <w:rFonts w:ascii="Arial" w:hAnsi="Arial" w:cs="Arial"/>
          <w:sz w:val="22"/>
          <w:szCs w:val="22"/>
          <w:rPrChange w:id="9448" w:author="CopyEditor AI" w:date="2026-10-18T04:55:09+11:00">
            <w:rPr>
              <w:rStyle w:val="SourceSection"/>
            </w:rPr>
          </w:rPrChange>
        </w:rPr>
        <w:t xml:space="preserve">. </w:t>
      </w:r>
      <w:hyperlink r:id="rId23" w:history="1">
        <w:r w:rsidRPr="004B1DF7">
          <w:rPr>
            <w:rStyle w:val="Hyperlink"/>
            <w:rFonts w:ascii="Arial" w:hAnsi="Arial" w:cs="Arial"/>
            <w:sz w:val="22"/>
            <w:szCs w:val="22"/>
            <w:rPrChange w:id="9449" w:author="CopyEditor AI" w:date="2026-10-18T04:55:09+11:00">
              <w:rPr>
                <w:rStyle w:val="Hyperlink"/>
              </w:rPr>
            </w:rPrChange>
          </w:rPr>
          <w:t>http://doi.org/fzmtjd</w:t>
        </w:r>
      </w:hyperlink>
      <w:commentRangeEnd w:id="39"/>
      <w:r>
        <w:rPr>
          <w:rStyle w:val="CommentReference"/>
        </w:rPr>
        <w:commentReference w:id="39"/>
      </w:r>
    </w:p>
    <w:p w14:paraId="48F44E3B" w14:textId="77777777" w:rsidR="008924BE" w:rsidRPr="004B1DF7" w:rsidRDefault="008924BE" w:rsidP="00CB541C">
      <w:pPr>
        <w:pStyle w:val="APA7ReferenceListEntry"/>
        <w:ind w:left="720" w:hanging="720"/>
        <w:pPrChange w:id="5021" w:author="CopyEditor AI" w:date="2026-10-18T04:55:09+11:00">
          <w:pPr>
            <w:ind w:left="720" w:hanging="720"/>
          </w:pPr>
        </w:pPrChange>
      </w:pPr>
      <w:r w:rsidRPr="004B1DF7">
        <w:rPr>
          <w:rStyle w:val="Surname"/>
          <w:rFonts w:ascii="Arial" w:hAnsi="Arial" w:cs="Arial"/>
          <w:sz w:val="22"/>
          <w:szCs w:val="22"/>
          <w:rPrChange w:id="9450" w:author="CopyEditor AI" w:date="2026-10-18T04:55:09+11:00">
            <w:rPr>
              <w:rStyle w:val="Surname"/>
            </w:rPr>
          </w:rPrChange>
        </w:rPr>
        <w:t>Trakhtenberg</w:t>
      </w:r>
      <w:r w:rsidRPr="004B1DF7">
        <w:rPr>
          <w:rStyle w:val="Person"/>
          <w:rFonts w:ascii="Arial" w:hAnsi="Arial" w:cs="Arial"/>
          <w:sz w:val="22"/>
          <w:szCs w:val="22"/>
          <w:rPrChange w:id="9451" w:author="CopyEditor AI" w:date="2026-10-18T04:55:09+11:00">
            <w:rPr>
              <w:rStyle w:val="Person"/>
            </w:rPr>
          </w:rPrChange>
        </w:rPr>
        <w:t xml:space="preserve">, </w:t>
      </w:r>
      <w:r w:rsidRPr="004B1DF7">
        <w:rPr>
          <w:rStyle w:val="Initials"/>
          <w:rFonts w:ascii="Arial" w:hAnsi="Arial" w:cs="Arial"/>
          <w:sz w:val="22"/>
          <w:szCs w:val="22"/>
          <w:rPrChange w:id="9452" w:author="CopyEditor AI" w:date="2026-10-18T04:55:09+11:00">
            <w:rPr>
              <w:rStyle w:val="Initials"/>
            </w:rPr>
          </w:rPrChange>
        </w:rPr>
        <w:t>E. C.</w:t>
      </w:r>
      <w:r w:rsidRPr="004B1DF7">
        <w:rPr>
          <w:rStyle w:val="ReferenceBody"/>
        </w:rPr>
        <w:t xml:space="preserve"> </w:t>
      </w:r>
      <w:r w:rsidRPr="004B1DF7">
        <w:rPr>
          <w:rStyle w:val="DateSection"/>
          <w:rFonts w:ascii="Arial" w:hAnsi="Arial" w:cs="Arial"/>
          <w:sz w:val="22"/>
          <w:szCs w:val="22"/>
          <w:rPrChange w:id="9453" w:author="CopyEditor AI" w:date="2026-10-18T04:55:09+11:00">
            <w:rPr>
              <w:rStyle w:val="DateSection"/>
            </w:rPr>
          </w:rPrChange>
        </w:rPr>
        <w:t>(</w:t>
      </w:r>
      <w:r w:rsidRPr="004B1DF7">
        <w:rPr>
          <w:rStyle w:val="Year"/>
          <w:rFonts w:ascii="Arial" w:hAnsi="Arial" w:cs="Arial"/>
          <w:sz w:val="22"/>
          <w:szCs w:val="22"/>
          <w:rPrChange w:id="9454" w:author="CopyEditor AI" w:date="2026-10-18T04:55:09+11:00">
            <w:rPr>
              <w:rStyle w:val="Year"/>
            </w:rPr>
          </w:rPrChange>
        </w:rPr>
        <w:t>2008</w:t>
      </w:r>
      <w:r w:rsidRPr="004B1DF7">
        <w:rPr>
          <w:rStyle w:val="DateSection"/>
          <w:rFonts w:ascii="Arial" w:hAnsi="Arial" w:cs="Arial"/>
          <w:sz w:val="22"/>
          <w:szCs w:val="22"/>
          <w:rPrChange w:id="9455"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456" w:author="CopyEditor AI" w:date="2026-10-18T04:55:09+11:00">
            <w:rPr>
              <w:rStyle w:val="TitleName"/>
            </w:rPr>
          </w:rPrChange>
        </w:rPr>
        <w:t>The effects of guided imagery on the immune system: A critical review</w:t>
      </w:r>
      <w:r w:rsidRPr="004B1DF7">
        <w:rPr>
          <w:rStyle w:val="ReferenceBody"/>
          <w:rFonts w:ascii="Arial" w:hAnsi="Arial" w:cs="Arial"/>
          <w:sz w:val="22"/>
          <w:szCs w:val="22"/>
          <w:rPrChange w:id="9457" w:author="CopyEditor AI" w:date="2026-10-18T04:55:09+11:00">
            <w:rPr>
              <w:rStyle w:val="ReferenceBody"/>
            </w:rPr>
          </w:rPrChange>
        </w:rPr>
        <w:t xml:space="preserve">. </w:t>
      </w:r>
      <w:r w:rsidRPr="004B1DF7">
        <w:rPr>
          <w:rStyle w:val="TitleName"/>
          <w:i/>
          <w:iCs/>
          <w:rFonts w:ascii="Arial" w:hAnsi="Arial" w:cs="Arial"/>
          <w:sz w:val="22"/>
          <w:szCs w:val="22"/>
          <w:rPrChange w:id="9458" w:author="CopyEditor AI" w:date="2026-10-18T04:55:09+11:00">
            <w:rPr>
              <w:rStyle w:val="TitleName"/>
              <w:i/>
              <w:iCs/>
            </w:rPr>
          </w:rPrChange>
        </w:rPr>
        <w:t>International Journal of Neuroscience</w:t>
      </w:r>
      <w:r w:rsidRPr="004B1DF7">
        <w:rPr>
          <w:rStyle w:val="ReferenceBodyStyledText"/>
          <w:i w:val="0"/>
          <w:rFonts w:ascii="Arial" w:hAnsi="Arial" w:cs="Arial"/>
          <w:sz w:val="22"/>
          <w:szCs w:val="22"/>
          <w:rPrChange w:id="9459"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460" w:author="CopyEditor AI" w:date="2026-10-18T04:55:09+11:00">
            <w:rPr>
              <w:rStyle w:val="Volume"/>
              <w:i/>
              <w:iCs/>
            </w:rPr>
          </w:rPrChange>
        </w:rPr>
        <w:t>118</w:t>
      </w:r>
      <w:r w:rsidRPr="004B1DF7">
        <w:rPr>
          <w:rStyle w:val="Volume"/>
          <w:iCs/>
          <w:rFonts w:ascii="Arial" w:hAnsi="Arial" w:cs="Arial"/>
          <w:sz w:val="22"/>
          <w:szCs w:val="22"/>
          <w:rPrChange w:id="9461" w:author="CopyEditor AI" w:date="2026-10-18T04:55:09+11:00">
            <w:rPr>
              <w:rStyle w:val="Volume"/>
              <w:iCs/>
            </w:rPr>
          </w:rPrChange>
        </w:rPr>
        <w:t>(6)</w:t>
      </w:r>
      <w:r w:rsidRPr="004B1DF7">
        <w:rPr>
          <w:rStyle w:val="SourceSection"/>
          <w:rFonts w:ascii="Arial" w:hAnsi="Arial" w:cs="Arial"/>
          <w:sz w:val="22"/>
          <w:szCs w:val="22"/>
          <w:rPrChange w:id="9462" w:author="CopyEditor AI" w:date="2026-10-18T04:55:09+11:00">
            <w:rPr>
              <w:rStyle w:val="SourceSection"/>
            </w:rPr>
          </w:rPrChange>
        </w:rPr>
        <w:t xml:space="preserve">, </w:t>
      </w:r>
      <w:r w:rsidRPr="004B1DF7">
        <w:rPr>
          <w:rStyle w:val="FirstPage"/>
          <w:rFonts w:ascii="Arial" w:hAnsi="Arial" w:cs="Arial"/>
          <w:sz w:val="22"/>
          <w:szCs w:val="22"/>
          <w:rPrChange w:id="9463" w:author="CopyEditor AI" w:date="2026-10-18T04:55:09+11:00">
            <w:rPr>
              <w:rStyle w:val="FirstPage"/>
            </w:rPr>
          </w:rPrChange>
        </w:rPr>
        <w:t>839</w:t>
      </w:r>
      <w:r w:rsidRPr="004B1DF7">
        <w:rPr>
          <w:rStyle w:val="Pagination"/>
          <w:rFonts w:ascii="Arial" w:hAnsi="Arial" w:cs="Arial"/>
          <w:sz w:val="22"/>
          <w:szCs w:val="22"/>
          <w:rPrChange w:id="9464" w:author="CopyEditor AI" w:date="2026-10-18T04:55:09+11:00">
            <w:rPr>
              <w:rStyle w:val="Pagination"/>
            </w:rPr>
          </w:rPrChange>
        </w:rPr>
        <w:t>–</w:t>
      </w:r>
      <w:r w:rsidRPr="004B1DF7">
        <w:rPr>
          <w:rStyle w:val="LastPage"/>
          <w:rFonts w:ascii="Arial" w:hAnsi="Arial" w:cs="Arial"/>
          <w:sz w:val="22"/>
          <w:szCs w:val="22"/>
          <w:rPrChange w:id="9465" w:author="CopyEditor AI" w:date="2026-10-18T04:55:09+11:00">
            <w:rPr>
              <w:rStyle w:val="LastPage"/>
            </w:rPr>
          </w:rPrChange>
        </w:rPr>
        <w:t>855</w:t>
      </w:r>
      <w:r w:rsidRPr="004B1DF7">
        <w:rPr>
          <w:rStyle w:val="SourceSection"/>
          <w:rFonts w:ascii="Arial" w:hAnsi="Arial" w:cs="Arial"/>
          <w:sz w:val="22"/>
          <w:szCs w:val="22"/>
          <w:rPrChange w:id="9466" w:author="CopyEditor AI" w:date="2026-10-18T04:55:09+11:00">
            <w:rPr>
              <w:rStyle w:val="SourceSection"/>
            </w:rPr>
          </w:rPrChange>
        </w:rPr>
        <w:t xml:space="preserve">. </w:t>
      </w:r>
      <w:hyperlink r:id="rId24" w:history="1">
        <w:r w:rsidRPr="004B1DF7">
          <w:rPr>
            <w:rStyle w:val="Hyperlink"/>
            <w:rFonts w:ascii="Arial" w:hAnsi="Arial" w:cs="Arial"/>
            <w:sz w:val="22"/>
            <w:szCs w:val="22"/>
            <w:rPrChange w:id="9467" w:author="CopyEditor AI" w:date="2026-10-18T04:55:09+11:00">
              <w:rPr>
                <w:rStyle w:val="Hyperlink"/>
              </w:rPr>
            </w:rPrChange>
          </w:rPr>
          <w:t>http://doi.org/fxfsbq</w:t>
        </w:r>
      </w:hyperlink>
    </w:p>
    <w:p w14:paraId="5F69F6C9" w14:textId="77777777" w:rsidR="008924BE" w:rsidRPr="004B1DF7" w:rsidRDefault="008924BE" w:rsidP="00CB541C">
      <w:commentRangeStart w:id="40"/>
      <w:pPr>
        <w:pStyle w:val="APA7ReferenceListEntry"/>
        <w:ind w:left="720" w:hanging="720"/>
        <w:pPrChange w:id="5022" w:author="CopyEditor AI" w:date="2026-10-18T04:55:09+11:00">
          <w:pPr>
            <w:ind w:left="720" w:hanging="720"/>
          </w:pPr>
        </w:pPrChange>
      </w:pPr>
      <w:r w:rsidRPr="004B1DF7">
        <w:rPr>
          <w:rStyle w:val="Surname"/>
          <w:rFonts w:ascii="Arial" w:hAnsi="Arial" w:cs="Arial"/>
          <w:sz w:val="22"/>
          <w:szCs w:val="22"/>
          <w:rPrChange w:id="9468" w:author="CopyEditor AI" w:date="2026-10-18T04:55:09+11:00">
            <w:rPr>
              <w:rStyle w:val="Surname"/>
            </w:rPr>
          </w:rPrChange>
        </w:rPr>
        <w:t>Utay</w:t>
      </w:r>
      <w:r w:rsidRPr="004B1DF7">
        <w:rPr>
          <w:rStyle w:val="Person"/>
          <w:rFonts w:ascii="Arial" w:hAnsi="Arial" w:cs="Arial"/>
          <w:sz w:val="22"/>
          <w:szCs w:val="22"/>
          <w:rPrChange w:id="9469" w:author="CopyEditor AI" w:date="2026-10-18T04:55:09+11:00">
            <w:rPr>
              <w:rStyle w:val="Person"/>
            </w:rPr>
          </w:rPrChange>
        </w:rPr>
        <w:t xml:space="preserve">, </w:t>
      </w:r>
      <w:r w:rsidRPr="004B1DF7">
        <w:rPr>
          <w:rStyle w:val="Initials"/>
          <w:rFonts w:ascii="Arial" w:hAnsi="Arial" w:cs="Arial"/>
          <w:sz w:val="22"/>
          <w:szCs w:val="22"/>
          <w:rPrChange w:id="9470" w:author="CopyEditor AI" w:date="2026-10-18T04:55:09+11:00">
            <w:rPr>
              <w:rStyle w:val="Initials"/>
            </w:rPr>
          </w:rPrChange>
        </w:rPr>
        <w:t>J.</w:t>
      </w:r>
      <w:r w:rsidRPr="004B1DF7">
        <w:rPr>
          <w:rStyle w:val="PrimaryContribGroup"/>
          <w:rFonts w:ascii="Arial" w:hAnsi="Arial" w:cs="Arial"/>
          <w:sz w:val="22"/>
          <w:szCs w:val="22"/>
          <w:rPrChange w:id="9471" w:author="CopyEditor AI" w:date="2026-10-18T04:55:09+11:00">
            <w:rPr>
              <w:rStyle w:val="PrimaryContribGroup"/>
            </w:rPr>
          </w:rPrChange>
        </w:rPr>
        <w:t xml:space="preserve">, &amp; </w:t>
      </w:r>
      <w:r w:rsidRPr="004B1DF7">
        <w:rPr>
          <w:rStyle w:val="Surname"/>
          <w:rFonts w:ascii="Arial" w:hAnsi="Arial" w:cs="Arial"/>
          <w:sz w:val="22"/>
          <w:szCs w:val="22"/>
          <w:rPrChange w:id="9472" w:author="CopyEditor AI" w:date="2026-10-18T04:55:09+11:00">
            <w:rPr>
              <w:rStyle w:val="Surname"/>
            </w:rPr>
          </w:rPrChange>
        </w:rPr>
        <w:t>Miller</w:t>
      </w:r>
      <w:r w:rsidRPr="004B1DF7">
        <w:rPr>
          <w:rStyle w:val="Person"/>
          <w:rFonts w:ascii="Arial" w:hAnsi="Arial" w:cs="Arial"/>
          <w:sz w:val="22"/>
          <w:szCs w:val="22"/>
          <w:rPrChange w:id="9473" w:author="CopyEditor AI" w:date="2026-10-18T04:55:09+11:00">
            <w:rPr>
              <w:rStyle w:val="Person"/>
            </w:rPr>
          </w:rPrChange>
        </w:rPr>
        <w:t xml:space="preserve">, </w:t>
      </w:r>
      <w:r w:rsidRPr="004B1DF7">
        <w:rPr>
          <w:rStyle w:val="Initials"/>
          <w:rFonts w:ascii="Arial" w:hAnsi="Arial" w:cs="Arial"/>
          <w:sz w:val="22"/>
          <w:szCs w:val="22"/>
          <w:rPrChange w:id="9474" w:author="CopyEditor AI" w:date="2026-10-18T04:55:09+11:00">
            <w:rPr>
              <w:rStyle w:val="Initials"/>
            </w:rPr>
          </w:rPrChange>
        </w:rPr>
        <w:t>M.</w:t>
      </w:r>
      <w:r w:rsidRPr="004B1DF7">
        <w:rPr>
          <w:rStyle w:val="ReferenceBody"/>
        </w:rPr>
        <w:t xml:space="preserve"> </w:t>
      </w:r>
      <w:r w:rsidRPr="004B1DF7">
        <w:rPr>
          <w:rStyle w:val="DateSection"/>
          <w:rFonts w:ascii="Arial" w:hAnsi="Arial" w:cs="Arial"/>
          <w:sz w:val="22"/>
          <w:szCs w:val="22"/>
          <w:rPrChange w:id="9475" w:author="CopyEditor AI" w:date="2026-10-18T04:55:09+11:00">
            <w:rPr>
              <w:rStyle w:val="DateSection"/>
            </w:rPr>
          </w:rPrChange>
        </w:rPr>
        <w:t>(</w:t>
      </w:r>
      <w:r w:rsidRPr="004B1DF7">
        <w:rPr>
          <w:rStyle w:val="Year"/>
          <w:rFonts w:ascii="Arial" w:hAnsi="Arial" w:cs="Arial"/>
          <w:sz w:val="22"/>
          <w:szCs w:val="22"/>
          <w:rPrChange w:id="9476" w:author="CopyEditor AI" w:date="2026-10-18T04:55:09+11:00">
            <w:rPr>
              <w:rStyle w:val="Year"/>
            </w:rPr>
          </w:rPrChange>
        </w:rPr>
        <w:t>2006</w:t>
      </w:r>
      <w:r w:rsidRPr="004B1DF7">
        <w:rPr>
          <w:rStyle w:val="DateSection"/>
          <w:rFonts w:ascii="Arial" w:hAnsi="Arial" w:cs="Arial"/>
          <w:sz w:val="22"/>
          <w:szCs w:val="22"/>
          <w:rPrChange w:id="9477"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478" w:author="CopyEditor AI" w:date="2026-10-18T04:55:09+11:00">
            <w:rPr>
              <w:rStyle w:val="TitleName"/>
            </w:rPr>
          </w:rPrChange>
        </w:rPr>
        <w:t>Guided imagery as an effective therapeutic technique: A brief review of its history and efficacy research</w:t>
      </w:r>
      <w:r w:rsidRPr="004B1DF7">
        <w:rPr>
          <w:rStyle w:val="ReferenceBody"/>
          <w:rFonts w:ascii="Arial" w:hAnsi="Arial" w:cs="Arial"/>
          <w:sz w:val="22"/>
          <w:szCs w:val="22"/>
          <w:rPrChange w:id="9479" w:author="CopyEditor AI" w:date="2026-10-18T04:55:09+11:00">
            <w:rPr>
              <w:rStyle w:val="ReferenceBody"/>
            </w:rPr>
          </w:rPrChange>
        </w:rPr>
        <w:t xml:space="preserve">. </w:t>
      </w:r>
      <w:r w:rsidRPr="004B1DF7">
        <w:rPr>
          <w:rStyle w:val="TitleName"/>
          <w:i/>
          <w:iCs/>
          <w:rFonts w:ascii="Arial" w:hAnsi="Arial" w:cs="Arial"/>
          <w:sz w:val="22"/>
          <w:szCs w:val="22"/>
          <w:rPrChange w:id="9480" w:author="CopyEditor AI" w:date="2026-10-18T04:55:09+11:00">
            <w:rPr>
              <w:rStyle w:val="TitleName"/>
              <w:i/>
              <w:iCs/>
            </w:rPr>
          </w:rPrChange>
        </w:rPr>
        <w:t>Journal of Instructional Psychology</w:t>
      </w:r>
      <w:r w:rsidRPr="004B1DF7">
        <w:rPr>
          <w:rStyle w:val="ReferenceBodyStyledText"/>
          <w:i w:val="0"/>
          <w:rFonts w:ascii="Arial" w:hAnsi="Arial" w:cs="Arial"/>
          <w:sz w:val="22"/>
          <w:szCs w:val="22"/>
          <w:rPrChange w:id="9481" w:author="CopyEditor AI" w:date="2026-10-18T04:55:09+11:00">
            <w:rPr>
              <w:rStyle w:val="ReferenceBodyStyledText"/>
              <w:i w:val="0"/>
            </w:rPr>
          </w:rPrChange>
        </w:rPr>
        <w:t>,</w:t>
      </w:r>
      <w:r w:rsidRPr="004B1DF7">
        <w:rPr>
          <w:rStyle w:val="ReferenceBodyStyledText"/>
        </w:rPr>
        <w:t xml:space="preserve"> </w:t>
      </w:r>
      <w:r w:rsidRPr="004B1DF7">
        <w:rPr>
          <w:rStyle w:val="Volume"/>
          <w:i/>
          <w:iCs/>
          <w:rFonts w:ascii="Arial" w:hAnsi="Arial" w:cs="Arial"/>
          <w:sz w:val="22"/>
          <w:szCs w:val="22"/>
          <w:rPrChange w:id="9482" w:author="CopyEditor AI" w:date="2026-10-18T04:55:09+11:00">
            <w:rPr>
              <w:rStyle w:val="Volume"/>
              <w:i/>
              <w:iCs/>
            </w:rPr>
          </w:rPrChange>
        </w:rPr>
        <w:t>33</w:t>
      </w:r>
      <w:r w:rsidRPr="004B1DF7">
        <w:rPr>
          <w:rStyle w:val="Volume"/>
          <w:iCs/>
          <w:rFonts w:ascii="Arial" w:hAnsi="Arial" w:cs="Arial"/>
          <w:sz w:val="22"/>
          <w:szCs w:val="22"/>
          <w:rPrChange w:id="9483" w:author="CopyEditor AI" w:date="2026-10-18T04:55:09+11:00">
            <w:rPr>
              <w:rStyle w:val="Volume"/>
              <w:iCs/>
            </w:rPr>
          </w:rPrChange>
        </w:rPr>
        <w:t>(1)</w:t>
      </w:r>
      <w:r w:rsidRPr="004B1DF7">
        <w:rPr>
          <w:rStyle w:val="SourceSection"/>
          <w:rFonts w:ascii="Arial" w:hAnsi="Arial" w:cs="Arial"/>
          <w:sz w:val="22"/>
          <w:szCs w:val="22"/>
          <w:rPrChange w:id="9484" w:author="CopyEditor AI" w:date="2026-10-18T04:55:09+11:00">
            <w:rPr>
              <w:rStyle w:val="SourceSection"/>
            </w:rPr>
          </w:rPrChange>
        </w:rPr>
        <w:t xml:space="preserve">, </w:t>
      </w:r>
      <w:r w:rsidRPr="004B1DF7">
        <w:rPr>
          <w:rStyle w:val="FirstPage"/>
          <w:rFonts w:ascii="Arial" w:hAnsi="Arial" w:cs="Arial"/>
          <w:sz w:val="22"/>
          <w:szCs w:val="22"/>
          <w:rPrChange w:id="9485" w:author="CopyEditor AI" w:date="2026-10-18T04:55:09+11:00">
            <w:rPr>
              <w:rStyle w:val="FirstPage"/>
            </w:rPr>
          </w:rPrChange>
        </w:rPr>
        <w:t>40</w:t>
      </w:r>
      <w:r w:rsidRPr="004B1DF7">
        <w:rPr>
          <w:rStyle w:val="Pagination"/>
          <w:rFonts w:ascii="Arial" w:hAnsi="Arial" w:cs="Arial"/>
          <w:sz w:val="22"/>
          <w:szCs w:val="22"/>
          <w:rPrChange w:id="9486" w:author="CopyEditor AI" w:date="2026-10-18T04:55:09+11:00">
            <w:rPr>
              <w:rStyle w:val="Pagination"/>
            </w:rPr>
          </w:rPrChange>
        </w:rPr>
        <w:t>–</w:t>
      </w:r>
      <w:r w:rsidRPr="004B1DF7">
        <w:rPr>
          <w:rStyle w:val="LastPage"/>
          <w:rFonts w:ascii="Arial" w:hAnsi="Arial" w:cs="Arial"/>
          <w:sz w:val="22"/>
          <w:szCs w:val="22"/>
          <w:rPrChange w:id="9487" w:author="CopyEditor AI" w:date="2026-10-18T04:55:09+11:00">
            <w:rPr>
              <w:rStyle w:val="LastPage"/>
            </w:rPr>
          </w:rPrChange>
        </w:rPr>
        <w:t>43</w:t>
      </w:r>
      <w:r w:rsidRPr="004B1DF7">
        <w:rPr>
          <w:rStyle w:val="SourceSection"/>
          <w:rFonts w:ascii="Arial" w:hAnsi="Arial" w:cs="Arial"/>
          <w:sz w:val="22"/>
          <w:szCs w:val="22"/>
          <w:rPrChange w:id="9488" w:author="CopyEditor AI" w:date="2026-10-18T04:55:09+11:00">
            <w:rPr>
              <w:rStyle w:val="SourceSection"/>
            </w:rPr>
          </w:rPrChange>
        </w:rPr>
        <w:t>.</w:t>
      </w:r>
      <w:commentRangeEnd w:id="40"/>
      <w:r>
        <w:rPr>
          <w:rStyle w:val="CommentReference"/>
        </w:rPr>
        <w:commentReference w:id="40"/>
      </w:r>
    </w:p>
    <w:p w14:paraId="7F2D768D" w14:textId="77777777" w:rsidR="008924BE" w:rsidRPr="004B1DF7" w:rsidRDefault="008924BE" w:rsidP="00CB541C">
      <w:pPr>
        <w:pStyle w:val="APA7ReferenceListEntry"/>
        <w:ind w:left="720" w:hanging="720"/>
        <w:pPrChange w:id="5023" w:author="CopyEditor AI" w:date="2026-10-18T04:55:09+11:00">
          <w:pPr>
            <w:ind w:left="720" w:hanging="720"/>
          </w:pPr>
        </w:pPrChange>
      </w:pPr>
      <w:r w:rsidRPr="004B1DF7">
        <w:rPr>
          <w:rStyle w:val="Surname"/>
          <w:rFonts w:ascii="Arial" w:hAnsi="Arial" w:cs="Arial"/>
          <w:sz w:val="22"/>
          <w:szCs w:val="22"/>
          <w:rPrChange w:id="9489" w:author="CopyEditor AI" w:date="2026-10-18T04:55:09+11:00">
            <w:rPr>
              <w:rStyle w:val="Surname"/>
            </w:rPr>
          </w:rPrChange>
        </w:rPr>
        <w:t>White</w:t>
      </w:r>
      <w:r w:rsidRPr="004B1DF7">
        <w:rPr>
          <w:rStyle w:val="Person"/>
          <w:rFonts w:ascii="Arial" w:hAnsi="Arial" w:cs="Arial"/>
          <w:sz w:val="22"/>
          <w:szCs w:val="22"/>
          <w:rPrChange w:id="9490" w:author="CopyEditor AI" w:date="2026-10-18T04:55:09+11:00">
            <w:rPr>
              <w:rStyle w:val="Person"/>
            </w:rPr>
          </w:rPrChange>
        </w:rPr>
        <w:t xml:space="preserve">, </w:t>
      </w:r>
      <w:r w:rsidRPr="004B1DF7">
        <w:rPr>
          <w:rStyle w:val="Initials"/>
          <w:rFonts w:ascii="Arial" w:hAnsi="Arial" w:cs="Arial"/>
          <w:sz w:val="22"/>
          <w:szCs w:val="22"/>
          <w:rPrChange w:id="9491" w:author="CopyEditor AI" w:date="2026-10-18T04:55:09+11:00">
            <w:rPr>
              <w:rStyle w:val="Initials"/>
            </w:rPr>
          </w:rPrChange>
        </w:rPr>
        <w:t>J. R.</w:t>
      </w:r>
      <w:r w:rsidRPr="004B1DF7">
        <w:rPr>
          <w:rStyle w:val="ReferenceBody"/>
        </w:rPr>
        <w:t xml:space="preserve"> </w:t>
      </w:r>
      <w:r w:rsidRPr="004B1DF7">
        <w:rPr>
          <w:rStyle w:val="DateSection"/>
          <w:rFonts w:ascii="Arial" w:hAnsi="Arial" w:cs="Arial"/>
          <w:sz w:val="22"/>
          <w:szCs w:val="22"/>
          <w:rPrChange w:id="9492" w:author="CopyEditor AI" w:date="2026-10-18T04:55:09+11:00">
            <w:rPr>
              <w:rStyle w:val="DateSection"/>
            </w:rPr>
          </w:rPrChange>
        </w:rPr>
        <w:t>(</w:t>
      </w:r>
      <w:r w:rsidRPr="004B1DF7">
        <w:rPr>
          <w:rStyle w:val="Year"/>
          <w:rFonts w:ascii="Arial" w:hAnsi="Arial" w:cs="Arial"/>
          <w:sz w:val="22"/>
          <w:szCs w:val="22"/>
          <w:rPrChange w:id="9493" w:author="CopyEditor AI" w:date="2026-10-18T04:55:09+11:00">
            <w:rPr>
              <w:rStyle w:val="Year"/>
            </w:rPr>
          </w:rPrChange>
        </w:rPr>
        <w:t>2000</w:t>
      </w:r>
      <w:r w:rsidRPr="004B1DF7">
        <w:rPr>
          <w:rStyle w:val="DateSection"/>
          <w:rFonts w:ascii="Arial" w:hAnsi="Arial" w:cs="Arial"/>
          <w:sz w:val="22"/>
          <w:szCs w:val="22"/>
          <w:rPrChange w:id="9494" w:author="CopyEditor AI" w:date="2026-10-18T04:55:09+11:00">
            <w:rPr>
              <w:rStyle w:val="DateSection"/>
            </w:rPr>
          </w:rPrChange>
        </w:rPr>
        <w:t>).</w:t>
      </w:r>
      <w:r w:rsidRPr="004B1DF7">
        <w:rPr>
          <w:rStyle w:val="ReferenceBody"/>
        </w:rPr>
        <w:t xml:space="preserve"> </w:t>
      </w:r>
      <w:r w:rsidRPr="004B1DF7">
        <w:rPr>
          <w:rStyle w:val="TitleName"/>
          <w:rFonts w:ascii="Arial" w:hAnsi="Arial" w:cs="Arial"/>
          <w:sz w:val="22"/>
          <w:szCs w:val="22"/>
          <w:rPrChange w:id="9495" w:author="CopyEditor AI" w:date="2026-10-18T04:55:09+11:00">
            <w:rPr>
              <w:rStyle w:val="TitleName"/>
            </w:rPr>
          </w:rPrChange>
        </w:rPr>
        <w:t>Introduction</w:t>
      </w:r>
      <w:r w:rsidRPr="004B1DF7">
        <w:rPr>
          <w:rStyle w:val="ReferenceBody"/>
          <w:rFonts w:ascii="Arial" w:hAnsi="Arial" w:cs="Arial"/>
          <w:sz w:val="22"/>
          <w:szCs w:val="22"/>
          <w:rPrChange w:id="9496" w:author="CopyEditor AI" w:date="2026-10-18T04:55:09+11:00">
            <w:rPr>
              <w:rStyle w:val="ReferenceBody"/>
            </w:rPr>
          </w:rPrChange>
        </w:rPr>
        <w:t xml:space="preserve">. </w:t>
      </w:r>
      <w:r w:rsidRPr="004B1DF7">
        <w:rPr>
          <w:rStyle w:val="SourceSection"/>
          <w:rFonts w:ascii="Arial" w:hAnsi="Arial" w:cs="Arial"/>
          <w:sz w:val="22"/>
          <w:szCs w:val="22"/>
          <w:rPrChange w:id="9497" w:author="CopyEditor AI" w:date="2026-10-18T04:55:09+11:00">
            <w:rPr>
              <w:rStyle w:val="SourceSection"/>
            </w:rPr>
          </w:rPrChange>
        </w:rPr>
        <w:t xml:space="preserve">In </w:t>
      </w:r>
      <w:r w:rsidRPr="004B1DF7">
        <w:rPr>
          <w:rStyle w:val="Initials"/>
          <w:rFonts w:ascii="Arial" w:hAnsi="Arial" w:cs="Arial"/>
          <w:sz w:val="22"/>
          <w:szCs w:val="22"/>
          <w:rPrChange w:id="9498" w:author="CopyEditor AI" w:date="2026-10-18T04:55:09+11:00">
            <w:rPr>
              <w:rStyle w:val="Initials"/>
            </w:rPr>
          </w:rPrChange>
        </w:rPr>
        <w:t>J. R.</w:t>
      </w:r>
      <w:r w:rsidRPr="004B1DF7">
        <w:rPr>
          <w:rStyle w:val="Person"/>
        </w:rPr>
        <w:t xml:space="preserve"> </w:t>
      </w:r>
      <w:r w:rsidRPr="004B1DF7">
        <w:rPr>
          <w:rStyle w:val="Surname"/>
          <w:rFonts w:ascii="Arial" w:hAnsi="Arial" w:cs="Arial"/>
          <w:sz w:val="22"/>
          <w:szCs w:val="22"/>
          <w:rPrChange w:id="9499" w:author="CopyEditor AI" w:date="2026-10-18T04:55:09+11:00">
            <w:rPr>
              <w:rStyle w:val="Surname"/>
            </w:rPr>
          </w:rPrChange>
        </w:rPr>
        <w:t>White</w:t>
      </w:r>
      <w:r w:rsidRPr="004B1DF7">
        <w:rPr>
          <w:rStyle w:val="SecondaryContribGroup"/>
          <w:rFonts w:ascii="Arial" w:hAnsi="Arial" w:cs="Arial"/>
          <w:sz w:val="22"/>
          <w:szCs w:val="22"/>
          <w:rPrChange w:id="9500" w:author="CopyEditor AI" w:date="2026-10-18T04:55:09+11:00">
            <w:rPr>
              <w:rStyle w:val="SecondaryContribGroup"/>
            </w:rPr>
          </w:rPrChange>
        </w:rPr>
        <w:t xml:space="preserve"> &amp; </w:t>
      </w:r>
      <w:r w:rsidRPr="004B1DF7">
        <w:rPr>
          <w:rStyle w:val="Initials"/>
          <w:rFonts w:ascii="Arial" w:hAnsi="Arial" w:cs="Arial"/>
          <w:sz w:val="22"/>
          <w:szCs w:val="22"/>
          <w:rPrChange w:id="9501" w:author="CopyEditor AI" w:date="2026-10-18T04:55:09+11:00">
            <w:rPr>
              <w:rStyle w:val="Initials"/>
            </w:rPr>
          </w:rPrChange>
        </w:rPr>
        <w:t>A. S.</w:t>
      </w:r>
      <w:r w:rsidRPr="004B1DF7">
        <w:rPr>
          <w:rStyle w:val="Person"/>
        </w:rPr>
        <w:t xml:space="preserve"> </w:t>
      </w:r>
      <w:r w:rsidRPr="004B1DF7">
        <w:rPr>
          <w:rStyle w:val="Surname"/>
          <w:rFonts w:ascii="Arial" w:hAnsi="Arial" w:cs="Arial"/>
          <w:sz w:val="22"/>
          <w:szCs w:val="22"/>
          <w:rPrChange w:id="9502" w:author="CopyEditor AI" w:date="2026-10-18T04:55:09+11:00">
            <w:rPr>
              <w:rStyle w:val="Surname"/>
            </w:rPr>
          </w:rPrChange>
        </w:rPr>
        <w:t>Freeman</w:t>
      </w:r>
      <w:r w:rsidRPr="004B1DF7">
        <w:rPr>
          <w:rStyle w:val="Contrib"/>
          <w:rFonts w:ascii="Arial" w:hAnsi="Arial" w:cs="Arial"/>
          <w:sz w:val="22"/>
          <w:szCs w:val="22"/>
          <w:rPrChange w:id="9503" w:author="CopyEditor AI" w:date="2026-10-18T04:55:09+11:00">
            <w:rPr>
              <w:rStyle w:val="Contrib"/>
            </w:rPr>
          </w:rPrChange>
        </w:rPr>
        <w:t xml:space="preserve"> (</w:t>
      </w:r>
      <w:r w:rsidRPr="004B1DF7">
        <w:rPr>
          <w:rStyle w:val="ContribRole"/>
          <w:rFonts w:ascii="Arial" w:hAnsi="Arial" w:cs="Arial"/>
          <w:sz w:val="22"/>
          <w:szCs w:val="22"/>
          <w:rPrChange w:id="9504" w:author="CopyEditor AI" w:date="2026-10-18T04:55:09+11:00">
            <w:rPr>
              <w:rStyle w:val="ContribRole"/>
            </w:rPr>
          </w:rPrChange>
        </w:rPr>
        <w:t>Eds.</w:t>
      </w:r>
      <w:r w:rsidRPr="004B1DF7">
        <w:rPr>
          <w:rStyle w:val="Contrib"/>
          <w:rFonts w:ascii="Arial" w:hAnsi="Arial" w:cs="Arial"/>
          <w:sz w:val="22"/>
          <w:szCs w:val="22"/>
          <w:rPrChange w:id="9505" w:author="CopyEditor AI" w:date="2026-10-18T04:55:09+11:00">
            <w:rPr>
              <w:rStyle w:val="Contrib"/>
            </w:rPr>
          </w:rPrChange>
        </w:rPr>
        <w:t>)</w:t>
      </w:r>
      <w:r w:rsidRPr="004B1DF7">
        <w:rPr>
          <w:rStyle w:val="SourceSection"/>
          <w:rFonts w:ascii="Arial" w:hAnsi="Arial" w:cs="Arial"/>
          <w:sz w:val="22"/>
          <w:szCs w:val="22"/>
          <w:rPrChange w:id="9506" w:author="CopyEditor AI" w:date="2026-10-18T04:55:09+11:00">
            <w:rPr>
              <w:rStyle w:val="SourceSection"/>
            </w:rPr>
          </w:rPrChange>
        </w:rPr>
        <w:t xml:space="preserve">, </w:t>
      </w:r>
      <w:r w:rsidRPr="004B1DF7">
        <w:rPr>
          <w:rStyle w:val="TitleName"/>
          <w:i/>
          <w:iCs/>
          <w:rFonts w:ascii="Arial" w:hAnsi="Arial" w:cs="Arial"/>
          <w:sz w:val="22"/>
          <w:szCs w:val="22"/>
          <w:rPrChange w:id="9507" w:author="CopyEditor AI" w:date="2026-10-18T04:55:09+11:00">
            <w:rPr>
              <w:rStyle w:val="TitleName"/>
              <w:i/>
              <w:iCs/>
            </w:rPr>
          </w:rPrChange>
        </w:rPr>
        <w:t>Cognitive-behavioral group therapy: For specific problems and populations</w:t>
      </w:r>
      <w:r w:rsidRPr="004B1DF7">
        <w:rPr>
          <w:rStyle w:val="TitleSection"/>
          <w:rFonts w:ascii="Arial" w:hAnsi="Arial" w:cs="Arial"/>
          <w:sz w:val="22"/>
          <w:szCs w:val="22"/>
          <w:rPrChange w:id="9508" w:author="CopyEditor AI" w:date="2026-10-18T04:55:09+11:00">
            <w:rPr>
              <w:rStyle w:val="TitleSection"/>
            </w:rPr>
          </w:rPrChange>
        </w:rPr>
        <w:t xml:space="preserve"> (pp. </w:t>
      </w:r>
      <w:r w:rsidRPr="004B1DF7">
        <w:rPr>
          <w:rStyle w:val="FirstPage"/>
          <w:rFonts w:ascii="Arial" w:hAnsi="Arial" w:cs="Arial"/>
          <w:sz w:val="22"/>
          <w:szCs w:val="22"/>
          <w:rPrChange w:id="9509" w:author="CopyEditor AI" w:date="2026-10-18T04:55:09+11:00">
            <w:rPr>
              <w:rStyle w:val="FirstPage"/>
            </w:rPr>
          </w:rPrChange>
        </w:rPr>
        <w:t>3</w:t>
      </w:r>
      <w:r w:rsidRPr="004B1DF7">
        <w:rPr>
          <w:rStyle w:val="Pagination"/>
          <w:rFonts w:ascii="Arial" w:hAnsi="Arial" w:cs="Arial"/>
          <w:sz w:val="22"/>
          <w:szCs w:val="22"/>
          <w:rPrChange w:id="9510" w:author="CopyEditor AI" w:date="2026-10-18T04:55:09+11:00">
            <w:rPr>
              <w:rStyle w:val="Pagination"/>
            </w:rPr>
          </w:rPrChange>
        </w:rPr>
        <w:t>–</w:t>
      </w:r>
      <w:r w:rsidRPr="004B1DF7">
        <w:rPr>
          <w:rStyle w:val="LastPage"/>
          <w:rFonts w:ascii="Arial" w:hAnsi="Arial" w:cs="Arial"/>
          <w:sz w:val="22"/>
          <w:szCs w:val="22"/>
          <w:rPrChange w:id="9511" w:author="CopyEditor AI" w:date="2026-10-18T04:55:09+11:00">
            <w:rPr>
              <w:rStyle w:val="LastPage"/>
            </w:rPr>
          </w:rPrChange>
        </w:rPr>
        <w:t>25</w:t>
      </w:r>
      <w:r w:rsidRPr="004B1DF7">
        <w:rPr>
          <w:rStyle w:val="TitleSection"/>
          <w:rFonts w:ascii="Arial" w:hAnsi="Arial" w:cs="Arial"/>
          <w:sz w:val="22"/>
          <w:szCs w:val="22"/>
          <w:rPrChange w:id="9512" w:author="CopyEditor AI" w:date="2026-10-18T04:55:09+11:00">
            <w:rPr>
              <w:rStyle w:val="TitleSection"/>
            </w:rPr>
          </w:rPrChange>
        </w:rPr>
        <w:t>)</w:t>
      </w:r>
      <w:r w:rsidRPr="004B1DF7">
        <w:rPr>
          <w:rStyle w:val="SourceSection"/>
          <w:rFonts w:ascii="Arial" w:hAnsi="Arial" w:cs="Arial"/>
          <w:sz w:val="22"/>
          <w:szCs w:val="22"/>
          <w:rPrChange w:id="9513" w:author="CopyEditor AI" w:date="2026-10-18T04:55:09+11:00">
            <w:rPr>
              <w:rStyle w:val="SourceSection"/>
            </w:rPr>
          </w:rPrChange>
        </w:rPr>
        <w:t xml:space="preserve">. </w:t>
      </w:r>
      <w:r w:rsidRPr="004B1DF7">
        <w:rPr>
          <w:rStyle w:val="PublisherName"/>
          <w:rFonts w:ascii="Arial" w:hAnsi="Arial" w:cs="Arial"/>
          <w:sz w:val="22"/>
          <w:szCs w:val="22"/>
          <w:rPrChange w:id="9514" w:author="CopyEditor AI" w:date="2026-10-18T04:55:09+11:00">
            <w:rPr>
              <w:rStyle w:val="PublisherName"/>
            </w:rPr>
          </w:rPrChange>
        </w:rPr>
        <w:t>American Psychological Association</w:t>
      </w:r>
      <w:r w:rsidRPr="004B1DF7">
        <w:rPr>
          <w:rStyle w:val="SourceSection"/>
          <w:rFonts w:ascii="Arial" w:hAnsi="Arial" w:cs="Arial"/>
          <w:sz w:val="22"/>
          <w:szCs w:val="22"/>
          <w:rPrChange w:id="9515" w:author="CopyEditor AI" w:date="2026-10-18T04:55:09+11:00">
            <w:rPr>
              <w:rStyle w:val="SourceSection"/>
            </w:rPr>
          </w:rPrChange>
        </w:rPr>
        <w:t xml:space="preserve">. </w:t>
      </w:r>
      <w:hyperlink r:id="rId25" w:history="1">
        <w:r w:rsidRPr="004B1DF7">
          <w:rPr>
            <w:rStyle w:val="Hyperlink"/>
            <w:rFonts w:ascii="Arial" w:hAnsi="Arial" w:cs="Arial"/>
            <w:sz w:val="22"/>
            <w:szCs w:val="22"/>
            <w:rPrChange w:id="9516" w:author="CopyEditor AI" w:date="2026-10-18T04:55:09+11:00">
              <w:rPr>
                <w:rStyle w:val="Hyperlink"/>
              </w:rPr>
            </w:rPrChange>
          </w:rPr>
          <w:t>https://doi.org/10.1037/10352-001</w:t>
        </w:r>
      </w:hyperlink>
    </w:p>
    <w:p w14:paraId="0E29F0E4" w14:textId="77777777" w:rsidR="008924BE" w:rsidRPr="004B1DF7" w:rsidRDefault="008924BE" w:rsidP="00CB541C">
      <w:pPr>
        <w:pStyle w:val="APA7ReferenceListEntry"/>
        <w:ind w:left="720" w:hanging="720"/>
        <w:pPrChange w:id="5024" w:author="CopyEditor AI" w:date="2026-10-18T04:55:09+11:00">
          <w:pPr>
            <w:ind w:left="720" w:hanging="720"/>
          </w:pPr>
        </w:pPrChange>
      </w:pPr>
      <w:r w:rsidRPr="004B1DF7">
        <w:rPr>
          <w:rStyle w:val="Surname"/>
          <w:rFonts w:ascii="Arial" w:hAnsi="Arial" w:cs="Arial"/>
          <w:sz w:val="22"/>
          <w:szCs w:val="22"/>
          <w:rPrChange w:id="9517" w:author="CopyEditor AI" w:date="2026-10-18T04:55:09+11:00">
            <w:rPr>
              <w:rStyle w:val="Surname"/>
            </w:rPr>
          </w:rPrChange>
        </w:rPr>
        <w:t>Yalom</w:t>
      </w:r>
      <w:r w:rsidRPr="004B1DF7">
        <w:rPr>
          <w:rStyle w:val="Person"/>
          <w:rFonts w:ascii="Arial" w:hAnsi="Arial" w:cs="Arial"/>
          <w:sz w:val="22"/>
          <w:szCs w:val="22"/>
          <w:rPrChange w:id="9518" w:author="CopyEditor AI" w:date="2026-10-18T04:55:09+11:00">
            <w:rPr>
              <w:rStyle w:val="Person"/>
            </w:rPr>
          </w:rPrChange>
        </w:rPr>
        <w:t xml:space="preserve">, </w:t>
      </w:r>
      <w:r w:rsidRPr="004B1DF7">
        <w:rPr>
          <w:rStyle w:val="Initials"/>
          <w:rFonts w:ascii="Arial" w:hAnsi="Arial" w:cs="Arial"/>
          <w:sz w:val="22"/>
          <w:szCs w:val="22"/>
          <w:rPrChange w:id="9519" w:author="CopyEditor AI" w:date="2026-10-18T04:55:09+11:00">
            <w:rPr>
              <w:rStyle w:val="Initials"/>
            </w:rPr>
          </w:rPrChange>
        </w:rPr>
        <w:t>I. D.</w:t>
      </w:r>
      <w:r w:rsidRPr="004B1DF7">
        <w:rPr>
          <w:rStyle w:val="PrimaryContribGroup"/>
          <w:rFonts w:ascii="Arial" w:hAnsi="Arial" w:cs="Arial"/>
          <w:sz w:val="22"/>
          <w:szCs w:val="22"/>
          <w:rPrChange w:id="9520" w:author="CopyEditor AI" w:date="2026-10-18T04:55:09+11:00">
            <w:rPr>
              <w:rStyle w:val="PrimaryContribGroup"/>
            </w:rPr>
          </w:rPrChange>
        </w:rPr>
        <w:t xml:space="preserve">, &amp; </w:t>
      </w:r>
      <w:r w:rsidRPr="004B1DF7">
        <w:rPr>
          <w:rStyle w:val="Surname"/>
          <w:rFonts w:ascii="Arial" w:hAnsi="Arial" w:cs="Arial"/>
          <w:sz w:val="22"/>
          <w:szCs w:val="22"/>
          <w:rPrChange w:id="9521" w:author="CopyEditor AI" w:date="2026-10-18T04:55:09+11:00">
            <w:rPr>
              <w:rStyle w:val="Surname"/>
            </w:rPr>
          </w:rPrChange>
        </w:rPr>
        <w:t>Leszcz</w:t>
      </w:r>
      <w:r w:rsidRPr="004B1DF7">
        <w:rPr>
          <w:rStyle w:val="Person"/>
          <w:rFonts w:ascii="Arial" w:hAnsi="Arial" w:cs="Arial"/>
          <w:sz w:val="22"/>
          <w:szCs w:val="22"/>
          <w:rPrChange w:id="9522" w:author="CopyEditor AI" w:date="2026-10-18T04:55:09+11:00">
            <w:rPr>
              <w:rStyle w:val="Person"/>
            </w:rPr>
          </w:rPrChange>
        </w:rPr>
        <w:t xml:space="preserve">, </w:t>
      </w:r>
      <w:r w:rsidRPr="004B1DF7">
        <w:rPr>
          <w:rStyle w:val="Initials"/>
          <w:rFonts w:ascii="Arial" w:hAnsi="Arial" w:cs="Arial"/>
          <w:sz w:val="22"/>
          <w:szCs w:val="22"/>
          <w:rPrChange w:id="9523" w:author="CopyEditor AI" w:date="2026-10-18T04:55:09+11:00">
            <w:rPr>
              <w:rStyle w:val="Initials"/>
            </w:rPr>
          </w:rPrChange>
        </w:rPr>
        <w:t>M.</w:t>
      </w:r>
      <w:r w:rsidRPr="004B1DF7">
        <w:rPr>
          <w:rStyle w:val="ReferenceBody"/>
        </w:rPr>
        <w:t xml:space="preserve"> </w:t>
      </w:r>
      <w:r w:rsidRPr="004B1DF7">
        <w:rPr>
          <w:rStyle w:val="DateSection"/>
          <w:rFonts w:ascii="Arial" w:hAnsi="Arial" w:cs="Arial"/>
          <w:sz w:val="22"/>
          <w:szCs w:val="22"/>
          <w:rPrChange w:id="9524" w:author="CopyEditor AI" w:date="2026-10-18T04:55:09+11:00">
            <w:rPr>
              <w:rStyle w:val="DateSection"/>
            </w:rPr>
          </w:rPrChange>
        </w:rPr>
        <w:t>(</w:t>
      </w:r>
      <w:r w:rsidRPr="004B1DF7">
        <w:rPr>
          <w:rStyle w:val="Year"/>
          <w:rFonts w:ascii="Arial" w:hAnsi="Arial" w:cs="Arial"/>
          <w:sz w:val="22"/>
          <w:szCs w:val="22"/>
          <w:rPrChange w:id="9525" w:author="CopyEditor AI" w:date="2026-10-18T04:55:09+11:00">
            <w:rPr>
              <w:rStyle w:val="Year"/>
            </w:rPr>
          </w:rPrChange>
        </w:rPr>
        <w:t>2005</w:t>
      </w:r>
      <w:r w:rsidRPr="004B1DF7">
        <w:rPr>
          <w:rStyle w:val="DateSection"/>
          <w:rFonts w:ascii="Arial" w:hAnsi="Arial" w:cs="Arial"/>
          <w:sz w:val="22"/>
          <w:szCs w:val="22"/>
          <w:rPrChange w:id="9526"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527" w:author="CopyEditor AI" w:date="2026-10-18T04:55:09+11:00">
            <w:rPr>
              <w:rStyle w:val="TitleName"/>
              <w:i/>
              <w:iCs/>
            </w:rPr>
          </w:rPrChange>
        </w:rPr>
        <w:t>The theory and practice of group psychotherapy</w:t>
      </w:r>
      <w:r w:rsidRPr="004B1DF7">
        <w:rPr>
          <w:rStyle w:val="TitleSection"/>
          <w:rFonts w:ascii="Arial" w:hAnsi="Arial" w:cs="Arial"/>
          <w:sz w:val="22"/>
          <w:szCs w:val="22"/>
          <w:rPrChange w:id="9528" w:author="CopyEditor AI" w:date="2026-10-18T04:55:09+11:00">
            <w:rPr>
              <w:rStyle w:val="TitleSection"/>
            </w:rPr>
          </w:rPrChange>
        </w:rPr>
        <w:t xml:space="preserve"> (</w:t>
      </w:r>
      <w:r w:rsidRPr="004B1DF7">
        <w:rPr>
          <w:rStyle w:val="Edition"/>
          <w:rFonts w:ascii="Arial" w:hAnsi="Arial" w:cs="Arial"/>
          <w:sz w:val="22"/>
          <w:szCs w:val="22"/>
          <w:rPrChange w:id="9529" w:author="CopyEditor AI" w:date="2026-10-18T04:55:09+11:00">
            <w:rPr>
              <w:rStyle w:val="Edition"/>
            </w:rPr>
          </w:rPrChange>
        </w:rPr>
        <w:t>5th ed.</w:t>
      </w:r>
      <w:r w:rsidRPr="004B1DF7">
        <w:rPr>
          <w:rStyle w:val="TitleSection"/>
          <w:rFonts w:ascii="Arial" w:hAnsi="Arial" w:cs="Arial"/>
          <w:sz w:val="22"/>
          <w:szCs w:val="22"/>
          <w:rPrChange w:id="9530" w:author="CopyEditor AI" w:date="2026-10-18T04:55:09+11:00">
            <w:rPr>
              <w:rStyle w:val="TitleSection"/>
            </w:rPr>
          </w:rPrChange>
        </w:rPr>
        <w:t>)</w:t>
      </w:r>
      <w:r w:rsidRPr="004B1DF7">
        <w:rPr>
          <w:rStyle w:val="ReferenceBody"/>
          <w:rFonts w:ascii="Arial" w:hAnsi="Arial" w:cs="Arial"/>
          <w:sz w:val="22"/>
          <w:szCs w:val="22"/>
          <w:rPrChange w:id="9531" w:author="CopyEditor AI" w:date="2026-10-18T04:55:09+11:00">
            <w:rPr>
              <w:rStyle w:val="ReferenceBody"/>
            </w:rPr>
          </w:rPrChange>
        </w:rPr>
        <w:t xml:space="preserve">. </w:t>
      </w:r>
      <w:r w:rsidRPr="004B1DF7">
        <w:rPr>
          <w:rStyle w:val="PublisherName"/>
          <w:rFonts w:ascii="Arial" w:hAnsi="Arial" w:cs="Arial"/>
          <w:sz w:val="22"/>
          <w:szCs w:val="22"/>
          <w:rPrChange w:id="9532" w:author="CopyEditor AI" w:date="2026-10-18T04:55:09+11:00">
            <w:rPr>
              <w:rStyle w:val="PublisherName"/>
            </w:rPr>
          </w:rPrChange>
        </w:rPr>
        <w:t>Basic Books</w:t>
      </w:r>
      <w:r w:rsidRPr="004B1DF7">
        <w:rPr>
          <w:rStyle w:val="SourceSection"/>
          <w:rFonts w:ascii="Arial" w:hAnsi="Arial" w:cs="Arial"/>
          <w:sz w:val="22"/>
          <w:szCs w:val="22"/>
          <w:rPrChange w:id="9533" w:author="CopyEditor AI" w:date="2026-10-18T04:55:09+11:00">
            <w:rPr>
              <w:rStyle w:val="SourceSection"/>
            </w:rPr>
          </w:rPrChange>
        </w:rPr>
        <w:t>.</w:t>
      </w:r>
    </w:p>
    <w:p w14:paraId="7A0B236E" w14:textId="77777777" w:rsidR="008924BE" w:rsidRPr="004B1DF7" w:rsidRDefault="008924BE" w:rsidP="00CB541C">
      <w:pPr>
        <w:pStyle w:val="APA7ReferenceListEntry"/>
        <w:ind w:left="720" w:hanging="720"/>
        <w:pPrChange w:id="5025" w:author="CopyEditor AI" w:date="2026-10-18T04:55:09+11:00">
          <w:pPr>
            <w:ind w:left="720" w:hanging="720"/>
          </w:pPr>
        </w:pPrChange>
      </w:pPr>
      <w:r w:rsidRPr="004B1DF7">
        <w:rPr>
          <w:rStyle w:val="Surname"/>
          <w:rFonts w:ascii="Arial" w:hAnsi="Arial" w:cs="Arial"/>
          <w:sz w:val="22"/>
          <w:szCs w:val="22"/>
          <w:rPrChange w:id="9534" w:author="CopyEditor AI" w:date="2026-10-18T04:55:09+11:00">
            <w:rPr>
              <w:rStyle w:val="Surname"/>
            </w:rPr>
          </w:rPrChange>
        </w:rPr>
        <w:t>Yu</w:t>
      </w:r>
      <w:r w:rsidRPr="004B1DF7">
        <w:rPr>
          <w:rStyle w:val="Person"/>
          <w:rFonts w:ascii="Arial" w:hAnsi="Arial" w:cs="Arial"/>
          <w:sz w:val="22"/>
          <w:szCs w:val="22"/>
          <w:rPrChange w:id="9535" w:author="CopyEditor AI" w:date="2026-10-18T04:55:09+11:00">
            <w:rPr>
              <w:rStyle w:val="Person"/>
            </w:rPr>
          </w:rPrChange>
        </w:rPr>
        <w:t xml:space="preserve">, </w:t>
      </w:r>
      <w:r w:rsidRPr="004B1DF7">
        <w:rPr>
          <w:rStyle w:val="Initials"/>
          <w:rFonts w:ascii="Arial" w:hAnsi="Arial" w:cs="Arial"/>
          <w:sz w:val="22"/>
          <w:szCs w:val="22"/>
          <w:rPrChange w:id="9536" w:author="CopyEditor AI" w:date="2026-10-18T04:55:09+11:00">
            <w:rPr>
              <w:rStyle w:val="Initials"/>
            </w:rPr>
          </w:rPrChange>
        </w:rPr>
        <w:t>S. F.</w:t>
      </w:r>
      <w:r w:rsidRPr="004B1DF7">
        <w:rPr>
          <w:rStyle w:val="ReferenceBody"/>
        </w:rPr>
        <w:t xml:space="preserve"> </w:t>
      </w:r>
      <w:r w:rsidRPr="004B1DF7">
        <w:rPr>
          <w:rStyle w:val="DateSection"/>
          <w:rFonts w:ascii="Arial" w:hAnsi="Arial" w:cs="Arial"/>
          <w:sz w:val="22"/>
          <w:szCs w:val="22"/>
          <w:rPrChange w:id="9537" w:author="CopyEditor AI" w:date="2026-10-18T04:55:09+11:00">
            <w:rPr>
              <w:rStyle w:val="DateSection"/>
            </w:rPr>
          </w:rPrChange>
        </w:rPr>
        <w:t>(</w:t>
      </w:r>
      <w:r w:rsidRPr="004B1DF7">
        <w:rPr>
          <w:rStyle w:val="Year"/>
          <w:rFonts w:ascii="Arial" w:hAnsi="Arial" w:cs="Arial"/>
          <w:sz w:val="22"/>
          <w:szCs w:val="22"/>
          <w:rPrChange w:id="9538" w:author="CopyEditor AI" w:date="2026-10-18T04:55:09+11:00">
            <w:rPr>
              <w:rStyle w:val="Year"/>
            </w:rPr>
          </w:rPrChange>
        </w:rPr>
        <w:t>2004</w:t>
      </w:r>
      <w:r w:rsidRPr="004B1DF7">
        <w:rPr>
          <w:rStyle w:val="DateSection"/>
          <w:rFonts w:ascii="Arial" w:hAnsi="Arial" w:cs="Arial"/>
          <w:sz w:val="22"/>
          <w:szCs w:val="22"/>
          <w:rPrChange w:id="9539" w:author="CopyEditor AI" w:date="2026-10-18T04:55:09+11:00">
            <w:rPr>
              <w:rStyle w:val="DateSection"/>
            </w:rPr>
          </w:rPrChange>
        </w:rPr>
        <w:t>).</w:t>
      </w:r>
      <w:r w:rsidRPr="004B1DF7">
        <w:rPr>
          <w:rStyle w:val="ReferenceBody"/>
        </w:rPr>
        <w:t xml:space="preserve"> </w:t>
      </w:r>
      <w:r w:rsidRPr="004B1DF7">
        <w:rPr>
          <w:rStyle w:val="TitleName"/>
          <w:i/>
          <w:iCs/>
          <w:rFonts w:ascii="Arial" w:hAnsi="Arial" w:cs="Arial"/>
          <w:sz w:val="22"/>
          <w:szCs w:val="22"/>
          <w:rPrChange w:id="9540" w:author="CopyEditor AI" w:date="2026-10-18T04:55:09+11:00">
            <w:rPr>
              <w:rStyle w:val="TitleName"/>
              <w:i/>
              <w:iCs/>
            </w:rPr>
          </w:rPrChange>
        </w:rPr>
        <w:t>Effects of progressive muscle relaxation training on psychological and health-related quality of life outcomes in elderly patients with heart failure</w:t>
      </w:r>
      <w:r w:rsidRPr="004B1DF7">
        <w:rPr>
          <w:rStyle w:val="ReferenceBody"/>
        </w:rPr>
        <w:t xml:space="preserve"> </w:t>
      </w:r>
      <w:r w:rsidRPr="004B1DF7">
        <w:rPr>
          <w:rStyle w:val="SourceLocation"/>
          <w:rFonts w:ascii="Arial" w:hAnsi="Arial" w:cs="Arial"/>
          <w:sz w:val="22"/>
          <w:szCs w:val="22"/>
          <w:rPrChange w:id="9541" w:author="CopyEditor AI" w:date="2026-10-18T04:55:09+11:00">
            <w:rPr>
              <w:rStyle w:val="SourceLocation"/>
            </w:rPr>
          </w:rPrChange>
        </w:rPr>
        <w:t xml:space="preserve">(Publication No. </w:t>
      </w:r>
      <w:r w:rsidRPr="004B1DF7">
        <w:rPr>
          <w:rStyle w:val="ElocationId"/>
          <w:rFonts w:ascii="Arial" w:hAnsi="Arial" w:cs="Arial"/>
          <w:sz w:val="22"/>
          <w:szCs w:val="22"/>
          <w:rPrChange w:id="9542" w:author="CopyEditor AI" w:date="2026-10-18T04:55:09+11:00">
            <w:rPr>
              <w:rStyle w:val="ElocationId"/>
            </w:rPr>
          </w:rPrChange>
        </w:rPr>
        <w:t>3182156</w:t>
      </w:r>
      <w:r w:rsidRPr="004B1DF7">
        <w:rPr>
          <w:rStyle w:val="SourceLocation"/>
          <w:rFonts w:ascii="Arial" w:hAnsi="Arial" w:cs="Arial"/>
          <w:sz w:val="22"/>
          <w:szCs w:val="22"/>
          <w:rPrChange w:id="9543" w:author="CopyEditor AI" w:date="2026-10-18T04:55:09+11:00">
            <w:rPr>
              <w:rStyle w:val="SourceLocation"/>
            </w:rPr>
          </w:rPrChange>
        </w:rPr>
        <w:t>)</w:t>
      </w:r>
      <w:r w:rsidRPr="004B1DF7">
        <w:rPr>
          <w:rStyle w:val="SourceSection"/>
          <w:rFonts w:ascii="Arial" w:hAnsi="Arial" w:cs="Arial"/>
          <w:sz w:val="22"/>
          <w:szCs w:val="22"/>
          <w:rPrChange w:id="9544" w:author="CopyEditor AI" w:date="2026-10-18T04:55:09+11:00">
            <w:rPr>
              <w:rStyle w:val="SourceSection"/>
            </w:rPr>
          </w:rPrChange>
        </w:rPr>
        <w:t xml:space="preserve"> [Doctoral dissertation, The Chinese University of Hong Kong]. </w:t>
      </w:r>
      <w:r w:rsidRPr="004B1DF7">
        <w:rPr>
          <w:rStyle w:val="SourceLocation"/>
          <w:rFonts w:ascii="Arial" w:hAnsi="Arial" w:cs="Arial"/>
          <w:sz w:val="22"/>
          <w:szCs w:val="22"/>
          <w:rPrChange w:id="9545" w:author="CopyEditor AI" w:date="2026-10-18T04:55:09+11:00">
            <w:rPr>
              <w:rStyle w:val="SourceLocation"/>
            </w:rPr>
          </w:rPrChange>
        </w:rPr>
        <w:t>ProQuest Dissertations and Theses Global.</w:t>
      </w:r>
    </w:p>
    <w:sectPr w:rsidR="008924BE" w:rsidRPr="004B1DF7" w:rsidSect="00F857E5">
      <w:headerReference w:type="default" r:id="rId26"/>
      <w:headerReference w:type="first" r:id="rId27"/>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6" w:author="CopyEditor AI" w:date="2026-10-18T04:55:09+11:00" w:initials="AI">
    <w:p>
      <w:pPr>
        <w:pStyle w:val="CommentText"/>
      </w:pPr>
      <w:r>
        <w:rPr>
          <w:rStyle w:val="CommentReference"/>
        </w:rPr>
        <w:annotationRef/>
      </w:r>
      <w:r>
        <w:rPr>
          <w:b/>
        </w:rPr>
        <w:t xml:space="preserve">Author Query 1. </w:t>
      </w:r>
      <w:r>
        <w:t xml:space="preserve">Normalised author formatting: removed 7 blank paragraph(s).</w:t>
      </w:r>
    </w:p>
  </w:comment>
  <w:comment w:id="27" w:author="CopyEditor AI" w:date="2026-10-18T04:55:09+11:00" w:initials="AI">
    <w:p>
      <w:pPr>
        <w:pStyle w:val="CommentText"/>
      </w:pPr>
      <w:r>
        <w:rPr>
          <w:rStyle w:val="CommentReference"/>
        </w:rPr>
        <w:annotationRef/>
      </w:r>
      <w:r>
        <w:rPr>
          <w:b/>
        </w:rPr>
        <w:t xml:space="preserve">Author Query 2. </w:t>
      </w:r>
      <w:r>
        <w:t xml:space="preserve">Title style should be 'Article Title'. Current style is 'Title'.</w:t>
      </w:r>
    </w:p>
  </w:comment>
  <w:comment w:id="1" w:author="CopyEditor AI" w:date="2026-10-18T04:55:09+11:00" w:initials="AI">
    <w:p>
      <w:pPr>
        <w:pStyle w:val="CommentText"/>
      </w:pPr>
      <w:r>
        <w:rPr>
          <w:rStyle w:val="CommentReference"/>
        </w:rPr>
        <w:annotationRef/>
      </w:r>
      <w:r>
        <w:rPr>
          <w:b/>
        </w:rPr>
        <w:t xml:space="preserve">Author Query 3. </w:t>
      </w:r>
      <w:r>
        <w:t xml:space="preserve">Abstract heading not found</w:t>
      </w:r>
    </w:p>
  </w:comment>
  <w:comment w:id="2" w:author="CopyEditor AI" w:date="2026-10-18T04:55:09+11:00" w:initials="AI">
    <w:p>
      <w:pPr>
        <w:pStyle w:val="CommentText"/>
      </w:pPr>
      <w:r>
        <w:rPr>
          <w:rStyle w:val="CommentReference"/>
        </w:rPr>
        <w:annotationRef/>
      </w:r>
      <w:r>
        <w:rPr>
          <w:b/>
        </w:rPr>
        <w:t xml:space="preserve">Author Query 4. </w:t>
      </w:r>
      <w:r>
        <w:t xml:space="preserve">Abstract body not found</w:t>
      </w:r>
    </w:p>
  </w:comment>
  <w:comment w:id="3" w:author="CopyEditor AI" w:date="2026-10-18T04:55:09+11:00" w:initials="AI">
    <w:p>
      <w:pPr>
        <w:pStyle w:val="CommentText"/>
      </w:pPr>
      <w:r>
        <w:rPr>
          <w:rStyle w:val="CommentReference"/>
        </w:rPr>
        <w:annotationRef/>
      </w:r>
      <w:r>
        <w:rPr>
          <w:b/>
        </w:rPr>
        <w:t xml:space="preserve">Author Query 5. </w:t>
      </w:r>
      <w:r>
        <w:t xml:space="preserve">Abstract length cannot be checked — abstract not found</w:t>
      </w:r>
    </w:p>
  </w:comment>
  <w:comment w:id="4" w:author="CopyEditor AI" w:date="2026-10-18T04:55:09+11:00" w:initials="AI">
    <w:p>
      <w:pPr>
        <w:pStyle w:val="CommentText"/>
      </w:pPr>
      <w:r>
        <w:rPr>
          <w:rStyle w:val="CommentReference"/>
        </w:rPr>
        <w:annotationRef/>
      </w:r>
      <w:r>
        <w:rPr>
          <w:b/>
        </w:rPr>
        <w:t xml:space="preserve">Author Query 6. </w:t>
      </w:r>
      <w:r>
        <w:t xml:space="preserve">No keywords found</w:t>
      </w:r>
    </w:p>
  </w:comment>
  <w:comment w:id="30" w:author="CopyEditor AI" w:date="2026-10-18T04:55:09+11:00" w:initials="AI">
    <w:p>
      <w:pPr>
        <w:pStyle w:val="CommentText"/>
      </w:pPr>
      <w:r>
        <w:rPr>
          <w:b/>
        </w:rPr>
        <w:t xml:space="preserve">Author Query 7. </w:t>
      </w:r>
      <w:r>
        <w:t xml:space="preserve">Please check use of acronyms. Each acronym should be introduced on first use as “full term (ACRO)”, with later uses as the acronym only. The abstract and body are checked separately — the body needs its own introduction even if the acronym was introduced in the abstract.</w:t>
      </w:r>
    </w:p>
    <w:p>
      <w:pPr>
        <w:pStyle w:val="CommentText"/>
      </w:pPr>
      <w:r>
        <w:t xml:space="preserve">• PSYC (abstract) — not recognised in the approved list and not introduced in the document. Please verify and expand on first use.</w:t>
      </w:r>
    </w:p>
  </w:comment>
  <w:comment w:id="28" w:author="CopyEditor AI" w:date="2026-10-18T04:55:09+11:00" w:initials="AI">
    <w:p>
      <w:pPr>
        <w:pStyle w:val="CommentText"/>
      </w:pPr>
      <w:r>
        <w:rPr>
          <w:rStyle w:val="CommentReference"/>
        </w:rPr>
        <w:annotationRef/>
      </w:r>
      <w:r>
        <w:rPr>
          <w:b/>
        </w:rPr>
        <w:t xml:space="preserve">Author Query 8. </w:t>
      </w:r>
      <w:r>
        <w:t xml:space="preserve">7 US spellings were changed to Australian English with tracked changes: behaviors → behaviours (2 occurrences); behavioral → behavioural (2 occurrences); visualizing → visualising (1 occurrence); theorized → theorised (1 occurrence); generalizability → generalisability (1 occurrence).</w:t>
      </w:r>
    </w:p>
  </w:comment>
  <w:comment w:id="29" w:author="CopyEditor AI" w:date="2026-10-18T04:55:09+11:00" w:initials="AI">
    <w:p>
      <w:pPr>
        <w:pStyle w:val="CommentText"/>
      </w:pPr>
      <w:r>
        <w:rPr>
          <w:b/>
        </w:rPr>
        <w:t xml:space="preserve">Author Query 9. </w:t>
      </w:r>
      <w:r>
        <w:t xml:space="preserve">Possible typo: 'multimodal'. Did you mean 'multivocal'? Please verify.</w:t>
      </w:r>
    </w:p>
  </w:comment>
  <w:comment w:id="5" w:author="CopyEditor AI" w:date="2026-10-18T04:55:09+11:00" w:initials="AI">
    <w:p>
      <w:pPr>
        <w:pStyle w:val="CommentText"/>
      </w:pPr>
      <w:r>
        <w:rPr>
          <w:rStyle w:val="CommentReference"/>
        </w:rPr>
        <w:annotationRef/>
      </w:r>
      <w:r>
        <w:rPr>
          <w:b/>
        </w:rPr>
        <w:t xml:space="preserve">Author Query 10. </w:t>
      </w:r>
      <w:r>
        <w:t xml:space="preserve">Required section 'Introduction' not found</w:t>
      </w:r>
    </w:p>
  </w:comment>
  <w:comment w:id="6" w:author="CopyEditor AI" w:date="2026-10-18T04:55:09+11:00" w:initials="AI">
    <w:p>
      <w:pPr>
        <w:pStyle w:val="CommentText"/>
      </w:pPr>
      <w:r>
        <w:rPr>
          <w:rStyle w:val="CommentReference"/>
        </w:rPr>
        <w:annotationRef/>
      </w:r>
      <w:r>
        <w:rPr>
          <w:b/>
        </w:rPr>
        <w:t xml:space="preserve">Author Query 11. </w:t>
      </w:r>
      <w:r>
        <w:t xml:space="preserve">Required section 'Literature' not found</w:t>
      </w:r>
    </w:p>
  </w:comment>
  <w:comment w:id="7" w:author="CopyEditor AI" w:date="2026-10-18T04:55:09+11:00" w:initials="AI">
    <w:p>
      <w:pPr>
        <w:pStyle w:val="CommentText"/>
      </w:pPr>
      <w:r>
        <w:rPr>
          <w:rStyle w:val="CommentReference"/>
        </w:rPr>
        <w:annotationRef/>
      </w:r>
      <w:r>
        <w:rPr>
          <w:b/>
        </w:rPr>
        <w:t xml:space="preserve">Author Query 12. </w:t>
      </w:r>
      <w:r>
        <w:t xml:space="preserve">Required section 'Method' not found</w:t>
      </w:r>
    </w:p>
  </w:comment>
  <w:comment w:id="8" w:author="CopyEditor AI" w:date="2026-10-18T04:55:09+11:00" w:initials="AI">
    <w:p>
      <w:pPr>
        <w:pStyle w:val="CommentText"/>
      </w:pPr>
      <w:r>
        <w:rPr>
          <w:rStyle w:val="CommentReference"/>
        </w:rPr>
        <w:annotationRef/>
      </w:r>
      <w:r>
        <w:rPr>
          <w:b/>
        </w:rPr>
        <w:t xml:space="preserve">Author Query 13. </w:t>
      </w:r>
      <w:r>
        <w:t xml:space="preserve">Required section 'Results' not found</w:t>
      </w:r>
    </w:p>
  </w:comment>
  <w:comment w:id="12" w:author="CopyEditor AI" w:date="2026-10-18T04:55:09+11:00" w:initials="AI">
    <w:p>
      <w:pPr>
        <w:pStyle w:val="CommentText"/>
      </w:pPr>
      <w:r>
        <w:rPr>
          <w:rStyle w:val="CommentReference"/>
        </w:rPr>
        <w:annotationRef/>
      </w:r>
      <w:r>
        <w:rPr>
          <w:b/>
        </w:rPr>
        <w:t xml:space="preserve">Author Query 14. </w:t>
      </w:r>
      <w:r>
        <w:t xml:space="preserve">Required Discussion subsection 'Limitations and Future Research' missing</w:t>
      </w:r>
    </w:p>
  </w:comment>
  <w:comment w:id="11" w:author="CopyEditor AI" w:date="2026-10-18T04:55:09+11:00" w:initials="AI">
    <w:p>
      <w:pPr>
        <w:pStyle w:val="CommentText"/>
      </w:pPr>
      <w:r>
        <w:rPr>
          <w:rStyle w:val="CommentReference"/>
        </w:rPr>
        <w:annotationRef/>
      </w:r>
      <w:r>
        <w:rPr>
          <w:b/>
        </w:rPr>
        <w:t xml:space="preserve">Author Query 15. </w:t>
      </w:r>
      <w:r>
        <w:t xml:space="preserve">Required Discussion subsection 'Theoretical Implications' missing</w:t>
      </w:r>
    </w:p>
  </w:comment>
  <w:comment w:id="10" w:author="CopyEditor AI" w:date="2026-10-18T04:55:09+11:00" w:initials="AI">
    <w:p>
      <w:pPr>
        <w:pStyle w:val="CommentText"/>
      </w:pPr>
      <w:r>
        <w:rPr>
          <w:rStyle w:val="CommentReference"/>
        </w:rPr>
        <w:annotationRef/>
      </w:r>
      <w:r>
        <w:rPr>
          <w:b/>
        </w:rPr>
        <w:t xml:space="preserve">Author Query 16. </w:t>
      </w:r>
      <w:r>
        <w:t xml:space="preserve">Required Discussion subsection 'Practical Implications' missing</w:t>
      </w:r>
    </w:p>
  </w:comment>
  <w:comment w:id="9" w:author="CopyEditor AI" w:date="2026-10-18T04:55:09+11:00" w:initials="AI">
    <w:p>
      <w:pPr>
        <w:pStyle w:val="CommentText"/>
      </w:pPr>
      <w:r>
        <w:rPr>
          <w:rStyle w:val="CommentReference"/>
        </w:rPr>
        <w:annotationRef/>
      </w:r>
      <w:r>
        <w:rPr>
          <w:b/>
        </w:rPr>
        <w:t xml:space="preserve">Author Query 17. </w:t>
      </w:r>
      <w:r>
        <w:t xml:space="preserve">Required section 'Discussion' not found</w:t>
      </w:r>
    </w:p>
  </w:comment>
  <w:comment w:id="24" w:author="CopyEditor AI" w:date="2026-10-18T04:55:09+11:00" w:initials="AI">
    <w:p>
      <w:pPr>
        <w:pStyle w:val="CommentText"/>
      </w:pPr>
      <w:r>
        <w:rPr>
          <w:rStyle w:val="CommentReference"/>
        </w:rPr>
        <w:annotationRef/>
      </w:r>
      <w:r>
        <w:rPr>
          <w:b/>
        </w:rPr>
        <w:t xml:space="preserve">Author Query 18. </w:t>
      </w:r>
      <w:r>
        <w:t xml:space="preserve">[Low] Conclusion
The closing sentence uses a somewhat informal phrase: "make relaxation techniques that can improve people’s lives more effective and widely available." The wording could be tightened for a more academic tone.
Suggestion: Consider a more formal phrasing such as "increase the effectiveness and accessibility of these relaxation techniques."</w:t>
      </w:r>
    </w:p>
  </w:comment>
  <w:comment w:id="13" w:author="CopyEditor AI" w:date="2026-10-18T04:55:09+11:00" w:initials="AI">
    <w:p>
      <w:pPr>
        <w:pStyle w:val="CommentText"/>
      </w:pPr>
      <w:r>
        <w:rPr>
          <w:rStyle w:val="CommentReference"/>
        </w:rPr>
        <w:annotationRef/>
      </w:r>
      <w:r>
        <w:rPr>
          <w:b/>
        </w:rPr>
        <w:t xml:space="preserve">Author Query 19. </w:t>
      </w:r>
      <w:r>
        <w:t xml:space="preserve">Required section 'Acknowledgements' not found</w:t>
      </w:r>
    </w:p>
  </w:comment>
  <w:comment w:id="33" w:author="CopyEditor AI" w:date="2026-10-18T04:55:09+11:00" w:initials="AI">
    <w:p>
      <w:pPr>
        <w:pStyle w:val="CommentText"/>
      </w:pPr>
      <w:r>
        <w:rPr>
          <w:rStyle w:val="CommentReference"/>
        </w:rPr>
        <w:annotationRef/>
      </w:r>
      <w:r>
        <w:rPr>
          <w:b/>
        </w:rPr>
        <w:t xml:space="preserve">Author Query 20. </w:t>
      </w:r>
      <w:r>
        <w:t xml:space="preserve">3 in-text citation(s) have no corresponding reference list entry: Freebird Meditations (2012); Hardy (2017); Lange (1982)</w:t>
      </w:r>
    </w:p>
  </w:comment>
  <w:comment w:id="32" w:author="CopyEditor AI" w:date="2026-10-18T04:55:09+11:00" w:initials="AI">
    <w:p>
      <w:pPr>
        <w:pStyle w:val="CommentText"/>
      </w:pPr>
      <w:r>
        <w:rPr>
          <w:rStyle w:val="CommentReference"/>
        </w:rPr>
        <w:annotationRef/>
      </w:r>
      <w:r>
        <w:rPr>
          <w:b/>
        </w:rPr>
        <w:t xml:space="preserve">Author Query 21. </w:t>
      </w:r>
      <w:r>
        <w:t xml:space="preserve">1 reference(s) not found cited in the body text: Bernstein (1973)</w:t>
      </w:r>
    </w:p>
  </w:comment>
  <w:comment w:id="31" w:author="CopyEditor AI" w:date="2026-10-18T04:55:09+11:00" w:initials="AI">
    <w:p>
      <w:pPr>
        <w:pStyle w:val="CommentText"/>
      </w:pPr>
      <w:r>
        <w:rPr>
          <w:b/>
        </w:rPr>
        <w:t xml:space="preserve">Author Query 22. </w:t>
      </w:r>
      <w:r>
        <w:t xml:space="preserve">The reference list does not appear to be in alphabetical order. APA 7 (JUTLP house style) requires entries to be ordered alphabetically by the first author's surname. For example, “BOTTOMLEY” appears after “Raw” but should come before it. Please reorder the reference list alphabetically by first-author surname.</w:t>
      </w:r>
    </w:p>
  </w:comment>
  <w:comment w:id="14" w:author="CopyEditor AI" w:date="2026-10-18T04:55:09+11:00" w:initials="AI">
    <w:p>
      <w:pPr>
        <w:pStyle w:val="CommentText"/>
      </w:pPr>
      <w:r>
        <w:rPr>
          <w:rStyle w:val="CommentReference"/>
        </w:rPr>
        <w:annotationRef/>
      </w:r>
      <w:r>
        <w:rPr>
          <w:b/>
        </w:rPr>
        <w:t xml:space="preserve">Author Query 23. </w:t>
      </w:r>
      <w:r>
        <w:t xml:space="preserve">Reference list issue summary: 2 citation-consistency warnings; 2 reference-format issues. Please review the reference list before publication.</w:t>
      </w:r>
    </w:p>
  </w:comment>
  <w:comment w:id="34" w:author="CopyEditor AI" w:date="2026-10-18T04:55:09+11:00" w:initials="AI">
    <w:p>
      <w:pPr>
        <w:pStyle w:val="CommentText"/>
      </w:pPr>
      <w:r>
        <w:rPr>
          <w:rStyle w:val="CommentReference"/>
        </w:rPr>
        <w:annotationRef/>
      </w:r>
      <w:r>
        <w:rPr>
          <w:b/>
        </w:rPr>
        <w:t xml:space="preserve">Author Query 24. </w:t>
      </w:r>
      <w:r>
        <w:t xml:space="preserve">Entry 1: we could not confirm this reference automatically — please check it against CrossRef: Achterberg, J. (1985). Imagery in healing. Shambhala Publications.</w:t>
      </w:r>
    </w:p>
  </w:comment>
  <w:comment w:id="35" w:author="CopyEditor AI" w:date="2026-10-18T04:55:09+11:00" w:initials="AI">
    <w:p>
      <w:pPr>
        <w:pStyle w:val="CommentText"/>
      </w:pPr>
      <w:r>
        <w:rPr>
          <w:rStyle w:val="CommentReference"/>
        </w:rPr>
        <w:annotationRef/>
      </w:r>
      <w:r>
        <w:rPr>
          <w:b/>
        </w:rPr>
        <w:t xml:space="preserve">Author Query 25. </w:t>
      </w:r>
      <w:r>
        <w:t xml:space="preserve">Entry 2: CrossRef returned malformed APA output — please verify the DOI manually (10.1037/e515932017-001)</w:t>
      </w:r>
    </w:p>
  </w:comment>
  <w:comment w:id="15" w:author="CopyEditor AI" w:date="2026-10-18T04:55:09+11:00" w:initials="AI">
    <w:p>
      <w:pPr>
        <w:pStyle w:val="CommentText"/>
      </w:pPr>
      <w:r>
        <w:rPr>
          <w:rStyle w:val="CommentReference"/>
        </w:rPr>
        <w:annotationRef/>
      </w:r>
      <w:r>
        <w:rPr>
          <w:b/>
        </w:rPr>
        <w:t xml:space="preserve">Author Query 26. </w:t>
      </w:r>
      <w:r>
        <w:t xml:space="preserve">Entry 2: author format may not follow APA 7 (Surname, F.) — American Psychological Association. (2017). Stress in America: The state of our</w:t>
      </w:r>
    </w:p>
  </w:comment>
  <w:comment w:id="36" w:author="CopyEditor AI" w:date="2026-10-18T04:55:09+11:00" w:initials="AI">
    <w:p>
      <w:pPr>
        <w:pStyle w:val="CommentText"/>
      </w:pPr>
      <w:r>
        <w:rPr>
          <w:rStyle w:val="CommentReference"/>
        </w:rPr>
        <w:annotationRef/>
      </w:r>
      <w:r>
        <w:rPr>
          <w:b/>
        </w:rPr>
        <w:t xml:space="preserve">Author Query 27. </w:t>
      </w:r>
      <w:r>
        <w:t xml:space="preserve">Entry 11: we could not confirm this reference automatically — please check it against CrossRef: Jacobson, E. (1938). Progressive relaxation (2nd ed.). University of Chicago Pre</w:t>
      </w:r>
    </w:p>
  </w:comment>
  <w:comment w:id="37" w:author="CopyEditor AI" w:date="2026-10-18T04:55:09+11:00" w:initials="AI">
    <w:p>
      <w:pPr>
        <w:pStyle w:val="CommentText"/>
      </w:pPr>
      <w:r>
        <w:rPr>
          <w:rStyle w:val="CommentReference"/>
        </w:rPr>
        <w:annotationRef/>
      </w:r>
      <w:r>
        <w:rPr>
          <w:b/>
        </w:rPr>
        <w:t xml:space="preserve">Author Query 28. </w:t>
      </w:r>
      <w:r>
        <w:t xml:space="preserve">Entry 14: CrossRef returned a different year (2014 in reference vs 2012 from DOI) — DOI may point to a different edition or publication; please verify</w:t>
      </w:r>
    </w:p>
  </w:comment>
  <w:comment w:id="38" w:author="CopyEditor AI" w:date="2026-10-18T04:55:09+11:00" w:initials="AI">
    <w:p>
      <w:pPr>
        <w:pStyle w:val="CommentText"/>
      </w:pPr>
      <w:r>
        <w:rPr>
          <w:rStyle w:val="CommentReference"/>
        </w:rPr>
        <w:annotationRef/>
      </w:r>
      <w:r>
        <w:rPr>
          <w:b/>
        </w:rPr>
        <w:t xml:space="preserve">Author Query 29. </w:t>
      </w:r>
      <w:r>
        <w:t xml:space="preserve">Entry 20: we could not confirm this reference automatically — please check it against CrossRef: Utay, J., &amp; Miller, M. (2006). Guided imagery as an effective therapeutic techni</w:t>
      </w:r>
    </w:p>
  </w:comment>
  <w:comment w:id="39" w:author="CopyEditor AI" w:date="2026-10-18T04:55:09+11:00" w:initials="AI">
    <w:p>
      <w:pPr>
        <w:pStyle w:val="CommentText"/>
      </w:pPr>
      <w:r>
        <w:rPr>
          <w:rStyle w:val="CommentReference"/>
        </w:rPr>
        <w:annotationRef/>
      </w:r>
      <w:r>
        <w:rPr>
          <w:b/>
        </w:rPr>
        <w:t xml:space="preserve">Author Query 30. </w:t>
      </w:r>
      <w:r>
        <w:t xml:space="preserve">Entry 21: DOI may not match this reference (CrossRef returned different content) — please verify the DOI is correct</w:t>
      </w:r>
    </w:p>
  </w:comment>
  <w:comment w:id="40" w:author="CopyEditor AI" w:date="2026-10-18T04:55:09+11:00" w:initials="AI">
    <w:p>
      <w:pPr>
        <w:pStyle w:val="CommentText"/>
      </w:pPr>
      <w:r>
        <w:rPr>
          <w:rStyle w:val="CommentReference"/>
        </w:rPr>
        <w:annotationRef/>
      </w:r>
      <w:r>
        <w:rPr>
          <w:b/>
        </w:rPr>
        <w:t xml:space="preserve">Author Query 31. </w:t>
      </w:r>
      <w:r>
        <w:t xml:space="preserve">Entry 23: DOI may not match this reference (CrossRef returned different content) — please verify the DOI is correct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46013" w14:textId="77777777" w:rsidR="00F84622" w:rsidRDefault="00F84622" w:rsidP="00CB541C">
      <w:r>
        <w:separator/>
      </w:r>
    </w:p>
    <w:p w14:paraId="01DA0652" w14:textId="77777777" w:rsidR="00723D84" w:rsidRDefault="00723D84" w:rsidP="00CB541C"/>
  </w:endnote>
  <w:endnote w:type="continuationSeparator" w:id="0">
    <w:p w14:paraId="7F88BC44" w14:textId="77777777" w:rsidR="00F84622" w:rsidRDefault="00F84622" w:rsidP="00CB541C">
      <w:r>
        <w:continuationSeparator/>
      </w:r>
    </w:p>
    <w:p w14:paraId="2A0E1E17" w14:textId="77777777" w:rsidR="00723D84" w:rsidRDefault="00723D84" w:rsidP="00CB54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91DD3A" w14:textId="77777777" w:rsidR="00F84622" w:rsidRDefault="00F84622" w:rsidP="00CB541C">
      <w:r>
        <w:separator/>
      </w:r>
    </w:p>
    <w:p w14:paraId="160F7FCF" w14:textId="77777777" w:rsidR="00723D84" w:rsidRDefault="00723D84" w:rsidP="00CB541C"/>
  </w:footnote>
  <w:footnote w:type="continuationSeparator" w:id="0">
    <w:p w14:paraId="0F23665E" w14:textId="77777777" w:rsidR="00F84622" w:rsidRDefault="00F84622" w:rsidP="00CB541C">
      <w:r>
        <w:continuationSeparator/>
      </w:r>
    </w:p>
    <w:p w14:paraId="1339B79F" w14:textId="77777777" w:rsidR="00723D84" w:rsidRDefault="00723D84" w:rsidP="00CB54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5726839"/>
      <w:docPartObj>
        <w:docPartGallery w:val="Page Numbers (Top of Page)"/>
        <w:docPartUnique/>
      </w:docPartObj>
    </w:sdtPr>
    <w:sdtEndPr>
      <w:rPr>
        <w:rFonts w:ascii="Times New Roman" w:hAnsi="Times New Roman"/>
        <w:noProof/>
        <w:sz w:val="24"/>
      </w:rPr>
    </w:sdtEndPr>
    <w:sdtContent>
      <w:p w14:paraId="623908FA" w14:textId="6A888D8B" w:rsidR="00723D84" w:rsidRDefault="00F857E5" w:rsidP="00CB541C">
        <w:pPr>
          <w:pStyle w:val="Header"/>
          <w:ind w:firstLine="0"/>
          <w:jc w:val="right"/>
        </w:pPr>
        <w:r w:rsidRPr="00E92404">
          <w:fldChar w:fldCharType="begin"/>
        </w:r>
        <w:r w:rsidRPr="00E92404">
          <w:instrText xml:space="preserve"> PAGE   \* MERGEFORMAT </w:instrText>
        </w:r>
        <w:r w:rsidRPr="00E92404">
          <w:fldChar w:fldCharType="separate"/>
        </w:r>
        <w:r w:rsidR="00156956" w:rsidRPr="00E92404">
          <w:rPr>
            <w:noProof/>
          </w:rPr>
          <w:t>12</w:t>
        </w:r>
        <w:r w:rsidRPr="00E92404">
          <w:rPr>
            <w:noProof/>
          </w:rPr>
          <w:fldChar w:fldCharType="end"/>
        </w:r>
      </w:p>
    </w:sdtContent>
  </w:sdt>
  <w:p>
    <w:pPr>
      <w:jc w:val="right"/>
      <w:tabs>
        <w:tab w:val="right" w:pos="9360"/>
      </w:tabs>
    </w:pPr>
    <w:fldSimple w:instr=" PAGE ">
      <w:r>
        <w:rPr>
          <w:rFonts w:ascii="Calibri" w:hAnsi="Calibri" w:cs="Calibri"/>
          <w:sz w:val="22"/>
        </w:rPr>
        <w:t>1</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Look w:val="04A0" w:firstRow="1" w:lastRow="0" w:firstColumn="1" w:lastColumn="0" w:noHBand="0" w:noVBand="1"/>
    </w:tblPr>
    <w:tblGrid>
      <w:gridCol w:w="8312"/>
      <w:gridCol w:w="1048"/>
    </w:tblGrid>
    <w:tr w:rsidR="00206D49" w14:paraId="28857256" w14:textId="77777777">
      <w:tc>
        <w:tcPr>
          <w:tcW w:w="5000" w:type="pct"/>
        </w:tcPr>
        <w:p w14:paraId="4DA65DD0" w14:textId="77777777" w:rsidR="00206D49" w:rsidRDefault="00B85DB9" w:rsidP="00CB541C">
          <w:r>
            <w:t>Running head: GUIDED IMAGERY AND PROGRESSIVE MUSCLE RELAXATION</w:t>
          </w:r>
        </w:p>
        <w:p w14:paraId="0269DDC4" w14:textId="77777777" w:rsidR="00206D49" w:rsidRDefault="00206D49" w:rsidP="00CB541C"/>
      </w:tc>
      <w:tc>
        <w:tcPr>
          <w:tcW w:w="0" w:type="pct"/>
        </w:tcPr>
        <w:p w14:paraId="326D5C94" w14:textId="77777777" w:rsidR="00206D49" w:rsidRDefault="00B85DB9" w:rsidP="00CB541C">
          <w:r>
            <w:fldChar w:fldCharType="begin"/>
          </w:r>
          <w:r>
            <w:instrText>PAGE</w:instrText>
          </w:r>
          <w:r>
            <w:fldChar w:fldCharType="separate"/>
          </w:r>
          <w:r w:rsidR="00F857E5">
            <w:rPr>
              <w:noProof/>
            </w:rPr>
            <w:t>2</w:t>
          </w:r>
          <w:r>
            <w:fldChar w:fldCharType="end"/>
          </w:r>
        </w:p>
      </w:tc>
    </w:tr>
  </w:tbl>
  <w:p w14:paraId="22800C2F" w14:textId="77777777" w:rsidR="00206D49" w:rsidRDefault="00206D49" w:rsidP="00CB541C"/>
  <w:p w14:paraId="2868CACB" w14:textId="77777777" w:rsidR="00723D84" w:rsidRDefault="00723D84" w:rsidP="00CB541C"/>
  <w:p>
    <w:pPr>
      <w:jc w:val="right"/>
      <w:tabs>
        <w:tab w:val="right" w:pos="9360"/>
      </w:tabs>
    </w:pPr>
    <w:fldSimple w:instr=" PAGE ">
      <w:r>
        <w:rPr>
          <w:rFonts w:ascii="Calibri" w:hAnsi="Calibri" w:cs="Calibri"/>
          <w:sz w:val="22"/>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E325E0"/>
    <w:multiLevelType w:val="hybridMultilevel"/>
    <w:tmpl w:val="F4ACEEC2"/>
    <w:lvl w:ilvl="0" w:tplc="6144EA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635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howDel/>
  <w:showInsMarkup/>
  <w:revisionView w:markup="1" w:comments="1" w:displayXMLNames="0" w:showDel="1" w:showInsMarkup="1" w:formatting="1" w:inkAnnotations="1"/>
  <w:rsids>
    <w:rsidRoot w:val="00206D49"/>
    <w:rsid w:val="000210B3"/>
    <w:rsid w:val="00027C7B"/>
    <w:rsid w:val="000337E7"/>
    <w:rsid w:val="000432A2"/>
    <w:rsid w:val="0005435D"/>
    <w:rsid w:val="00057F20"/>
    <w:rsid w:val="00075279"/>
    <w:rsid w:val="000A1868"/>
    <w:rsid w:val="000B131D"/>
    <w:rsid w:val="000E4FEB"/>
    <w:rsid w:val="0011349B"/>
    <w:rsid w:val="00134F65"/>
    <w:rsid w:val="00156956"/>
    <w:rsid w:val="001762D8"/>
    <w:rsid w:val="00190DE7"/>
    <w:rsid w:val="00193121"/>
    <w:rsid w:val="001C20D3"/>
    <w:rsid w:val="001E49FF"/>
    <w:rsid w:val="001F6BA4"/>
    <w:rsid w:val="00206D49"/>
    <w:rsid w:val="0021126A"/>
    <w:rsid w:val="00211CC1"/>
    <w:rsid w:val="00251BB5"/>
    <w:rsid w:val="00261446"/>
    <w:rsid w:val="0026530A"/>
    <w:rsid w:val="00285CD1"/>
    <w:rsid w:val="002B60B5"/>
    <w:rsid w:val="002D4D4C"/>
    <w:rsid w:val="003063EC"/>
    <w:rsid w:val="00321041"/>
    <w:rsid w:val="00323949"/>
    <w:rsid w:val="00337AC6"/>
    <w:rsid w:val="00340485"/>
    <w:rsid w:val="003404F6"/>
    <w:rsid w:val="00361E7C"/>
    <w:rsid w:val="00363E43"/>
    <w:rsid w:val="003759E0"/>
    <w:rsid w:val="0039226B"/>
    <w:rsid w:val="003A0C46"/>
    <w:rsid w:val="003B12CB"/>
    <w:rsid w:val="003B6790"/>
    <w:rsid w:val="003D1C7A"/>
    <w:rsid w:val="003E3BC3"/>
    <w:rsid w:val="003E586F"/>
    <w:rsid w:val="003E6B77"/>
    <w:rsid w:val="00401464"/>
    <w:rsid w:val="0040351A"/>
    <w:rsid w:val="00412D95"/>
    <w:rsid w:val="004277D6"/>
    <w:rsid w:val="004A3D17"/>
    <w:rsid w:val="004A5010"/>
    <w:rsid w:val="004B1235"/>
    <w:rsid w:val="004B1DF7"/>
    <w:rsid w:val="004B64E0"/>
    <w:rsid w:val="004B65ED"/>
    <w:rsid w:val="004C7924"/>
    <w:rsid w:val="004D7F7F"/>
    <w:rsid w:val="004E2754"/>
    <w:rsid w:val="004E4D83"/>
    <w:rsid w:val="00522107"/>
    <w:rsid w:val="005259DD"/>
    <w:rsid w:val="0053041D"/>
    <w:rsid w:val="00531467"/>
    <w:rsid w:val="00542DE9"/>
    <w:rsid w:val="00572992"/>
    <w:rsid w:val="0058132F"/>
    <w:rsid w:val="00592860"/>
    <w:rsid w:val="005A1751"/>
    <w:rsid w:val="005B70EC"/>
    <w:rsid w:val="005C569A"/>
    <w:rsid w:val="005D5FED"/>
    <w:rsid w:val="005E30D7"/>
    <w:rsid w:val="005E7D36"/>
    <w:rsid w:val="005F4614"/>
    <w:rsid w:val="005F76B1"/>
    <w:rsid w:val="00613B39"/>
    <w:rsid w:val="00617377"/>
    <w:rsid w:val="00622F2B"/>
    <w:rsid w:val="00630743"/>
    <w:rsid w:val="00651695"/>
    <w:rsid w:val="006719C2"/>
    <w:rsid w:val="006754B5"/>
    <w:rsid w:val="00685C59"/>
    <w:rsid w:val="006F1C41"/>
    <w:rsid w:val="006F7604"/>
    <w:rsid w:val="00712E08"/>
    <w:rsid w:val="0071590B"/>
    <w:rsid w:val="00723D84"/>
    <w:rsid w:val="0073302D"/>
    <w:rsid w:val="00734D66"/>
    <w:rsid w:val="00743914"/>
    <w:rsid w:val="0075560B"/>
    <w:rsid w:val="007619CE"/>
    <w:rsid w:val="00764990"/>
    <w:rsid w:val="00774044"/>
    <w:rsid w:val="00776FEE"/>
    <w:rsid w:val="00781C05"/>
    <w:rsid w:val="00790D19"/>
    <w:rsid w:val="007B1411"/>
    <w:rsid w:val="007C4B11"/>
    <w:rsid w:val="007F4362"/>
    <w:rsid w:val="00836FCF"/>
    <w:rsid w:val="008520F2"/>
    <w:rsid w:val="00883608"/>
    <w:rsid w:val="00886C06"/>
    <w:rsid w:val="008924BE"/>
    <w:rsid w:val="008A315C"/>
    <w:rsid w:val="008B01BF"/>
    <w:rsid w:val="008E3D00"/>
    <w:rsid w:val="009067F7"/>
    <w:rsid w:val="00915464"/>
    <w:rsid w:val="00931E07"/>
    <w:rsid w:val="00937343"/>
    <w:rsid w:val="00962581"/>
    <w:rsid w:val="009736F3"/>
    <w:rsid w:val="0098400C"/>
    <w:rsid w:val="009A668C"/>
    <w:rsid w:val="009B2CA9"/>
    <w:rsid w:val="009B4245"/>
    <w:rsid w:val="009E3CA0"/>
    <w:rsid w:val="009E70D2"/>
    <w:rsid w:val="00A165FF"/>
    <w:rsid w:val="00A27AEA"/>
    <w:rsid w:val="00A31B06"/>
    <w:rsid w:val="00A35E55"/>
    <w:rsid w:val="00A87BDE"/>
    <w:rsid w:val="00A97D8E"/>
    <w:rsid w:val="00AA02EB"/>
    <w:rsid w:val="00AA4DC9"/>
    <w:rsid w:val="00AB16D7"/>
    <w:rsid w:val="00AC1541"/>
    <w:rsid w:val="00AD717C"/>
    <w:rsid w:val="00AE4464"/>
    <w:rsid w:val="00AF34D7"/>
    <w:rsid w:val="00B143E2"/>
    <w:rsid w:val="00B1484D"/>
    <w:rsid w:val="00B2236F"/>
    <w:rsid w:val="00B349F0"/>
    <w:rsid w:val="00B5701F"/>
    <w:rsid w:val="00B85DB9"/>
    <w:rsid w:val="00BC099A"/>
    <w:rsid w:val="00BE5129"/>
    <w:rsid w:val="00BF504E"/>
    <w:rsid w:val="00C13458"/>
    <w:rsid w:val="00CB541C"/>
    <w:rsid w:val="00CC0514"/>
    <w:rsid w:val="00CC0D48"/>
    <w:rsid w:val="00CE6530"/>
    <w:rsid w:val="00D22C2A"/>
    <w:rsid w:val="00D622C7"/>
    <w:rsid w:val="00D766BC"/>
    <w:rsid w:val="00DA7587"/>
    <w:rsid w:val="00DB31AB"/>
    <w:rsid w:val="00DB41EE"/>
    <w:rsid w:val="00DD17F7"/>
    <w:rsid w:val="00DD3230"/>
    <w:rsid w:val="00DD7B64"/>
    <w:rsid w:val="00DF5192"/>
    <w:rsid w:val="00E00AE1"/>
    <w:rsid w:val="00E13C95"/>
    <w:rsid w:val="00E25035"/>
    <w:rsid w:val="00E56639"/>
    <w:rsid w:val="00E65033"/>
    <w:rsid w:val="00E92404"/>
    <w:rsid w:val="00EE6A5E"/>
    <w:rsid w:val="00EF779D"/>
    <w:rsid w:val="00F22EC5"/>
    <w:rsid w:val="00F54ED0"/>
    <w:rsid w:val="00F57A23"/>
    <w:rsid w:val="00F61B84"/>
    <w:rsid w:val="00F84622"/>
    <w:rsid w:val="00F857E5"/>
    <w:rsid w:val="00FA5614"/>
    <w:rsid w:val="00FD3129"/>
    <w:rsid w:val="00FE59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4:docId w14:val="743FA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693F"/>
    <w:pPr>
      <w:ind w:left="0" w:firstLine="720"/>
      <w:spacing w:line="480" w:lineRule="auto" w:after="0"/>
      <w:jc w:val="left"/>
    </w:pPr>
    <w:rPr>
      <w:rFonts w:ascii="Calibri" w:hAnsi="Calibri" w:cs="Calibri"/>
      <w:sz w:val="22"/>
      <w:szCs w:val="22"/>
    </w:rPr>
  </w:style>
  <w:style w:type="paragraph" w:styleId="Heading1">
    <w:name w:val="heading 1"/>
    <w:basedOn w:val="Normal"/>
    <w:next w:val="Normal"/>
    <w:link w:val="Heading1Char"/>
    <w:uiPriority w:val="9"/>
    <w:qFormat/>
    <w:rsid w:val="00FC693F"/>
    <w:pPr>
      <w:ind w:left="0"/>
      <w:spacing w:line="480" w:lineRule="auto" w:after="0"/>
      <w:keepNext/>
      <w:keepLines/>
      <w:jc w:val="center"/>
      <w:outlineLvl w:val="0"/>
    </w:pPr>
    <w:rPr>
      <w:rFonts w:ascii="Calibri" w:hAnsi="Calibri" w:cs="Calibri"/>
      <w:b/>
      <w:bCs/>
      <w:i w:val="0"/>
      <w:sz w:val="22"/>
      <w:szCs w:val="22"/>
    </w:rPr>
  </w:style>
  <w:style w:type="paragraph" w:styleId="Heading2">
    <w:name w:val="heading 2"/>
    <w:basedOn w:val="Normal"/>
    <w:next w:val="Normal"/>
    <w:link w:val="Heading2Char"/>
    <w:uiPriority w:val="9"/>
    <w:unhideWhenUsed/>
    <w:qFormat/>
    <w:rsid w:val="00FC693F"/>
    <w:pPr>
      <w:ind w:left="0"/>
      <w:spacing w:line="480" w:lineRule="auto" w:after="0"/>
      <w:keepNext/>
      <w:keepLines/>
      <w:jc w:val="left"/>
      <w:outlineLvl w:val="1"/>
    </w:pPr>
    <w:rPr>
      <w:rFonts w:ascii="Calibri" w:hAnsi="Calibri" w:cs="Calibri"/>
      <w:b/>
      <w:bCs/>
      <w:i w:val="0"/>
      <w:sz w:val="22"/>
      <w:szCs w:val="22"/>
    </w:rPr>
  </w:style>
  <w:style w:type="paragraph" w:styleId="Heading3">
    <w:name w:val="heading 3"/>
    <w:basedOn w:val="Normal"/>
    <w:next w:val="Normal"/>
    <w:link w:val="Heading3Char"/>
    <w:uiPriority w:val="9"/>
    <w:unhideWhenUsed/>
    <w:qFormat/>
    <w:rsid w:val="00FC693F"/>
    <w:pPr>
      <w:ind w:left="0"/>
      <w:spacing w:line="480" w:lineRule="auto" w:after="0"/>
      <w:keepNext/>
      <w:keepLines/>
      <w:jc w:val="left"/>
      <w:outlineLvl w:val="2"/>
    </w:pPr>
    <w:rPr>
      <w:rFonts w:ascii="Calibri" w:hAnsi="Calibri" w:cs="Calibri"/>
      <w:b/>
      <w:bCs/>
      <w:i/>
      <w:sz w:val="22"/>
      <w:szCs w:val="22"/>
    </w:rPr>
  </w:style>
  <w:style w:type="paragraph" w:styleId="Heading4">
    <w:name w:val="heading 4"/>
    <w:basedOn w:val="Normal"/>
    <w:next w:val="Normal"/>
    <w:link w:val="Heading4Char"/>
    <w:uiPriority w:val="9"/>
    <w:semiHidden/>
    <w:unhideWhenUsed/>
    <w:qFormat/>
    <w:rsid w:val="00FC693F"/>
    <w:pPr>
      <w:ind w:left="720"/>
      <w:spacing w:line="480" w:lineRule="auto" w:after="0"/>
      <w:keepNext/>
      <w:keepLines/>
      <w:jc w:val="left"/>
      <w:outlineLvl w:val="3"/>
    </w:pPr>
    <w:rPr>
      <w:rFonts w:ascii="Calibri" w:hAnsi="Calibri" w:cs="Calibri"/>
      <w:b/>
      <w:bCs/>
      <w:i w:val="0"/>
      <w:iCs/>
      <w:sz w:val="22"/>
      <w:szCs w:val="22"/>
    </w:rPr>
  </w:style>
  <w:style w:type="paragraph" w:styleId="Heading5">
    <w:name w:val="heading 5"/>
    <w:basedOn w:val="Normal"/>
    <w:next w:val="Normal"/>
    <w:link w:val="Heading5Char"/>
    <w:uiPriority w:val="9"/>
    <w:semiHidden/>
    <w:unhideWhenUsed/>
    <w:qFormat/>
    <w:rsid w:val="00FC693F"/>
    <w:pPr>
      <w:ind w:left="720"/>
      <w:spacing w:line="480" w:lineRule="auto" w:after="0"/>
      <w:keepNext/>
      <w:keepLines/>
      <w:jc w:val="left"/>
      <w:outlineLvl w:val="4"/>
    </w:pPr>
    <w:rPr>
      <w:rFonts w:ascii="Calibri" w:hAnsi="Calibri" w:cs="Calibri"/>
      <w:b/>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itation">
    <w:name w:val="citation"/>
    <w:basedOn w:val="DefaultParagraphFont"/>
  </w:style>
  <w:style w:type="character" w:customStyle="1" w:styleId="Contrib">
    <w:name w:val="Contrib"/>
    <w:basedOn w:val="DefaultParagraphFont"/>
  </w:style>
  <w:style w:type="character" w:customStyle="1" w:styleId="personal-comm">
    <w:name w:val="personal-comm"/>
    <w:basedOn w:val="DefaultParagraphFont"/>
  </w:style>
  <w:style w:type="character" w:customStyle="1" w:styleId="ReferenceBody">
    <w:name w:val="ReferenceBody"/>
    <w:basedOn w:val="DefaultParagraphFont"/>
  </w:style>
  <w:style w:type="character" w:customStyle="1" w:styleId="ContribSection">
    <w:name w:val="ContribSection"/>
    <w:basedOn w:val="DefaultParagraphFont"/>
  </w:style>
  <w:style w:type="character" w:customStyle="1" w:styleId="PrimaryContribGroup">
    <w:name w:val="PrimaryContribGroup"/>
    <w:basedOn w:val="DefaultParagraphFont"/>
  </w:style>
  <w:style w:type="character" w:customStyle="1" w:styleId="Person">
    <w:name w:val="Person"/>
    <w:basedOn w:val="DefaultParagraphFont"/>
  </w:style>
  <w:style w:type="character" w:customStyle="1" w:styleId="Surname">
    <w:name w:val="Surname"/>
    <w:basedOn w:val="DefaultParagraphFont"/>
  </w:style>
  <w:style w:type="character" w:customStyle="1" w:styleId="Initials">
    <w:name w:val="Initials"/>
    <w:basedOn w:val="DefaultParagraphFont"/>
  </w:style>
  <w:style w:type="character" w:customStyle="1" w:styleId="DateSection">
    <w:name w:val="DateSection"/>
    <w:basedOn w:val="DefaultParagraphFont"/>
  </w:style>
  <w:style w:type="character" w:customStyle="1" w:styleId="PublicationDate">
    <w:name w:val="PublicationDate"/>
    <w:basedOn w:val="DefaultParagraphFont"/>
  </w:style>
  <w:style w:type="paragraph" w:styleId="Date">
    <w:name w:val="Date"/>
    <w:basedOn w:val="Normal"/>
    <w:next w:val="Normal"/>
    <w:rsid w:val="00EF7B96"/>
  </w:style>
  <w:style w:type="character" w:customStyle="1" w:styleId="DateCharacter">
    <w:name w:val="Date Character"/>
    <w:basedOn w:val="DefaultParagraphFont"/>
  </w:style>
  <w:style w:type="character" w:customStyle="1" w:styleId="Year">
    <w:name w:val="Year"/>
    <w:basedOn w:val="DefaultParagraphFont"/>
  </w:style>
  <w:style w:type="character" w:customStyle="1" w:styleId="TitleSection">
    <w:name w:val="TitleSection"/>
    <w:basedOn w:val="DefaultParagraphFont"/>
  </w:style>
  <w:style w:type="paragraph" w:styleId="Title">
    <w:name w:val="Title"/>
    <w:basedOn w:val="Normal"/>
    <w:qFormat/>
    <w:rsid w:val="00CB541C"/>
    <w:pPr>
      <w:jc w:val="center"/>
    </w:pPr>
    <w:rPr>
      <w:b/>
    </w:rPr>
  </w:style>
  <w:style w:type="character" w:customStyle="1" w:styleId="TitleCharacter">
    <w:name w:val="Title Character"/>
    <w:basedOn w:val="DefaultParagraphFont"/>
  </w:style>
  <w:style w:type="character" w:customStyle="1" w:styleId="ReferenceBodyStyledTitle">
    <w:name w:val="ReferenceBody_StyledTitle"/>
    <w:basedOn w:val="DefaultParagraphFont"/>
    <w:rPr>
      <w:i/>
      <w:iCs/>
    </w:rPr>
  </w:style>
  <w:style w:type="character" w:customStyle="1" w:styleId="TitleName">
    <w:name w:val="TitleName"/>
    <w:basedOn w:val="DefaultParagraphFont"/>
  </w:style>
  <w:style w:type="character" w:customStyle="1" w:styleId="SourceSection">
    <w:name w:val="SourceSection"/>
    <w:basedOn w:val="DefaultParagraphFont"/>
  </w:style>
  <w:style w:type="character" w:customStyle="1" w:styleId="Publisher">
    <w:name w:val="Publisher"/>
    <w:basedOn w:val="DefaultParagraphFont"/>
  </w:style>
  <w:style w:type="character" w:customStyle="1" w:styleId="PublisherLocation">
    <w:name w:val="PublisherLocation"/>
    <w:basedOn w:val="DefaultParagraphFont"/>
  </w:style>
  <w:style w:type="character" w:customStyle="1" w:styleId="PublisherName">
    <w:name w:val="PublisherName"/>
    <w:basedOn w:val="DefaultParagraphFont"/>
  </w:style>
  <w:style w:type="character" w:customStyle="1" w:styleId="ReferenceBodyStyledText">
    <w:name w:val="ReferenceBody_StyledText"/>
    <w:basedOn w:val="DefaultParagraphFont"/>
    <w:rPr>
      <w:i/>
      <w:iCs/>
    </w:rPr>
  </w:style>
  <w:style w:type="character" w:customStyle="1" w:styleId="Series">
    <w:name w:val="Series"/>
    <w:basedOn w:val="DefaultParagraphFont"/>
  </w:style>
  <w:style w:type="character" w:customStyle="1" w:styleId="ReferenceBodyStyledVolume">
    <w:name w:val="ReferenceBody_StyledVolume"/>
    <w:basedOn w:val="DefaultParagraphFont"/>
    <w:rPr>
      <w:i/>
      <w:iCs/>
    </w:rPr>
  </w:style>
  <w:style w:type="character" w:customStyle="1" w:styleId="Volume">
    <w:name w:val="Volume"/>
    <w:basedOn w:val="DefaultParagraphFont"/>
  </w:style>
  <w:style w:type="character" w:customStyle="1" w:styleId="Pagination">
    <w:name w:val="Pagination"/>
    <w:basedOn w:val="DefaultParagraphFont"/>
  </w:style>
  <w:style w:type="character" w:customStyle="1" w:styleId="FirstPage">
    <w:name w:val="FirstPage"/>
    <w:basedOn w:val="DefaultParagraphFont"/>
  </w:style>
  <w:style w:type="character" w:customStyle="1" w:styleId="LastPage">
    <w:name w:val="LastPage"/>
    <w:basedOn w:val="DefaultParagraphFont"/>
  </w:style>
  <w:style w:type="character" w:customStyle="1" w:styleId="SourceLocation">
    <w:name w:val="SourceLocation"/>
    <w:basedOn w:val="DefaultParagraphFont"/>
  </w:style>
  <w:style w:type="character" w:customStyle="1" w:styleId="Doi">
    <w:name w:val="Doi"/>
    <w:basedOn w:val="DefaultParagraphFont"/>
  </w:style>
  <w:style w:type="character" w:customStyle="1" w:styleId="Collab">
    <w:name w:val="Collab"/>
    <w:basedOn w:val="DefaultParagraphFont"/>
  </w:style>
  <w:style w:type="character" w:customStyle="1" w:styleId="Url">
    <w:name w:val="Url"/>
    <w:basedOn w:val="DefaultParagraphFont"/>
  </w:style>
  <w:style w:type="character" w:customStyle="1" w:styleId="ContribHandle">
    <w:name w:val="ContribHandle"/>
    <w:basedOn w:val="DefaultParagraphFont"/>
  </w:style>
  <w:style w:type="character" w:customStyle="1" w:styleId="Month">
    <w:name w:val="Month"/>
    <w:basedOn w:val="DefaultParagraphFont"/>
  </w:style>
  <w:style w:type="character" w:customStyle="1" w:styleId="Day">
    <w:name w:val="Day"/>
    <w:basedOn w:val="DefaultParagraphFont"/>
  </w:style>
  <w:style w:type="character" w:customStyle="1" w:styleId="TitleAnnotation">
    <w:name w:val="TitleAnnotation"/>
    <w:basedOn w:val="DefaultParagraphFont"/>
  </w:style>
  <w:style w:type="character" w:customStyle="1" w:styleId="Edition">
    <w:name w:val="Edition"/>
    <w:basedOn w:val="DefaultParagraphFont"/>
  </w:style>
  <w:style w:type="character" w:customStyle="1" w:styleId="SecondaryContribGroup">
    <w:name w:val="SecondaryContribGroup"/>
    <w:basedOn w:val="DefaultParagraphFont"/>
  </w:style>
  <w:style w:type="character" w:customStyle="1" w:styleId="ContribRole">
    <w:name w:val="ContribRole"/>
    <w:basedOn w:val="DefaultParagraphFont"/>
  </w:style>
  <w:style w:type="character" w:customStyle="1" w:styleId="Suffix">
    <w:name w:val="Suffix"/>
    <w:basedOn w:val="DefaultParagraphFont"/>
  </w:style>
  <w:style w:type="character" w:customStyle="1" w:styleId="ElocationId">
    <w:name w:val="ElocationId"/>
    <w:basedOn w:val="DefaultParagraphFont"/>
  </w:style>
  <w:style w:type="character" w:styleId="CommentReference">
    <w:name w:val="annotation reference"/>
    <w:basedOn w:val="DefaultParagraphFont"/>
    <w:semiHidden/>
    <w:unhideWhenUsed/>
    <w:rsid w:val="00D766BC"/>
    <w:rPr>
      <w:sz w:val="16"/>
      <w:szCs w:val="16"/>
    </w:rPr>
  </w:style>
  <w:style w:type="paragraph" w:styleId="CommentText">
    <w:name w:val="annotation text"/>
    <w:basedOn w:val="Normal"/>
    <w:link w:val="CommentTextChar"/>
    <w:semiHidden/>
    <w:unhideWhenUsed/>
    <w:rsid w:val="000E4FEB"/>
    <w:rPr>
      <w:sz w:val="20"/>
      <w:szCs w:val="20"/>
    </w:rPr>
  </w:style>
  <w:style w:type="character" w:customStyle="1" w:styleId="CommentTextChar">
    <w:name w:val="Comment Text Char"/>
    <w:basedOn w:val="DefaultParagraphFont"/>
    <w:link w:val="CommentText"/>
    <w:semiHidden/>
    <w:rsid w:val="000E4FEB"/>
  </w:style>
  <w:style w:type="paragraph" w:styleId="CommentSubject">
    <w:name w:val="annotation subject"/>
    <w:basedOn w:val="CommentText"/>
    <w:next w:val="CommentText"/>
    <w:link w:val="CommentSubjectChar"/>
    <w:semiHidden/>
    <w:unhideWhenUsed/>
    <w:rsid w:val="00D766BC"/>
    <w:rPr>
      <w:b/>
      <w:bCs/>
    </w:rPr>
  </w:style>
  <w:style w:type="character" w:customStyle="1" w:styleId="CommentSubjectChar">
    <w:name w:val="Comment Subject Char"/>
    <w:basedOn w:val="CommentTextChar"/>
    <w:link w:val="CommentSubject"/>
    <w:semiHidden/>
    <w:rsid w:val="00D766BC"/>
    <w:rPr>
      <w:b/>
      <w:bCs/>
    </w:rPr>
  </w:style>
  <w:style w:type="paragraph" w:styleId="BalloonText">
    <w:name w:val="Balloon Text"/>
    <w:basedOn w:val="Normal"/>
    <w:link w:val="BalloonTextChar"/>
    <w:rsid w:val="00D766BC"/>
    <w:rPr>
      <w:rFonts w:ascii="Segoe UI" w:hAnsi="Segoe UI" w:cs="Segoe UI"/>
      <w:sz w:val="18"/>
      <w:szCs w:val="18"/>
    </w:rPr>
  </w:style>
  <w:style w:type="character" w:customStyle="1" w:styleId="BalloonTextChar">
    <w:name w:val="Balloon Text Char"/>
    <w:basedOn w:val="DefaultParagraphFont"/>
    <w:link w:val="BalloonText"/>
    <w:rsid w:val="00D766BC"/>
    <w:rPr>
      <w:rFonts w:ascii="Segoe UI" w:hAnsi="Segoe UI" w:cs="Segoe UI"/>
      <w:sz w:val="18"/>
      <w:szCs w:val="18"/>
    </w:rPr>
  </w:style>
  <w:style w:type="paragraph" w:styleId="Header">
    <w:name w:val="header"/>
    <w:basedOn w:val="Normal"/>
    <w:link w:val="HeaderChar"/>
    <w:uiPriority w:val="99"/>
    <w:unhideWhenUsed/>
    <w:rsid w:val="00F857E5"/>
    <w:pPr>
      <w:tabs>
        <w:tab w:val="center" w:pos="4680"/>
        <w:tab w:val="right" w:pos="9360"/>
      </w:tabs>
      <w:contextualSpacing w:val="0"/>
    </w:pPr>
    <w:rPr>
      <w:rFonts w:eastAsiaTheme="minorEastAsia"/>
    </w:rPr>
  </w:style>
  <w:style w:type="character" w:customStyle="1" w:styleId="HeaderChar">
    <w:name w:val="Header Char"/>
    <w:basedOn w:val="DefaultParagraphFont"/>
    <w:link w:val="Header"/>
    <w:uiPriority w:val="99"/>
    <w:rsid w:val="00F857E5"/>
    <w:rPr>
      <w:rFonts w:asciiTheme="minorHAnsi" w:eastAsiaTheme="minorEastAsia" w:hAnsiTheme="minorHAnsi"/>
      <w:sz w:val="22"/>
      <w:szCs w:val="22"/>
    </w:rPr>
  </w:style>
  <w:style w:type="paragraph" w:styleId="Footer">
    <w:name w:val="footer"/>
    <w:basedOn w:val="Normal"/>
    <w:link w:val="FooterChar"/>
    <w:unhideWhenUsed/>
    <w:rsid w:val="00F857E5"/>
    <w:pPr>
      <w:tabs>
        <w:tab w:val="center" w:pos="4680"/>
        <w:tab w:val="right" w:pos="9360"/>
      </w:tabs>
    </w:pPr>
  </w:style>
  <w:style w:type="character" w:customStyle="1" w:styleId="FooterChar">
    <w:name w:val="Footer Char"/>
    <w:basedOn w:val="DefaultParagraphFont"/>
    <w:link w:val="Footer"/>
    <w:rsid w:val="00F857E5"/>
    <w:rPr>
      <w:sz w:val="24"/>
      <w:szCs w:val="24"/>
    </w:rPr>
  </w:style>
  <w:style w:type="paragraph" w:styleId="FootnoteText">
    <w:name w:val="footnote text"/>
    <w:basedOn w:val="Normal"/>
    <w:link w:val="FootnoteTextChar"/>
    <w:semiHidden/>
    <w:unhideWhenUsed/>
    <w:rsid w:val="0098400C"/>
    <w:rPr>
      <w:sz w:val="20"/>
      <w:szCs w:val="20"/>
    </w:rPr>
  </w:style>
  <w:style w:type="character" w:customStyle="1" w:styleId="FootnoteTextChar">
    <w:name w:val="Footnote Text Char"/>
    <w:basedOn w:val="DefaultParagraphFont"/>
    <w:link w:val="FootnoteText"/>
    <w:semiHidden/>
    <w:rsid w:val="0098400C"/>
  </w:style>
  <w:style w:type="character" w:styleId="FootnoteReference">
    <w:name w:val="footnote reference"/>
    <w:basedOn w:val="DefaultParagraphFont"/>
    <w:semiHidden/>
    <w:unhideWhenUsed/>
    <w:rsid w:val="0098400C"/>
    <w:rPr>
      <w:vertAlign w:val="superscript"/>
    </w:rPr>
  </w:style>
  <w:style w:type="character" w:styleId="Hyperlink">
    <w:name w:val="Hyperlink"/>
    <w:basedOn w:val="DefaultParagraphFont"/>
    <w:unhideWhenUsed/>
    <w:rsid w:val="00F54ED0"/>
    <w:rPr>
      <w:color w:val="000000"/>
      <w:u w:val="single"/>
    </w:rPr>
  </w:style>
  <w:style w:type="character" w:customStyle="1" w:styleId="UnresolvedMention1">
    <w:name w:val="Unresolved Mention1"/>
    <w:basedOn w:val="DefaultParagraphFont"/>
    <w:uiPriority w:val="99"/>
    <w:semiHidden/>
    <w:unhideWhenUsed/>
    <w:rsid w:val="00F54ED0"/>
    <w:rPr>
      <w:color w:val="605E5C"/>
      <w:shd w:val="clear" w:color="auto" w:fill="E1DFDD"/>
    </w:rPr>
  </w:style>
  <w:style w:type="character" w:styleId="FollowedHyperlink">
    <w:name w:val="FollowedHyperlink"/>
    <w:basedOn w:val="DefaultParagraphFont"/>
    <w:semiHidden/>
    <w:unhideWhenUsed/>
    <w:rsid w:val="00F54ED0"/>
    <w:rPr>
      <w:color w:val="954F72" w:themeColor="followedHyperlink"/>
      <w:u w:val="single"/>
    </w:rPr>
  </w:style>
  <w:style w:type="paragraph" w:styleId="Revision">
    <w:name w:val="Revision"/>
    <w:hidden/>
    <w:uiPriority w:val="99"/>
    <w:semiHidden/>
    <w:rsid w:val="000E4FEB"/>
    <w:rPr>
      <w:sz w:val="24"/>
      <w:szCs w:val="24"/>
    </w:rPr>
  </w:style>
  <w:style w:type="character" w:customStyle="1" w:styleId="Heading1Char">
    <w:name w:val="Heading 1 Char"/>
    <w:basedOn w:val="DefaultParagraphFont"/>
    <w:link w:val="Heading1"/>
    <w:rsid w:val="00CB541C"/>
    <w:rPr>
      <w:rFonts w:asciiTheme="minorHAnsi" w:hAnsiTheme="minorHAnsi" w:cstheme="minorHAnsi"/>
      <w:b/>
      <w:sz w:val="22"/>
      <w:szCs w:val="22"/>
    </w:rPr>
  </w:style>
  <w:style w:type="character" w:customStyle="1" w:styleId="Heading2Char">
    <w:name w:val="Heading 2 Char"/>
    <w:basedOn w:val="DefaultParagraphFont"/>
    <w:link w:val="Heading2"/>
    <w:rsid w:val="00CB541C"/>
    <w:rPr>
      <w:rFonts w:asciiTheme="minorHAnsi" w:eastAsiaTheme="majorEastAsia" w:hAnsiTheme="minorHAnsi" w:cstheme="minorHAnsi"/>
      <w:b/>
      <w:bCs/>
      <w:sz w:val="22"/>
      <w:szCs w:val="22"/>
    </w:rPr>
  </w:style>
  <w:style w:type="character" w:customStyle="1" w:styleId="Heading3Char">
    <w:name w:val="Heading 3 Char"/>
    <w:basedOn w:val="DefaultParagraphFont"/>
    <w:link w:val="Heading3"/>
    <w:rsid w:val="00622F2B"/>
    <w:rPr>
      <w:rFonts w:asciiTheme="minorHAnsi" w:eastAsiaTheme="majorEastAsia" w:hAnsiTheme="minorHAnsi" w:cstheme="minorHAnsi"/>
      <w:b/>
      <w:bCs/>
      <w:i/>
      <w:iCs/>
      <w:sz w:val="22"/>
      <w:szCs w:val="22"/>
    </w:rPr>
  </w:style>
  <w:style w:type="character" w:customStyle="1" w:styleId="Heading4Char">
    <w:name w:val="Heading 4 Char"/>
    <w:basedOn w:val="DefaultParagraphFont"/>
    <w:link w:val="Heading4"/>
    <w:rsid w:val="00CB541C"/>
    <w:rPr>
      <w:rFonts w:asciiTheme="minorHAnsi" w:eastAsiaTheme="majorEastAsia" w:hAnsiTheme="minorHAnsi" w:cstheme="minorHAnsi"/>
      <w:b/>
      <w:bCs/>
      <w:color w:val="1F3763" w:themeColor="accent1" w:themeShade="7F"/>
      <w:sz w:val="22"/>
      <w:szCs w:val="22"/>
    </w:rPr>
  </w:style>
  <w:style w:type="character" w:customStyle="1" w:styleId="Heading5Char">
    <w:name w:val="Heading 5 Char"/>
    <w:basedOn w:val="DefaultParagraphFont"/>
    <w:link w:val="Heading5"/>
    <w:rsid w:val="00CB541C"/>
    <w:rPr>
      <w:rFonts w:asciiTheme="minorHAnsi" w:eastAsiaTheme="majorEastAsia" w:hAnsiTheme="minorHAnsi" w:cstheme="minorHAnsi"/>
      <w:b/>
      <w:bCs/>
      <w:i/>
      <w:iCs/>
      <w:color w:val="1F3763" w:themeColor="accent1" w:themeShade="7F"/>
      <w:sz w:val="22"/>
      <w:szCs w:val="22"/>
    </w:rPr>
  </w:style>
  <w:style w:type="paragraph" w:styleId="Quote">
    <w:name w:val="Quote"/>
    <w:basedOn w:val="Normal"/>
    <w:next w:val="Normal"/>
    <w:link w:val="QuoteChar"/>
    <w:uiPriority w:val="29"/>
    <w:qFormat/>
    <w:rsid w:val="00FC693F"/>
    <w:pPr>
      <w:spacing w:line="480" w:lineRule="auto" w:after="0"/>
      <w:ind w:left="720" w:right="720" w:firstLine="0"/>
      <w:jc w:val="left"/>
    </w:pPr>
    <w:rPr>
      <w:rFonts w:ascii="Calibri" w:hAnsi="Calibri" w:cs="Calibri"/>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paragraph" w:customStyle="1" w:styleId="AuthorAffiliations">
    <w:name w:val="Author Affiliations"/>
    <w:basedOn w:val="Normal"/>
    <w:pPr>
      <w:ind w:left="0" w:firstLine="0"/>
      <w:spacing w:line="480" w:lineRule="auto" w:after="0"/>
      <w:jc w:val="center"/>
    </w:pPr>
    <w:rPr>
      <w:rFonts w:ascii="Calibri" w:hAnsi="Calibri" w:cs="Calibri"/>
      <w:b w:val="0"/>
      <w:i w:val="0"/>
      <w:sz w:val="22"/>
      <w:szCs w:val="22"/>
    </w:rPr>
  </w:style>
  <w:style w:type="paragraph" w:customStyle="1" w:styleId="Authors">
    <w:name w:val="Authors"/>
    <w:basedOn w:val="Normal"/>
    <w:pPr>
      <w:ind w:left="0" w:firstLine="0"/>
      <w:spacing w:line="480" w:lineRule="auto" w:after="0"/>
      <w:jc w:val="center"/>
    </w:pPr>
    <w:rPr>
      <w:rFonts w:ascii="Calibri" w:hAnsi="Calibri" w:cs="Calibri"/>
      <w:b w:val="0"/>
      <w:i w:val="0"/>
      <w:sz w:val="22"/>
      <w:szCs w:val="22"/>
    </w:rPr>
  </w:style>
  <w:style w:type="paragraph" w:customStyle="1" w:styleId="TableNumber">
    <w:name w:val="Table Number"/>
    <w:basedOn w:val="Normal"/>
    <w:pPr>
      <w:spacing w:line="480" w:lineRule="auto" w:after="0"/>
      <w:keepNext/>
      <w:jc w:val="left"/>
    </w:pPr>
    <w:rPr>
      <w:rFonts w:ascii="Calibri" w:hAnsi="Calibri" w:cs="Calibri"/>
      <w:b/>
      <w:i w:val="0"/>
      <w:sz w:val="22"/>
    </w:rPr>
  </w:style>
  <w:style w:type="paragraph" w:customStyle="1" w:styleId="TableTitle">
    <w:name w:val="Table Title"/>
    <w:basedOn w:val="Normal"/>
    <w:pPr>
      <w:spacing w:line="480" w:lineRule="auto" w:after="0"/>
      <w:keepNext/>
      <w:jc w:val="left"/>
    </w:pPr>
    <w:rPr>
      <w:rFonts w:ascii="Calibri" w:hAnsi="Calibri" w:cs="Calibri"/>
      <w:b w:val="0"/>
      <w:i/>
      <w:sz w:val="22"/>
    </w:rPr>
  </w:style>
  <w:style w:type="paragraph" w:customStyle="1" w:styleId="FigureNumber">
    <w:name w:val="Figure Number"/>
    <w:basedOn w:val="Normal"/>
    <w:pPr>
      <w:spacing w:line="480" w:lineRule="auto" w:after="0"/>
      <w:keepNext/>
      <w:jc w:val="left"/>
    </w:pPr>
    <w:rPr>
      <w:rFonts w:ascii="Calibri" w:hAnsi="Calibri" w:cs="Calibri"/>
      <w:b/>
      <w:i w:val="0"/>
      <w:sz w:val="22"/>
    </w:rPr>
  </w:style>
  <w:style w:type="paragraph" w:customStyle="1" w:styleId="FigureTitle">
    <w:name w:val="Figure Title"/>
    <w:basedOn w:val="Normal"/>
    <w:pPr>
      <w:spacing w:line="480" w:lineRule="auto" w:after="0"/>
      <w:keepNext/>
      <w:jc w:val="left"/>
    </w:pPr>
    <w:rPr>
      <w:rFonts w:ascii="Calibri" w:hAnsi="Calibri" w:cs="Calibri"/>
      <w:b w:val="0"/>
      <w:i/>
      <w:sz w:val="22"/>
    </w:rPr>
  </w:style>
  <w:style w:type="paragraph" w:customStyle="1" w:styleId="APA7ReferenceListEntry">
    <w:name w:val="APA 7 Reference List Entry"/>
    <w:basedOn w:val="Normal"/>
    <w:pPr>
      <w:ind w:left="720" w:hanging="720"/>
      <w:spacing w:line="480" w:lineRule="auto" w:after="0"/>
      <w:jc w:val="left"/>
    </w:pPr>
    <w:rPr>
      <w:rFonts w:ascii="Calibri" w:hAnsi="Calibri" w:cs="Calibri"/>
      <w:sz w:val="22"/>
    </w:rPr>
  </w:style>
  <w:style w:type="paragraph" w:customStyle="1" w:styleId="ArticleTitle">
    <w:name w:val="Article Title"/>
    <w:basedOn w:val="Normal"/>
    <w:pPr>
      <w:ind w:left="0" w:firstLine="0"/>
      <w:spacing w:line="480" w:lineRule="auto" w:after="0"/>
      <w:jc w:val="center"/>
    </w:pPr>
    <w:rPr>
      <w:rFonts w:ascii="Calibri" w:hAnsi="Calibri" w:cs="Calibri"/>
      <w:b/>
      <w:i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607071">
      <w:bodyDiv w:val="1"/>
      <w:marLeft w:val="0"/>
      <w:marRight w:val="0"/>
      <w:marTop w:val="0"/>
      <w:marBottom w:val="0"/>
      <w:divBdr>
        <w:top w:val="none" w:sz="0" w:space="0" w:color="auto"/>
        <w:left w:val="none" w:sz="0" w:space="0" w:color="auto"/>
        <w:bottom w:val="none" w:sz="0" w:space="0" w:color="auto"/>
        <w:right w:val="none" w:sz="0" w:space="0" w:color="auto"/>
      </w:divBdr>
    </w:div>
    <w:div w:id="636641035">
      <w:bodyDiv w:val="1"/>
      <w:marLeft w:val="0"/>
      <w:marRight w:val="0"/>
      <w:marTop w:val="0"/>
      <w:marBottom w:val="0"/>
      <w:divBdr>
        <w:top w:val="none" w:sz="0" w:space="0" w:color="auto"/>
        <w:left w:val="none" w:sz="0" w:space="0" w:color="auto"/>
        <w:bottom w:val="none" w:sz="0" w:space="0" w:color="auto"/>
        <w:right w:val="none" w:sz="0" w:space="0" w:color="auto"/>
      </w:divBdr>
    </w:div>
    <w:div w:id="704790942">
      <w:bodyDiv w:val="1"/>
      <w:marLeft w:val="0"/>
      <w:marRight w:val="0"/>
      <w:marTop w:val="0"/>
      <w:marBottom w:val="0"/>
      <w:divBdr>
        <w:top w:val="none" w:sz="0" w:space="0" w:color="auto"/>
        <w:left w:val="none" w:sz="0" w:space="0" w:color="auto"/>
        <w:bottom w:val="none" w:sz="0" w:space="0" w:color="auto"/>
        <w:right w:val="none" w:sz="0" w:space="0" w:color="auto"/>
      </w:divBdr>
    </w:div>
    <w:div w:id="1381439265">
      <w:bodyDiv w:val="1"/>
      <w:marLeft w:val="0"/>
      <w:marRight w:val="0"/>
      <w:marTop w:val="0"/>
      <w:marBottom w:val="0"/>
      <w:divBdr>
        <w:top w:val="none" w:sz="0" w:space="0" w:color="auto"/>
        <w:left w:val="none" w:sz="0" w:space="0" w:color="auto"/>
        <w:bottom w:val="none" w:sz="0" w:space="0" w:color="auto"/>
        <w:right w:val="none" w:sz="0" w:space="0" w:color="auto"/>
      </w:divBdr>
      <w:divsChild>
        <w:div w:id="1948341710">
          <w:marLeft w:val="0"/>
          <w:marRight w:val="0"/>
          <w:marTop w:val="0"/>
          <w:marBottom w:val="0"/>
          <w:divBdr>
            <w:top w:val="none" w:sz="0" w:space="0" w:color="auto"/>
            <w:left w:val="none" w:sz="0" w:space="0" w:color="auto"/>
            <w:bottom w:val="none" w:sz="0" w:space="0" w:color="auto"/>
            <w:right w:val="none" w:sz="0" w:space="0" w:color="auto"/>
          </w:divBdr>
        </w:div>
      </w:divsChild>
    </w:div>
    <w:div w:id="1437406963">
      <w:bodyDiv w:val="1"/>
      <w:marLeft w:val="0"/>
      <w:marRight w:val="0"/>
      <w:marTop w:val="0"/>
      <w:marBottom w:val="0"/>
      <w:divBdr>
        <w:top w:val="none" w:sz="0" w:space="0" w:color="auto"/>
        <w:left w:val="none" w:sz="0" w:space="0" w:color="auto"/>
        <w:bottom w:val="none" w:sz="0" w:space="0" w:color="auto"/>
        <w:right w:val="none" w:sz="0" w:space="0" w:color="auto"/>
      </w:divBdr>
      <w:divsChild>
        <w:div w:id="1315794992">
          <w:marLeft w:val="0"/>
          <w:marRight w:val="0"/>
          <w:marTop w:val="0"/>
          <w:marBottom w:val="0"/>
          <w:divBdr>
            <w:top w:val="none" w:sz="0" w:space="0" w:color="auto"/>
            <w:left w:val="none" w:sz="0" w:space="0" w:color="auto"/>
            <w:bottom w:val="none" w:sz="0" w:space="0" w:color="auto"/>
            <w:right w:val="none" w:sz="0" w:space="0" w:color="auto"/>
          </w:divBdr>
        </w:div>
        <w:div w:id="177936557">
          <w:marLeft w:val="0"/>
          <w:marRight w:val="0"/>
          <w:marTop w:val="0"/>
          <w:marBottom w:val="0"/>
          <w:divBdr>
            <w:top w:val="none" w:sz="0" w:space="0" w:color="auto"/>
            <w:left w:val="none" w:sz="0" w:space="0" w:color="auto"/>
            <w:bottom w:val="none" w:sz="0" w:space="0" w:color="auto"/>
            <w:right w:val="none" w:sz="0" w:space="0" w:color="auto"/>
          </w:divBdr>
        </w:div>
        <w:div w:id="825632357">
          <w:marLeft w:val="0"/>
          <w:marRight w:val="0"/>
          <w:marTop w:val="0"/>
          <w:marBottom w:val="0"/>
          <w:divBdr>
            <w:top w:val="none" w:sz="0" w:space="0" w:color="auto"/>
            <w:left w:val="none" w:sz="0" w:space="0" w:color="auto"/>
            <w:bottom w:val="none" w:sz="0" w:space="0" w:color="auto"/>
            <w:right w:val="none" w:sz="0" w:space="0" w:color="auto"/>
          </w:divBdr>
        </w:div>
        <w:div w:id="189224315">
          <w:marLeft w:val="0"/>
          <w:marRight w:val="0"/>
          <w:marTop w:val="0"/>
          <w:marBottom w:val="0"/>
          <w:divBdr>
            <w:top w:val="none" w:sz="0" w:space="0" w:color="auto"/>
            <w:left w:val="none" w:sz="0" w:space="0" w:color="auto"/>
            <w:bottom w:val="none" w:sz="0" w:space="0" w:color="auto"/>
            <w:right w:val="none" w:sz="0" w:space="0" w:color="auto"/>
          </w:divBdr>
        </w:div>
        <w:div w:id="1834300414">
          <w:marLeft w:val="0"/>
          <w:marRight w:val="0"/>
          <w:marTop w:val="0"/>
          <w:marBottom w:val="0"/>
          <w:divBdr>
            <w:top w:val="none" w:sz="0" w:space="0" w:color="auto"/>
            <w:left w:val="none" w:sz="0" w:space="0" w:color="auto"/>
            <w:bottom w:val="none" w:sz="0" w:space="0" w:color="auto"/>
            <w:right w:val="none" w:sz="0" w:space="0" w:color="auto"/>
          </w:divBdr>
        </w:div>
        <w:div w:id="640774558">
          <w:marLeft w:val="0"/>
          <w:marRight w:val="0"/>
          <w:marTop w:val="0"/>
          <w:marBottom w:val="0"/>
          <w:divBdr>
            <w:top w:val="none" w:sz="0" w:space="0" w:color="auto"/>
            <w:left w:val="none" w:sz="0" w:space="0" w:color="auto"/>
            <w:bottom w:val="none" w:sz="0" w:space="0" w:color="auto"/>
            <w:right w:val="none" w:sz="0" w:space="0" w:color="auto"/>
          </w:divBdr>
        </w:div>
        <w:div w:id="1987195406">
          <w:marLeft w:val="0"/>
          <w:marRight w:val="0"/>
          <w:marTop w:val="0"/>
          <w:marBottom w:val="0"/>
          <w:divBdr>
            <w:top w:val="none" w:sz="0" w:space="0" w:color="auto"/>
            <w:left w:val="none" w:sz="0" w:space="0" w:color="auto"/>
            <w:bottom w:val="none" w:sz="0" w:space="0" w:color="auto"/>
            <w:right w:val="none" w:sz="0" w:space="0" w:color="auto"/>
          </w:divBdr>
        </w:div>
      </w:divsChild>
    </w:div>
    <w:div w:id="213359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pa.org/news/press/releases/stress/2017/state-nation.pdf" TargetMode="External"/><Relationship Id="rId13" Type="http://schemas.openxmlformats.org/officeDocument/2006/relationships/hyperlink" Target="https://doi.org/10.1016/0738-3991(89)90046-3" TargetMode="External"/><Relationship Id="rId18" Type="http://schemas.openxmlformats.org/officeDocument/2006/relationships/hyperlink" Target="http://doi.org/b54qm3"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037/1072-5245.13.3.273" TargetMode="External"/><Relationship Id="rId7" Type="http://schemas.openxmlformats.org/officeDocument/2006/relationships/endnotes" Target="endnotes.xml"/><Relationship Id="rId12" Type="http://schemas.openxmlformats.org/officeDocument/2006/relationships/hyperlink" Target="https://doi.org/10.1177/1049731506293741" TargetMode="External"/><Relationship Id="rId17" Type="http://schemas.openxmlformats.org/officeDocument/2006/relationships/hyperlink" Target="http://doi.org/dztcdf" TargetMode="External"/><Relationship Id="rId25" Type="http://schemas.openxmlformats.org/officeDocument/2006/relationships/hyperlink" Target="https://doi.org/10.1037/10352-001" TargetMode="External"/><Relationship Id="rId2" Type="http://schemas.openxmlformats.org/officeDocument/2006/relationships/numbering" Target="numbering.xml"/><Relationship Id="rId16" Type="http://schemas.openxmlformats.org/officeDocument/2006/relationships/hyperlink" Target="https://doi.org/10.1080/13548506.2014.1002851" TargetMode="External"/><Relationship Id="rId20" Type="http://schemas.openxmlformats.org/officeDocument/2006/relationships/hyperlink" Target="https://doi.org/10.1111/j.1751-9861.2011.00070.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j.1365-2354.1996.tb00225.x" TargetMode="External"/><Relationship Id="rId24" Type="http://schemas.openxmlformats.org/officeDocument/2006/relationships/hyperlink" Target="http://doi.org/fxfsbq" TargetMode="External"/><Relationship Id="rId5" Type="http://schemas.openxmlformats.org/officeDocument/2006/relationships/webSettings" Target="webSettings.xml"/><Relationship Id="rId15" Type="http://schemas.openxmlformats.org/officeDocument/2006/relationships/hyperlink" Target="http://bit.ly/2D6ux8U" TargetMode="External"/><Relationship Id="rId23" Type="http://schemas.openxmlformats.org/officeDocument/2006/relationships/hyperlink" Target="http://doi.org/fzmtjd" TargetMode="External"/><Relationship Id="rId28" Type="http://schemas.openxmlformats.org/officeDocument/2006/relationships/fontTable" Target="fontTable.xml"/><Relationship Id="rId10" Type="http://schemas.openxmlformats.org/officeDocument/2006/relationships/hyperlink" Target="https://doi.org/10.1177/000992280304200607" TargetMode="External"/><Relationship Id="rId19" Type="http://schemas.openxmlformats.org/officeDocument/2006/relationships/hyperlink" Target="https://doi.org/10.1007/s10865-012-9464-7" TargetMode="External"/><Relationship Id="rId4" Type="http://schemas.openxmlformats.org/officeDocument/2006/relationships/settings" Target="settings.xml"/><Relationship Id="rId9" Type="http://schemas.openxmlformats.org/officeDocument/2006/relationships/hyperlink" Target="https://doi.org/10.1016/0163-8343(94)90021-3" TargetMode="External"/><Relationship Id="rId14" Type="http://schemas.openxmlformats.org/officeDocument/2006/relationships/hyperlink" Target="https://www.youtube.com/watch?v=fDZI-4udE_o" TargetMode="External"/><Relationship Id="rId22" Type="http://schemas.openxmlformats.org/officeDocument/2006/relationships/hyperlink" Target="https://doi.org/10.1089/acm.2005.11.69" TargetMode="External"/><Relationship Id="rId27" Type="http://schemas.openxmlformats.org/officeDocument/2006/relationships/header" Target="header2.xml"/><Relationship Id="rIdComments" Type="http://schemas.openxmlformats.org/officeDocument/2006/relationships/comments" Target="comments.xml"/><Relationship Id="rId30" Type="http://schemas.openxmlformats.org/officeDocument/2006/relationships/hyperlink" Target="https://doi.org/10.1016/0163-8343(94)90021-3" TargetMode="External"/><Relationship Id="rId31" Type="http://schemas.openxmlformats.org/officeDocument/2006/relationships/hyperlink" Target="https://doi.org/10.1177/000992280304200607" TargetMode="External"/><Relationship Id="rId32" Type="http://schemas.openxmlformats.org/officeDocument/2006/relationships/hyperlink" Target="https://doi.org/10.1016/0005-7967(74)90018-7" TargetMode="External"/><Relationship Id="rId33" Type="http://schemas.openxmlformats.org/officeDocument/2006/relationships/hyperlink" Target="https://doi.org/10.1111/j.1365-2354.1996.tb00225.x" TargetMode="External"/><Relationship Id="rId34" Type="http://schemas.openxmlformats.org/officeDocument/2006/relationships/hyperlink" Target="https://doi.org/10.1177/1049731506293741" TargetMode="External"/><Relationship Id="rId35" Type="http://schemas.openxmlformats.org/officeDocument/2006/relationships/hyperlink" Target="https://doi.org/10.1016/0738-3991(89)90046-3" TargetMode="External"/><Relationship Id="rId36" Type="http://schemas.openxmlformats.org/officeDocument/2006/relationships/hyperlink" Target="https://doi.org/10.1080/13548506.2014.1002851" TargetMode="External"/><Relationship Id="rId37" Type="http://schemas.openxmlformats.org/officeDocument/2006/relationships/hyperlink" Target="https://doi.org/10.1002/nur.4770110405" TargetMode="External"/><Relationship Id="rId38" Type="http://schemas.openxmlformats.org/officeDocument/2006/relationships/hyperlink" Target="https://doi.org/10.1300/j137v13n03_04" TargetMode="External"/><Relationship Id="rId39" Type="http://schemas.openxmlformats.org/officeDocument/2006/relationships/hyperlink" Target="https://doi.org/10.1111/j.1751-9861.2011.00070.x" TargetMode="External"/><Relationship Id="rId40" Type="http://schemas.openxmlformats.org/officeDocument/2006/relationships/hyperlink" Target="https://doi.org/10.1037/1072-5245.13.3.273" TargetMode="External"/><Relationship Id="rId41" Type="http://schemas.openxmlformats.org/officeDocument/2006/relationships/hyperlink" Target="https://doi.org/10.1089/acm.2005.11.69" TargetMode="External"/><Relationship Id="rId42" Type="http://schemas.openxmlformats.org/officeDocument/2006/relationships/hyperlink" Target="https://doi.org/10.1002/j.1556-6676.1987.tb0129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DAE2E-9139-4307-874D-86948E0E1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2898</Words>
  <Characters>18862</Characters>
  <Application>Microsoft Office Word</Application>
  <DocSecurity>0</DocSecurity>
  <Lines>157</Lines>
  <Paragraphs>43</Paragraphs>
  <ScaleCrop>false</ScaleCrop>
  <HeadingPairs>
    <vt:vector size="2" baseType="variant">
      <vt:variant>
        <vt:lpstr>Title</vt:lpstr>
      </vt:variant>
      <vt:variant>
        <vt:i4>1</vt:i4>
      </vt:variant>
    </vt:vector>
  </HeadingPairs>
  <TitlesOfParts>
    <vt:vector size="1" baseType="lpstr">
      <vt:lpstr>Student sample paper</vt:lpstr>
    </vt:vector>
  </TitlesOfParts>
  <Company/>
  <LinksUpToDate>false</LinksUpToDate>
  <CharactersWithSpaces>21717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sample paper</dc:title>
  <dc:creator/>
  <cp:lastModifiedBy/>
  <cp:revision>1</cp:revision>
  <dcterms:created xsi:type="dcterms:W3CDTF">2022-02-15T21:10:00Z</dcterms:created>
  <dcterms:modified xsi:type="dcterms:W3CDTF">2024-11-04T20:48:00Z</dcterms:modified>
</cp:coreProperties>
</file>