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Normal"/>
      </w:pPr>
      <w:ins w:id="9650" w:author="CopyEditor AI" w:date="2026-10-18T04:55:09+11:00"/>
    </w:p>
    <w:p>
      <w:pPr>
        <w:pStyle w:val="Normal"/>
      </w:pPr>
      <w:ins w:id="9651" w:author="CopyEditor AI" w:date="2026-10-18T04:55:09+11:00"/>
    </w:p>
    <w:p>
      <w:pPr>
        <w:pStyle w:val="Normal"/>
      </w:pPr>
      <w:ins w:id="9652" w:author="CopyEditor AI" w:date="2026-10-18T04:55:09+11:00"/>
    </w:p>
    <w:p w14:paraId="1E189E50" w14:textId="77777777" w:rsidR="00146089" w:rsidRDefault="003B245B" w:rsidP="00F404C4">
      <w:commentRangeStart w:id="21"/>
      <w:pPr>
        <w:pStyle w:val="ArticleTitle"/>
        <w:keepNext/>
        <w:keepLines/>
        <w:jc w:val="center"/>
        <w:spacing w:line="480" w:lineRule="auto" w:before="0" w:after="0"/>
        <w:ind w:left="0" w:firstLine="0"/>
        <w:pPrChange w:id="9650" w:author="CopyEditor AI" w:date="2026-10-18T04:55:09+11:00">
          <w:pPr>
            <w:pStyle w:val="ArticleTitle"/>
            <w:keepNext/>
            <w:keepLines/>
          </w:pPr>
        </w:pPrChange>
      </w:pPr>
      <w:r w:rsidRPr="00F404C4">
        <w:t xml:space="preserve">Rethinking Emotions in the Context of Infants’ Prosocial Behavior: </w:t>
      </w:r>
      <w:commentRangeEnd w:id="21"/>
      <w:r>
        <w:rPr>
          <w:rStyle w:val="CommentReference"/>
        </w:rPr>
        <w:commentReference w:id="21"/>
      </w:r>
    </w:p>
    <w:p w14:paraId="317E205B" w14:textId="173C5426" w:rsidR="003B245B" w:rsidRPr="00F404C4" w:rsidRDefault="003B245B" w:rsidP="00F404C4">
      <w:pPr>
        <w:pStyle w:val="Heading1"/>
        <w:keepNext/>
        <w:keepLines/>
      </w:pPr>
      <w:r w:rsidRPr="00F404C4">
        <w:t xml:space="preserve">The Role of Positive Emotions and Interest</w:t>
      </w:r>
    </w:p>
    <w:p w14:paraId="397650E7" w14:textId="77777777" w:rsidR="003B245B" w:rsidRPr="00F432CE" w:rsidRDefault="003B245B" w:rsidP="00F404C4">
      <w:pPr>
        <w:jc w:val="left"/>
        <w:rPr>
          <w:rFonts w:cstheme="minorHAnsi"/>
        </w:rPr>
        <w:pPrChange w:id="7300" w:author="CopyEditor AI" w:date="2026-10-18T04:55:09+11:00">
          <w:pPr>
            <w:jc w:val="center"/>
            <w:rPr>
              <w:rFonts w:cstheme="minorHAnsi"/>
            </w:rPr>
          </w:pPr>
        </w:pPrChange>
      </w:pPr>
      <w:r w:rsidRPr="00F432CE">
        <w:rPr>
          <w:rFonts w:cstheme="minorHAnsi"/>
        </w:rPr>
        <w:t>Stuart I. Hammond</w:t>
      </w:r>
      <w:r w:rsidR="00F432CE" w:rsidRPr="00F432CE">
        <w:rPr>
          <w:rFonts w:cstheme="minorHAnsi"/>
          <w:vertAlign w:val="superscript"/>
        </w:rPr>
        <w:t>1</w:t>
      </w:r>
      <w:r w:rsidR="00F432CE" w:rsidRPr="00F432CE">
        <w:rPr>
          <w:rFonts w:cstheme="minorHAnsi"/>
        </w:rPr>
        <w:t xml:space="preserve"> and Jesse K. Drummond</w:t>
      </w:r>
      <w:r w:rsidR="00F432CE" w:rsidRPr="00F432CE">
        <w:rPr>
          <w:rFonts w:cstheme="minorHAnsi"/>
          <w:vertAlign w:val="superscript"/>
        </w:rPr>
        <w:t>2</w:t>
      </w:r>
    </w:p>
    <w:p w14:paraId="0B0A86DD" w14:textId="77777777" w:rsidR="003B245B" w:rsidRPr="00F432CE" w:rsidRDefault="00F432CE" w:rsidP="00F404C4">
      <w:pPr>
        <w:pStyle w:val="AuthorAffiliations"/>
        <w:jc w:val="center"/>
        <w:rPr>
          <w:rFonts w:cstheme="minorHAnsi"/>
        </w:rPr>
        <w:pPrChange w:id="7000" w:author="CopyEditor AI" w:date="2026-10-18T04:55:09+11:00">
          <w:pPr>
            <w:jc w:val="center"/>
            <w:rPr>
              <w:rFonts w:cstheme="minorHAnsi"/>
            </w:rPr>
          </w:pPr>
        </w:pPrChange>
        <w:spacing w:after="0"/>
      </w:pPr>
      <w:r w:rsidRPr="00F432CE">
        <w:rPr>
          <w:rFonts w:cstheme="minorHAnsi"/>
          <w:vertAlign w:val="superscript"/>
        </w:rPr>
        <w:t xml:space="preserve">1 </w:t>
      </w:r>
      <w:r w:rsidRPr="00F432CE">
        <w:rPr>
          <w:rFonts w:cstheme="minorHAnsi"/>
        </w:rPr>
        <w:t xml:space="preserve">School of Psychology, University of Ottawa</w:t>
      </w:r>
    </w:p>
    <w:p w14:paraId="2DE470B4" w14:textId="77777777" w:rsidR="003B245B" w:rsidRPr="00F432CE" w:rsidRDefault="00F432CE" w:rsidP="00F404C4">
      <w:pPr>
        <w:pStyle w:val="AuthorAffiliations"/>
        <w:jc w:val="center"/>
        <w:rPr>
          <w:rFonts w:cstheme="minorHAnsi"/>
        </w:rPr>
        <w:pPrChange w:id="7001" w:author="CopyEditor AI" w:date="2026-10-18T04:55:09+11:00">
          <w:pPr>
            <w:jc w:val="center"/>
            <w:rPr>
              <w:rFonts w:cstheme="minorHAnsi"/>
            </w:rPr>
          </w:pPr>
        </w:pPrChange>
      </w:pPr>
      <w:r w:rsidRPr="00F432CE">
        <w:rPr>
          <w:rFonts w:cstheme="minorHAnsi"/>
          <w:vertAlign w:val="superscript"/>
        </w:rPr>
        <w:t xml:space="preserve">2 </w:t>
      </w:r>
      <w:r w:rsidR="003B245B" w:rsidRPr="00F432CE">
        <w:rPr>
          <w:rFonts w:cstheme="minorHAnsi"/>
        </w:rPr>
        <w:t xml:space="preserve">Portland, Maine, United States</w:t>
      </w:r>
    </w:p>
    <w:p w14:paraId="4E4FEFBA" w14:textId="7C08C1DE" w:rsidR="00F432CE" w:rsidRPr="00F432CE" w:rsidRDefault="00F432CE" w:rsidP="00F404C4">
      <w:pPr>
        <w:pStyle w:val="Heading1"/>
        <w:keepNext/>
        <w:keepLines/>
      </w:pPr>
      <w:r w:rsidRPr="00F432CE">
        <w:t>Author Note</w:t>
      </w:r>
    </w:p>
    <w:p w14:paraId="6BACA296" w14:textId="1EA15363" w:rsidR="00F432CE" w:rsidRPr="00F432CE" w:rsidRDefault="0084761E" w:rsidP="00F432CE">
      <w:pPr>
        <w:ind w:firstLine="720"/>
        <w:rPr>
          <w:rFonts w:cstheme="minorHAnsi"/>
        </w:rPr>
      </w:pPr>
      <w:r w:rsidRPr="0084761E">
        <w:rPr>
          <w:rFonts w:cstheme="minorHAnsi"/>
        </w:rPr>
        <w:t xml:space="preserve">We have no conflicts of interest to disclose. An early version of these ideas was presented at the International Society for Research on Emotion in Berkeley while both authors were at the University of Pittsburgh working with Celia Brownell. Thank you to Celia Brownell and Danny Dukes for comments on a draft of this article. Thank you to Anisa Yan for proofreading and to Françoise Moreau-Johnson at the University of Ottawa’s Centre for Academic Leadership for leading writing groups for faculty.</w:t>
      </w:r>
    </w:p>
    <w:p w14:paraId="58E64389" w14:textId="3A1432EB" w:rsidR="002D7590" w:rsidRDefault="00F432CE" w:rsidP="00F432CE">
      <w:pPr>
        <w:pStyle w:val="Authors"/>
        <w:ind w:firstLine="0" w:left="0"/>
        <w:rPr>
          <w:rStyle w:val="Hyperlink"/>
          <w:rFonts w:cstheme="minorHAnsi"/>
        </w:rPr>
        <w:jc w:val="center"/>
        <w:spacing w:line="480" w:lineRule="auto" w:before="0" w:after="0"/>
        <w:pPrChange w:id="9651" w:author="CopyEditor AI" w:date="2026-10-18T04:55:09+11:00">
          <w:pPr>
            <w:pStyle w:val="Authors"/>
            <w:ind w:firstLine="720"/>
            <w:rPr>
              <w:rStyle w:val="Hyperlink"/>
              <w:rFonts w:cstheme="minorHAnsi"/>
            </w:rPr>
          </w:pPr>
        </w:pPrChange>
      </w:pPr>
      <w:r w:rsidRPr="00F432CE">
        <w:rPr>
          <w:rFonts w:cstheme="minorHAnsi"/>
        </w:rPr>
        <w:t xml:space="preserve">Correspondence concerning this article should be addressed to Stuart I. Hammond, School of Psychology, University of Ottawa, 136 Jean Jacques Lussier, Ottawa, ON K1N 6N5, Canada. Email: </w:t>
      </w:r>
      <w:hyperlink r:id="rId8" w:history="1">
        <w:r w:rsidR="002D7590" w:rsidRPr="001D34DD">
          <w:rPr>
            <w:rStyle w:val="Hyperlink"/>
            <w:rFonts w:cstheme="minorHAnsi"/>
          </w:rPr>
          <w:t>shammond@institution.edu</w:t>
        </w:r>
      </w:hyperlink>
    </w:p>
    <w:p w14:paraId="14B9C01B" w14:textId="626662A6" w:rsidR="00F432CE" w:rsidRPr="00F432CE" w:rsidRDefault="002D7590" w:rsidP="002D7590">
      <w:pPr>
        <w:pStyle w:val="Heading Front Page"/>
        <w:jc w:val="center"/>
        <w:spacing w:line="480" w:lineRule="auto" w:before="0" w:after="0"/>
        <w:ind w:left="0" w:firstLine="0"/>
        <w:pPrChange w:id="9652" w:author="CopyEditor AI" w:date="2026-10-18T04:55:09+11:00">
          <w:pPr>
            <w:pStyle w:val="Heading Front Page"/>
          </w:pPr>
        </w:pPrChange>
      </w:pPr>
      <w:r>
        <w:rPr>
          <w:rStyle w:val="Hyperlink"/>
          <w:rFonts w:cstheme="minorHAnsi"/>
        </w:rPr>
        <w:br w:type="page"/>
      </w:r>
      <w:r w:rsidR="00F432CE" w:rsidRPr="00F432CE">
        <w:lastRenderedPageBreak/>
        <w:t>Abstract</w:t>
      </w:r>
    </w:p>
    <w:p w14:paraId="350B7D6A" w14:textId="552BA840" w:rsidR="00F432CE" w:rsidRPr="00F432CE" w:rsidRDefault="00F432CE" w:rsidP="002D7590">
      <w:pPr>
        <w:pStyle w:val="Front Page Text"/>
        <w:ind w:firstLine="720" w:left="0" w:start="0"/>
        <w:pPrChange w:id="7301" w:author="CopyEditor AI" w:date="2026-10-18T04:55:09+11:00">
          <w:pPr>
            <w:pStyle w:val="Front Page Text"/>
            <w:ind w:firstLine="0"/>
          </w:pPr>
        </w:pPrChange>
      </w:pPr>
      <w:r>
        <w:t xml:space="preserve">Emotions form the foundation of infants’ early social interactions, yet the field’s current understanding of their role in prosocial </w:t>
      </w:r>
      <w:commentRangeStart w:id="22"/>
      <w:del w:id="9653" w:author="CopyEditor AI" w:date="2026-10-18T04:55:09+11:00">
        <w:r>
          <w:delText>behaviors</w:delText>
        </w:r>
      </w:del>
      <w:ins w:id="9654" w:author="CopyEditor AI" w:date="2026-10-18T04:55:09+11:00">
        <w:r>
          <w:t xml:space="preserve">behaviours</w:t>
        </w:r>
      </w:ins>
      <w:commentRangeEnd w:id="22"/>
      <w:r>
        <w:rPr>
          <w:rStyle w:val="CommentReference"/>
        </w:rPr>
        <w:commentReference w:id="22"/>
      </w:r>
      <w:r>
        <w:t xml:space="preserve"> is generally limited to situations of distress and other negative emotions. In the present literature review, we argue that both positive emotions and specifically the emotion of interest play important roles in prosocial </w:t>
      </w:r>
      <w:del w:id="1058" w:author="CopyEditor AI" w:date="2026-10-18T04:55:09+11:00">
        <w:r>
          <w:delText>behavior</w:delText>
        </w:r>
      </w:del>
      <w:ins w:id="1059" w:author="CopyEditor AI" w:date="2026-10-18T04:55:09+11:00">
        <w:r>
          <w:t>behaviour</w:t>
        </w:r>
      </w:ins>
      <w:r>
        <w:t xml:space="preserve"> and development. First, we explore the ways in which positive emotions </w:t>
      </w:r>
      <w:del w:id="9655" w:author="CopyEditor AI" w:date="2026-10-18T04:55:09+11:00">
        <w:r>
          <w:delText>characterize</w:delText>
        </w:r>
      </w:del>
      <w:ins w:id="9656" w:author="CopyEditor AI" w:date="2026-10-18T04:55:09+11:00">
        <w:r>
          <w:t xml:space="preserve">characterise</w:t>
        </w:r>
      </w:ins>
      <w:r>
        <w:t xml:space="preserve"> infants’ everyday prosocial </w:t>
      </w:r>
      <w:del w:id="1060" w:author="CopyEditor AI" w:date="2026-10-18T04:55:09+11:00">
        <w:r>
          <w:delText>behavior</w:delText>
        </w:r>
      </w:del>
      <w:ins w:id="1061" w:author="CopyEditor AI" w:date="2026-10-18T04:55:09+11:00">
        <w:r>
          <w:t>behaviour</w:t>
        </w:r>
      </w:ins>
      <w:r>
        <w:t xml:space="preserve">s and the relationships that support these </w:t>
      </w:r>
      <w:del w:id="9657" w:author="CopyEditor AI" w:date="2026-10-18T04:55:09+11:00">
        <w:r>
          <w:delText>behaviors</w:delText>
        </w:r>
      </w:del>
      <w:ins w:id="9658" w:author="CopyEditor AI" w:date="2026-10-18T04:55:09+11:00">
        <w:r>
          <w:t xml:space="preserve">behaviours</w:t>
        </w:r>
      </w:ins>
      <w:r>
        <w:t xml:space="preserve">. We then examine the emotion of interest and its role in infants’ prosocial </w:t>
      </w:r>
      <w:del w:id="1062" w:author="CopyEditor AI" w:date="2026-10-18T04:55:09+11:00">
        <w:r>
          <w:delText>behavior</w:delText>
        </w:r>
      </w:del>
      <w:ins w:id="1063" w:author="CopyEditor AI" w:date="2026-10-18T04:55:09+11:00">
        <w:r>
          <w:t>behaviour</w:t>
        </w:r>
      </w:ins>
      <w:r>
        <w:t xml:space="preserve">. Next, we </w:t>
      </w:r>
      <w:del w:id="9659" w:author="CopyEditor AI" w:date="2026-10-18T04:55:09+11:00">
        <w:r>
          <w:delText>synthesize</w:delText>
        </w:r>
      </w:del>
      <w:ins w:id="9660" w:author="CopyEditor AI" w:date="2026-10-18T04:55:09+11:00">
        <w:r>
          <w:t xml:space="preserve">synthesise</w:t>
        </w:r>
      </w:ins>
      <w:r>
        <w:t xml:space="preserve"> recent research on positive emotions in early prosocial development and make a first attempt at linking the emotion of interest to prosocial </w:t>
      </w:r>
      <w:del w:id="1064" w:author="CopyEditor AI" w:date="2026-10-18T04:55:09+11:00">
        <w:r>
          <w:delText>behavior</w:delText>
        </w:r>
      </w:del>
      <w:ins w:id="1065" w:author="CopyEditor AI" w:date="2026-10-18T04:55:09+11:00">
        <w:r>
          <w:t>behaviour</w:t>
        </w:r>
      </w:ins>
      <w:r>
        <w:t xml:space="preserve">. We close by discussing future directions for research on prosocial </w:t>
      </w:r>
      <w:del w:id="1066" w:author="CopyEditor AI" w:date="2026-10-18T04:55:09+11:00">
        <w:r>
          <w:delText>behavior</w:delText>
        </w:r>
      </w:del>
      <w:ins w:id="1067" w:author="CopyEditor AI" w:date="2026-10-18T04:55:09+11:00">
        <w:r>
          <w:t>behaviour</w:t>
        </w:r>
      </w:ins>
      <w:r>
        <w:t xml:space="preserve"> with these emotions.</w:t>
      </w:r>
    </w:p>
    <w:p>
      <w:pPr>
        <w:pStyle w:val="Heading Front Page"/>
      </w:pPr>
      <w:ins w:id="7302" w:author="CopyEditor AI" w:date="2026-10-18T04:55:09+11:00">
        <w:r>
          <w:rPr>
            <w:sz w:val="28"/>
            <w:szCs w:val="28"/>
          </w:rPr>
          <w:t>Practitioner Notes</w:t>
        </w:r>
      </w:ins>
    </w:p>
    <w:p>
      <w:pPr>
        <w:pStyle w:val="Practitioner Notes"/>
      </w:pPr>
      <w:ins w:id="7304" w:author="CopyEditor AI" w:date="2026-10-18T04:55:09+11:00">
        <w:r>
          <w:t xml:space="preserve"> </w:t>
        </w:r>
      </w:ins>
    </w:p>
    <w:p w14:paraId="14D7086D" w14:textId="77777777" w:rsidR="00F432CE" w:rsidRPr="00F432CE" w:rsidRDefault="00F432CE" w:rsidP="002D7590">
      <w:pPr>
        <w:pStyle w:val="Heading Front Page"/>
        <w:pPrChange w:id="7140" w:author="CopyEditor AI" w:date="2026-10-18T04:55:09+11:00">
          <w:pPr>
            <w:pStyle w:val="BodyText"/>
          </w:pPr>
        </w:pPrChange>
      </w:pPr>
      <w:del w:id="7142" w:author="CopyEditor AI" w:date="2026-10-18T04:55:09+11:00">
        <w:r>
          <w:delText>Keywords: emotion understanding, interest, social development, prosocial behavior, infants</w:delText>
        </w:r>
      </w:del>
      <w:ins w:id="7143" w:author="CopyEditor AI" w:date="2026-10-18T04:55:09+11:00">
        <w:r>
          <w:t>Keywords</w:t>
        </w:r>
      </w:ins>
    </w:p>
    <w:p>
      <w:pPr>
        <w:pStyle w:val="Front Page Text"/>
      </w:pPr>
      <w:ins w:id="7144" w:author="CopyEditor AI" w:date="2026-10-18T04:55:09+11:00">
        <w:r>
          <w:t>emotion understanding, interest, social development, prosocial behavior, infants</w:t>
        </w:r>
      </w:ins>
    </w:p>
    <w:p w14:paraId="5D8EEAF5" w14:textId="77777777" w:rsidR="00146089" w:rsidRDefault="00F432CE" w:rsidP="00F404C4">
      <w:pPr>
        <w:pStyle w:val="Heading1"/>
        <w:keepNext/>
        <w:keepLines/>
      </w:pPr>
      <w:r>
        <w:t xml:space="preserve">Rethinking Emotions in the Context of Infants’ Prosocial </w:t>
      </w:r>
      <w:del w:id="9661" w:author="CopyEditor AI" w:date="2026-10-18T04:55:09+11:00">
        <w:r>
          <w:delText>Behavior</w:delText>
        </w:r>
      </w:del>
      <w:ins w:id="9662" w:author="CopyEditor AI" w:date="2026-10-18T04:55:09+11:00">
        <w:r>
          <w:t xml:space="preserve">Behaviour</w:t>
        </w:r>
      </w:ins>
      <w:r>
        <w:t xml:space="preserve">: </w:t>
      </w:r>
    </w:p>
    <w:p w14:paraId="4ED89012" w14:textId="4C1C42B5" w:rsidR="00F432CE" w:rsidRPr="00F432CE" w:rsidRDefault="00F432CE" w:rsidP="00F404C4">
      <w:pPr>
        <w:pStyle w:val="Heading1"/>
        <w:keepNext/>
        <w:keepLines/>
      </w:pPr>
      <w:r w:rsidRPr="00F432CE">
        <w:t xml:space="preserve">The Role of Positive Emotions and Interest</w:t>
      </w:r>
    </w:p>
    <w:p w14:paraId="651BDEEC" w14:textId="61950897" w:rsidR="00F432CE" w:rsidRPr="00F432CE" w:rsidRDefault="00F432CE" w:rsidP="002D7590">
      <w:pPr>
        <w:pStyle w:val="BodyText"/>
      </w:pPr>
      <w:r w:rsidRPr="00F432CE">
        <w:t xml:space="preserve">Infants begin to care about and help others early in life. Already in the first year of life, infants cry in response to other infants’ cries (Hoffman, 2000, 2007). Thereafter, they begin to respond to more complex displays of distress and do so in more sophisticated ways, such as by comforting others (e.g., Davidov et al., 2013; Knafo et al., 2008). Alongside these developments, infants begin to help others who are unable to complete simple tasks (e.g., Warneken &amp; Tomasello, 2006) and take part in everyday routines and chores (e.g., Carpendale et al., 2014; Dahl, 2015; Hammond &amp; Brownell, 2018), which can contribute to young children playing an important role in family and community life (e.g., Rogoff, 2014).</w:t>
      </w:r>
    </w:p>
    <w:p w14:paraId="79440283" w14:textId="2708A159" w:rsidR="00F432CE" w:rsidRPr="00F432CE" w:rsidRDefault="00F432CE" w:rsidP="002D7590">
      <w:pPr>
        <w:pStyle w:val="BodyText"/>
      </w:pPr>
      <w:r w:rsidRPr="00F432CE">
        <w:t xml:space="preserve">Broadly speaking, these developments are forms of </w:t>
      </w:r>
      <w:r w:rsidRPr="00146089">
        <w:rPr>
          <w:i/>
          <w:iCs/>
        </w:rPr>
        <w:t/>
      </w:r>
      <w:del w:id="1002" w:author="CopyEditor AI" w:date="2026-10-18T04:55:09+11:00">
        <w:r>
          <w:rPr>
            <w:i/>
            <w:iCs/>
          </w:rPr>
          <w:delText>prosocial behavior</w:delText>
        </w:r>
      </w:del>
      <w:ins w:id="1003" w:author="CopyEditor AI" w:date="2026-10-18T04:55:09+11:00">
        <w:r>
          <w:rPr>
            <w:i/>
            <w:iCs/>
          </w:rPr>
          <w:t>prosocial behaviour</w:t>
        </w:r>
      </w:ins>
      <w:r w:rsidRPr="00F432CE">
        <w:t xml:space="preserve">, voluntary </w:t>
      </w:r>
      <w:del w:id="1000" w:author="CopyEditor AI" w:date="2026-10-18T04:55:09+11:00">
        <w:r>
          <w:delText>behaviors intended</w:delText>
        </w:r>
      </w:del>
      <w:ins w:id="1001" w:author="CopyEditor AI" w:date="2026-10-18T04:55:09+11:00">
        <w:r>
          <w:t>behaviours intended</w:t>
        </w:r>
      </w:ins>
      <w:r>
        <w:t xml:space="preserve"> to help others. Given that emotions are at the foundation of infants’ social development (e.g., Dunn, 2000; Greenspan &amp; Shanker, 2004; Walle &amp; Campos, 2012), emotions should be expected to play an important role in infants’ prosocial development. However, reflecting a larger paradox in the field of early social development, research into the role of emotions is quite limited (Gouin-Décarie et al., 2005; Liszkowski, 2013), and for </w:t>
      </w:r>
      <w:del w:id="1004" w:author="CopyEditor AI" w:date="2026-10-18T04:55:09+11:00">
        <w:r>
          <w:delText>prosocial behavior</w:delText>
        </w:r>
      </w:del>
      <w:ins w:id="1005" w:author="CopyEditor AI" w:date="2026-10-18T04:55:09+11:00">
        <w:r>
          <w:t>prosocial behaviour</w:t>
        </w:r>
      </w:ins>
      <w:r w:rsidR="00146089">
        <w:t xml:space="preserve">, this research is restricted to negative emotions. In other words, emotional </w:t>
      </w:r>
      <w:del w:id="1006" w:author="CopyEditor AI" w:date="2026-10-18T04:55:09+11:00">
        <w:r>
          <w:delText>prosocial behavior</w:delText>
        </w:r>
      </w:del>
      <w:ins w:id="1007" w:author="CopyEditor AI" w:date="2026-10-18T04:55:09+11:00">
        <w:r>
          <w:t>prosocial behaviour</w:t>
        </w:r>
      </w:ins>
      <w:r>
        <w:t xml:space="preserve"> is elicited when others express distress, whereas other forms of </w:t>
      </w:r>
      <w:del w:id="1008" w:author="CopyEditor AI" w:date="2026-10-18T04:55:09+11:00">
        <w:r>
          <w:delText>prosocial behavior</w:delText>
        </w:r>
      </w:del>
      <w:ins w:id="1009" w:author="CopyEditor AI" w:date="2026-10-18T04:55:09+11:00">
        <w:r>
          <w:t>prosocial behaviour</w:t>
        </w:r>
      </w:ins>
      <w:r>
        <w:t xml:space="preserve"> are presumably based on nonemotional structures of understanding.</w:t>
      </w:r>
    </w:p>
    <w:p w14:paraId="41214251" w14:textId="58868DDD" w:rsidR="00146089" w:rsidRDefault="00F432CE" w:rsidP="002D7590">
      <w:pPr>
        <w:pStyle w:val="BodyText"/>
      </w:pPr>
      <w:r w:rsidRPr="00F432CE">
        <w:t xml:space="preserve">In this literature review, we argue that although negative emotions play a crucial role in infants’ prosocial development, early prosocial development is shaped by a wider emotional palette that includes positive emotions and the emotion of interest. A critical examination of the role of emotions in prosocial </w:t>
      </w:r>
      <w:del w:id="1010" w:author="CopyEditor AI" w:date="2026-10-18T04:55:09+11:00">
        <w:r>
          <w:delText>behavior</w:delText>
        </w:r>
      </w:del>
      <w:ins w:id="1011" w:author="CopyEditor AI" w:date="2026-10-18T04:55:09+11:00">
        <w:r>
          <w:t>behaviour</w:t>
        </w:r>
      </w:ins>
      <w:r>
        <w:t xml:space="preserve"> is timely given that, on the basis of recent studies, researchers have claimed that helping others is itself a type of practical emotion understanding (e.g., Reschke, Walle, &amp; Dukes, 2017). </w:t>
      </w:r>
      <w:del w:id="1016" w:author="CopyEditor AI" w:date="2026-10-18T04:55:09+11:00">
        <w:r>
          <w:delText>Recognizing</w:delText>
        </w:r>
      </w:del>
      <w:ins w:id="1017" w:author="CopyEditor AI" w:date="2026-10-18T04:55:09+11:00">
        <w:r>
          <w:t>Recognising</w:t>
        </w:r>
      </w:ins>
      <w:r>
        <w:t xml:space="preserve"> a larger role for emotion in prosocial </w:t>
      </w:r>
      <w:del w:id="1012" w:author="CopyEditor AI" w:date="2026-10-18T04:55:09+11:00">
        <w:r>
          <w:delText>behavior</w:delText>
        </w:r>
      </w:del>
      <w:ins w:id="1013" w:author="CopyEditor AI" w:date="2026-10-18T04:55:09+11:00">
        <w:r>
          <w:t>behaviour</w:t>
        </w:r>
      </w:ins>
      <w:r>
        <w:t xml:space="preserve"> could in turn reveal a greater role for emotion in other aspects of infants’ social </w:t>
      </w:r>
      <w:del w:id="1014" w:author="CopyEditor AI" w:date="2026-10-18T04:55:09+11:00">
        <w:r>
          <w:delText>behavior</w:delText>
        </w:r>
      </w:del>
      <w:ins w:id="1015" w:author="CopyEditor AI" w:date="2026-10-18T04:55:09+11:00">
        <w:r>
          <w:t>behaviour</w:t>
        </w:r>
      </w:ins>
      <w:r>
        <w:t xml:space="preserve"> (Clément &amp; Dukes, 2013).</w:t>
      </w:r>
    </w:p>
    <w:p w14:paraId="33F9F877" w14:textId="2686E8B0" w:rsidR="00F432CE" w:rsidRPr="00F432CE" w:rsidRDefault="00146089" w:rsidP="002D7590">
      <w:pPr>
        <w:pStyle w:val="BodyText"/>
      </w:pPr>
      <w:r>
        <w:t xml:space="preserve">In the first part of this article, we discuss the role of positive emotions in infants’ prosocial development. Positive emotions </w:t>
      </w:r>
      <w:del w:id="9663" w:author="CopyEditor AI" w:date="2026-10-18T04:55:09+11:00">
        <w:r>
          <w:delText>characterize</w:delText>
        </w:r>
      </w:del>
      <w:ins w:id="9664" w:author="CopyEditor AI" w:date="2026-10-18T04:55:09+11:00">
        <w:r>
          <w:t xml:space="preserve">characterise</w:t>
        </w:r>
      </w:ins>
      <w:r>
        <w:t xml:space="preserve"> the majority of infants’ prosocial </w:t>
      </w:r>
      <w:del w:id="1068" w:author="CopyEditor AI" w:date="2026-10-18T04:55:09+11:00">
        <w:r>
          <w:delText>behavior</w:delText>
        </w:r>
      </w:del>
      <w:ins w:id="1069" w:author="CopyEditor AI" w:date="2026-10-18T04:55:09+11:00">
        <w:r>
          <w:t>behaviour</w:t>
        </w:r>
      </w:ins>
      <w:r w:rsidR="007E2DCB">
        <w:t xml:space="preserve">s, and these collaborative social interactions and relationships may contribute to infants’ prosocial </w:t>
      </w:r>
      <w:del w:id="1070" w:author="CopyEditor AI" w:date="2026-10-18T04:55:09+11:00">
        <w:r>
          <w:delText>behavior</w:delText>
        </w:r>
      </w:del>
      <w:ins w:id="1071" w:author="CopyEditor AI" w:date="2026-10-18T04:55:09+11:00">
        <w:r>
          <w:t>behaviour</w:t>
        </w:r>
      </w:ins>
      <w:r>
        <w:t xml:space="preserve"> even in negative contexts. In the second part of this article, we present what is, to our knowledge, the first effort to examine the often-neglected emotion of interest in relation to prosocial </w:t>
      </w:r>
      <w:del w:id="1072" w:author="CopyEditor AI" w:date="2026-10-18T04:55:09+11:00">
        <w:r>
          <w:delText>behavior</w:delText>
        </w:r>
      </w:del>
      <w:ins w:id="1073" w:author="CopyEditor AI" w:date="2026-10-18T04:55:09+11:00">
        <w:r>
          <w:t>behaviour</w:t>
        </w:r>
      </w:ins>
      <w:r>
        <w:t xml:space="preserve">. Infants’ interest in the activities of others motivates some forms of prosocial </w:t>
      </w:r>
      <w:del w:id="1074" w:author="CopyEditor AI" w:date="2026-10-18T04:55:09+11:00">
        <w:r>
          <w:delText>behavior</w:delText>
        </w:r>
      </w:del>
      <w:ins w:id="1075" w:author="CopyEditor AI" w:date="2026-10-18T04:55:09+11:00">
        <w:r>
          <w:t>behaviour</w:t>
        </w:r>
      </w:ins>
      <w:r>
        <w:t xml:space="preserve">, and others’ expressions of interest may contribute to infants’ understanding of how to help. We close the article by noting some directions for future research on positive emotions and the emotion of interest in prosocial </w:t>
      </w:r>
      <w:del w:id="1076" w:author="CopyEditor AI" w:date="2026-10-18T04:55:09+11:00">
        <w:r>
          <w:delText>behavior</w:delText>
        </w:r>
      </w:del>
      <w:ins w:id="1077" w:author="CopyEditor AI" w:date="2026-10-18T04:55:09+11:00">
        <w:r>
          <w:t>behaviour</w:t>
        </w:r>
      </w:ins>
      <w:r>
        <w:t>.</w:t>
      </w:r>
    </w:p>
    <w:p w14:paraId="17BDBB4F" w14:textId="77777777" w:rsidR="00F432CE" w:rsidRPr="00F404C4" w:rsidRDefault="00F432CE" w:rsidP="006521AA">
      <w:pPr>
        <w:pStyle w:val="Heading1"/>
        <w:keepNext/>
        <w:keepLines/>
      </w:pPr>
      <w:r>
        <w:t xml:space="preserve">Positive Emotions and Everyday Prosocial </w:t>
      </w:r>
      <w:del w:id="9665" w:author="CopyEditor AI" w:date="2026-10-18T04:55:09+11:00">
        <w:r>
          <w:delText>Behavior</w:delText>
        </w:r>
      </w:del>
      <w:ins w:id="9666" w:author="CopyEditor AI" w:date="2026-10-18T04:55:09+11:00">
        <w:r>
          <w:t xml:space="preserve">Behaviour</w:t>
        </w:r>
      </w:ins>
    </w:p>
    <w:p w14:paraId="64C78383" w14:textId="13DA61C4" w:rsidR="00F432CE" w:rsidRPr="00F432CE" w:rsidRDefault="00F432CE" w:rsidP="002D7590">
      <w:pPr>
        <w:pStyle w:val="BodyText"/>
      </w:pPr>
      <w:r w:rsidRPr="002D7590">
        <w:rPr>
          <w:rStyle w:val="BodyTextChar"/>
        </w:rPr>
        <w:t xml:space="preserve">An important pathway to understanding the emotive aspects of infants’ prosocial </w:t>
      </w:r>
      <w:del w:id="1078" w:author="CopyEditor AI" w:date="2026-10-18T04:55:09+11:00">
        <w:r>
          <w:rPr>
            <w:rStyle w:val="BodyTextChar"/>
          </w:rPr>
          <w:delText>behavior</w:delText>
        </w:r>
      </w:del>
      <w:ins w:id="1079" w:author="CopyEditor AI" w:date="2026-10-18T04:55:09+11:00">
        <w:r>
          <w:rPr>
            <w:rStyle w:val="BodyTextChar"/>
          </w:rPr>
          <w:t>behaviour</w:t>
        </w:r>
      </w:ins>
      <w:r>
        <w:rPr>
          <w:rStyle w:val="BodyTextChar"/>
        </w:rPr>
        <w:t xml:space="preserve"> has been </w:t>
      </w:r>
      <w:r w:rsidRPr="002D7590">
        <w:rPr>
          <w:rStyle w:val="BodyTextChar"/>
          <w:i/>
          <w:iCs/>
        </w:rPr>
        <w:t>empathy</w:t>
      </w:r>
      <w:r>
        <w:rPr>
          <w:rStyle w:val="BodyTextChar"/>
        </w:rPr>
        <w:t xml:space="preserve">. The various definitions of empathy, from (a) shared emotional states (e.g., Eisenberg et al., 2002) to (b) </w:t>
      </w:r>
      <w:del w:id="9667" w:author="CopyEditor AI" w:date="2026-10-18T04:55:09+11:00">
        <w:r>
          <w:rPr>
            <w:rStyle w:val="BodyTextChar"/>
          </w:rPr>
          <w:delText>recognizing</w:delText>
        </w:r>
      </w:del>
      <w:ins w:id="9668" w:author="CopyEditor AI" w:date="2026-10-18T04:55:09+11:00">
        <w:r>
          <w:rPr>
            <w:rStyle w:val="BodyTextChar"/>
          </w:rPr>
          <w:t xml:space="preserve">recognising</w:t>
        </w:r>
      </w:ins>
      <w:r>
        <w:rPr>
          <w:rStyle w:val="BodyTextChar"/>
        </w:rPr>
        <w:t xml:space="preserve"> others’ feelings (e.g., Hastings et al., 2006) to (c) imagining the emotion that another should feel given their situation (e.g., Davis, 2005; Lishner et al., 2017), typically link empathy to situations that elicit or should elicit negative emotions such as distress. From this foundation, accounts of empathy must confront the problem of why people would choose to connect to others’ misery.</w:t>
      </w:r>
      <w:r w:rsidRPr="002D7590">
        <w:rPr>
          <w:rStyle w:val="BodyTextChar"/>
        </w:rPr>
        <w:footnoteReference w:id="1"/>
      </w:r>
      <w:r w:rsidRPr="002D7590">
        <w:rPr>
          <w:rStyle w:val="BodyTextChar"/>
        </w:rPr>
        <w:t xml:space="preserve"> Infants’ empathy for another’s distress can be overcome by personal distress (e.g., Eisenberg et al., 2014), and their failures to help others are associated with wariness, shame, and comfort seeking (e.g., Drummond et al., 2017; Dunfield et al., 2011; Waugh</w:t>
      </w:r>
      <w:r w:rsidRPr="00F432CE">
        <w:t xml:space="preserve"> &amp; Brownell, 2017). Yet although others’ distress may create salient psychological conditions to care about and help others, there is no definitional stipulation that empathy arises solely in negative contexts (e.g., Telle &amp; Pfister, 2016; Wispé, 1991). In principle, empathy could arise in situations involving positive emotions such as affection and enjoyment (Brownell et al., 2002).</w:t>
      </w:r>
    </w:p>
    <w:p w14:paraId="550D332C" w14:textId="6D426562" w:rsidR="00F432CE" w:rsidRPr="00F432CE" w:rsidRDefault="00F432CE" w:rsidP="002D7590">
      <w:pPr>
        <w:pStyle w:val="BodyText"/>
      </w:pPr>
      <w:r>
        <w:t xml:space="preserve">Fortunately, the experience of others’ distress is relatively rare in infants’ lives (Zahn-Waxler et al., 1992). Research on the prosocial </w:t>
      </w:r>
      <w:del w:id="9669" w:author="CopyEditor AI" w:date="2026-10-18T04:55:09+11:00">
        <w:r>
          <w:delText>behaviors</w:delText>
        </w:r>
      </w:del>
      <w:ins w:id="9670" w:author="CopyEditor AI" w:date="2026-10-18T04:55:09+11:00">
        <w:r>
          <w:t xml:space="preserve">behaviours</w:t>
        </w:r>
      </w:ins>
      <w:r>
        <w:t xml:space="preserve"> that are typical of infants’ daily experience suggest that these </w:t>
      </w:r>
      <w:del w:id="9671" w:author="CopyEditor AI" w:date="2026-10-18T04:55:09+11:00">
        <w:r>
          <w:delText>behaviors</w:delText>
        </w:r>
      </w:del>
      <w:ins w:id="9672" w:author="CopyEditor AI" w:date="2026-10-18T04:55:09+11:00">
        <w:r>
          <w:t xml:space="preserve">behaviours</w:t>
        </w:r>
      </w:ins>
      <w:r>
        <w:t xml:space="preserve"> occur in situations involving collaboration with parents, such as cleaning up and participating in routines and chores (e.g., Carpendale et al., 2014; Dahl, 2015; Hammond &amp; Brownell, 2018; Rheingold, 1982). At first glance, daily routines might seem to be unemotional. However, although this research is not explicitly oriented to examining emotion, the context of early prosocial </w:t>
      </w:r>
      <w:del w:id="1080" w:author="CopyEditor AI" w:date="2026-10-18T04:55:09+11:00">
        <w:r>
          <w:delText>behavior</w:delText>
        </w:r>
      </w:del>
      <w:ins w:id="1081" w:author="CopyEditor AI" w:date="2026-10-18T04:55:09+11:00">
        <w:r>
          <w:t>behaviour</w:t>
        </w:r>
      </w:ins>
      <w:r>
        <w:t xml:space="preserve"> seems to be </w:t>
      </w:r>
      <w:del w:id="9673" w:author="CopyEditor AI" w:date="2026-10-18T04:55:09+11:00">
        <w:r>
          <w:delText>characterized</w:delText>
        </w:r>
      </w:del>
      <w:ins w:id="9674" w:author="CopyEditor AI" w:date="2026-10-18T04:55:09+11:00">
        <w:r>
          <w:t xml:space="preserve">characterised</w:t>
        </w:r>
      </w:ins>
      <w:r>
        <w:t xml:space="preserve"> by positive emotions (Dahl et al., 2011).</w:t>
      </w:r>
    </w:p>
    <w:p w14:paraId="7670FF1D" w14:textId="21C82DC6" w:rsidR="00F432CE" w:rsidRPr="00F432CE" w:rsidRDefault="00F432CE" w:rsidP="002D7590">
      <w:pPr>
        <w:pStyle w:val="BodyText"/>
      </w:pPr>
      <w:r w:rsidRPr="00F432CE">
        <w:t xml:space="preserve">When cleaning the house, feeding pets, or gardening, parents are rarely experiencing emotions that require infants’ concern or intervention. However, infants’ efforts to help in these contexts often show cheerfulness, or what Rheingold (1982) called “alacrity.” Similarly, Kochanska (2002) remarked on infants’ committed compliance, wherein infants follow parental requests to work on</w:t>
      </w:r>
      <w:r w:rsidR="005A06C1">
        <w:rPr>
          <w:rStyle w:val="CommentReference"/>
        </w:rPr>
        <w:t xml:space="preserve"> </w:t>
      </w:r>
      <w:r>
        <w:t xml:space="preserve">tasks such as cleanup and abide by parental prohibitions such as not touching certain objects with “satisfaction, pride, and positive emotion” (p. 339), as opposed to situational compliance, which is “merely in response to the immediate control and with mostly neutral affect” (p. 339). Longitudinally, committed compliance is related to more prosocial </w:t>
      </w:r>
      <w:del w:id="9675" w:author="CopyEditor AI" w:date="2026-10-18T04:55:09+11:00">
        <w:r>
          <w:delText>behaviors</w:delText>
        </w:r>
      </w:del>
      <w:ins w:id="9676" w:author="CopyEditor AI" w:date="2026-10-18T04:55:09+11:00">
        <w:r>
          <w:t xml:space="preserve">behaviours</w:t>
        </w:r>
      </w:ins>
      <w:r>
        <w:t xml:space="preserve"> even when parents are not present.</w:t>
      </w:r>
    </w:p>
    <w:p w14:paraId="67F7FD75" w14:textId="113E22AF" w:rsidR="00F432CE" w:rsidRPr="00F432CE" w:rsidRDefault="00F432CE" w:rsidP="002D7590">
      <w:pPr>
        <w:pStyle w:val="BodyText"/>
      </w:pPr>
      <w:r w:rsidRPr="00F432CE">
        <w:t xml:space="preserve">If infants’ prosocial </w:t>
      </w:r>
      <w:del w:id="1018" w:author="CopyEditor AI" w:date="2026-10-18T04:55:09+11:00">
        <w:r>
          <w:delText>behavior</w:delText>
        </w:r>
      </w:del>
      <w:ins w:id="1019" w:author="CopyEditor AI" w:date="2026-10-18T04:55:09+11:00">
        <w:r>
          <w:t>behaviour</w:t>
        </w:r>
      </w:ins>
      <w:r>
        <w:t xml:space="preserve"> and development are mostly occurring in positive emotional contexts, this suggests very different ecological commitments, that is, predictions and expectations about </w:t>
      </w:r>
      <w:del w:id="1020" w:author="CopyEditor AI" w:date="2026-10-18T04:55:09+11:00">
        <w:r>
          <w:delText>behavior</w:delText>
        </w:r>
      </w:del>
      <w:ins w:id="1021" w:author="CopyEditor AI" w:date="2026-10-18T04:55:09+11:00">
        <w:r>
          <w:t>behaviour</w:t>
        </w:r>
      </w:ins>
      <w:r>
        <w:t xml:space="preserve"> for theories of prosocial development (see Dahl, 2017; Rogoff et al., 2018). In theories where the primary emotional context of prosocial </w:t>
      </w:r>
      <w:del w:id="1022" w:author="CopyEditor AI" w:date="2026-10-18T04:55:09+11:00">
        <w:r>
          <w:delText>behavior</w:delText>
        </w:r>
      </w:del>
      <w:ins w:id="1023" w:author="CopyEditor AI" w:date="2026-10-18T04:55:09+11:00">
        <w:r>
          <w:t>behaviour</w:t>
        </w:r>
      </w:ins>
      <w:r>
        <w:t xml:space="preserve"> is expected to be negative, the challenge is to explain why infants engage with and help others in otherwise aversive situations. Given that in most families these situations are rare, an additional challenge is explaining how these </w:t>
      </w:r>
      <w:del w:id="9677" w:author="CopyEditor AI" w:date="2026-10-18T04:55:09+11:00">
        <w:r>
          <w:delText>behaviors</w:delText>
        </w:r>
      </w:del>
      <w:ins w:id="9678" w:author="CopyEditor AI" w:date="2026-10-18T04:55:09+11:00">
        <w:r>
          <w:t xml:space="preserve">behaviours</w:t>
        </w:r>
      </w:ins>
      <w:r>
        <w:t xml:space="preserve"> are learned, as there a few opportunities for </w:t>
      </w:r>
      <w:del w:id="9679" w:author="CopyEditor AI" w:date="2026-10-18T04:55:09+11:00">
        <w:r>
          <w:delText>socialization</w:delText>
        </w:r>
      </w:del>
      <w:ins w:id="9680" w:author="CopyEditor AI" w:date="2026-10-18T04:55:09+11:00">
        <w:r>
          <w:t xml:space="preserve">socialisation</w:t>
        </w:r>
      </w:ins>
      <w:r>
        <w:t xml:space="preserve"> (Warneken &amp; Tomasello, 2006). In contrast, in the commonplace helping </w:t>
      </w:r>
      <w:del w:id="9681" w:author="CopyEditor AI" w:date="2026-10-18T04:55:09+11:00">
        <w:r>
          <w:delText>characterized</w:delText>
        </w:r>
      </w:del>
      <w:ins w:id="9682" w:author="CopyEditor AI" w:date="2026-10-18T04:55:09+11:00">
        <w:r>
          <w:t xml:space="preserve">characterised</w:t>
        </w:r>
      </w:ins>
      <w:r>
        <w:t xml:space="preserve"> by positive emotions, there are many opportunities for infants to engage with others’ internal states and for parents to </w:t>
      </w:r>
      <w:del w:id="9683" w:author="CopyEditor AI" w:date="2026-10-18T04:55:09+11:00">
        <w:r>
          <w:delText>socialize</w:delText>
        </w:r>
      </w:del>
      <w:ins w:id="9684" w:author="CopyEditor AI" w:date="2026-10-18T04:55:09+11:00">
        <w:r>
          <w:t xml:space="preserve">socialise</w:t>
        </w:r>
      </w:ins>
      <w:r>
        <w:t xml:space="preserve"> prosocial </w:t>
      </w:r>
      <w:del w:id="9685" w:author="CopyEditor AI" w:date="2026-10-18T04:55:09+11:00">
        <w:r>
          <w:delText>behaviors</w:delText>
        </w:r>
      </w:del>
      <w:ins w:id="9686" w:author="CopyEditor AI" w:date="2026-10-18T04:55:09+11:00">
        <w:r>
          <w:t xml:space="preserve">behaviours</w:t>
        </w:r>
      </w:ins>
      <w:r>
        <w:t xml:space="preserve"> (Brownell, 2016) through praise and encouragement (e.g., Dahl, 2015) and supportive </w:t>
      </w:r>
      <w:del w:id="9687" w:author="CopyEditor AI" w:date="2026-10-18T04:55:09+11:00">
        <w:r>
          <w:delText>socialization</w:delText>
        </w:r>
      </w:del>
      <w:ins w:id="9688" w:author="CopyEditor AI" w:date="2026-10-18T04:55:09+11:00">
        <w:r>
          <w:t xml:space="preserve">socialisation</w:t>
        </w:r>
      </w:ins>
      <w:r>
        <w:t xml:space="preserve"> strategies such as scaffolding (Hammond &amp; Carpendale, 2015; Pettygrove et al., 2013; Rogoff, 2003). Perhaps for all the aforementioned reasons, infants’ competency in positive interactions is greater than in interactions involving negative emotions (e.g., Reschke, Walle, et al., 2017; Walle &amp; Campos, 2012).</w:t>
      </w:r>
    </w:p>
    <w:p w14:paraId="2FC37082" w14:textId="33A8FE73" w:rsidR="00F432CE" w:rsidRPr="00F432CE" w:rsidRDefault="00F432CE" w:rsidP="002D7590">
      <w:pPr>
        <w:pStyle w:val="BodyText"/>
      </w:pPr>
      <w:r>
        <w:t xml:space="preserve">Given infants’ positive emotions when helping, parents may encounter the problem of managing the participation of their enthusiastic yet unskilled infants (see Hammond, 2014; Hammond &amp; Brownell, 2018; Rheingold, 1982). Ironically, negative emotions may arise in these situations if a parent restricts their infant from helping (Forman, 2007). The positive relationships that </w:t>
      </w:r>
      <w:del w:id="9689" w:author="CopyEditor AI" w:date="2026-10-18T04:55:09+11:00">
        <w:r>
          <w:delText>characterize</w:delText>
        </w:r>
      </w:del>
      <w:ins w:id="9690" w:author="CopyEditor AI" w:date="2026-10-18T04:55:09+11:00">
        <w:r>
          <w:t xml:space="preserve">characterise</w:t>
        </w:r>
      </w:ins>
      <w:r>
        <w:t xml:space="preserve"> daily life may also contribute to infants’ ability to help others in distress. Infants’ expressions of concern and attempts to comfort others are most often directed at family members (e.g., Davidov et al., 2013). If a relationship with another person is often a positive one, then care and comfort could be a matter of repair and restoration to a positive state (see De Jaegher, 2009; Warneken et al., 2006). Furthermore, although negative emotions (and other emotions) in isolation can seem mysterious, irrational, unwarranted, or even frightening (Walle &amp; Campos, 2012), infants may prove more willing or able to commune with these emotions when they are seen in the face of a loved one, representing the emotional and mental states not of a foreign “other” but of the familiar “mom” (Shanon, 2008).</w:t>
      </w:r>
    </w:p>
    <w:p w14:paraId="77C0007E" w14:textId="77777777" w:rsidR="00F432CE" w:rsidRPr="00F432CE" w:rsidRDefault="00F432CE" w:rsidP="006521AA">
      <w:pPr>
        <w:pStyle w:val="Heading1"/>
        <w:keepNext/>
        <w:keepLines/>
      </w:pPr>
      <w:r>
        <w:t xml:space="preserve">Interest as an Emotion and Its Role in Prosocial </w:t>
      </w:r>
      <w:del w:id="9691" w:author="CopyEditor AI" w:date="2026-10-18T04:55:09+11:00">
        <w:r>
          <w:delText>Behavior</w:delText>
        </w:r>
      </w:del>
      <w:ins w:id="9692" w:author="CopyEditor AI" w:date="2026-10-18T04:55:09+11:00">
        <w:r>
          <w:t xml:space="preserve">Behaviour</w:t>
        </w:r>
      </w:ins>
    </w:p>
    <w:p w14:paraId="1BDFD6BD" w14:textId="1AE655B8" w:rsidR="00F432CE" w:rsidRPr="00F432CE" w:rsidRDefault="00F432CE" w:rsidP="002D7590">
      <w:pPr>
        <w:pStyle w:val="BodyText"/>
      </w:pPr>
      <w:r w:rsidRPr="00F432CE">
        <w:t xml:space="preserve">In highlighting the role of positive emotions in prosocial </w:t>
      </w:r>
      <w:del w:id="1024" w:author="CopyEditor AI" w:date="2026-10-18T04:55:09+11:00">
        <w:r>
          <w:delText>behavior</w:delText>
        </w:r>
      </w:del>
      <w:ins w:id="1025" w:author="CopyEditor AI" w:date="2026-10-18T04:55:09+11:00">
        <w:r>
          <w:t>behaviour</w:t>
        </w:r>
      </w:ins>
      <w:r>
        <w:t xml:space="preserve">, we alluded to infants’ interest in the activity of others (Carpendale et al., 2014; Rheingold, 1982). In this section, we argue that </w:t>
      </w:r>
      <w:r w:rsidRPr="006F40DF">
        <w:rPr>
          <w:i/>
          <w:iCs/>
        </w:rPr>
        <w:t>interest</w:t>
      </w:r>
      <w:r w:rsidRPr="00F432CE">
        <w:t xml:space="preserve"> is worthy of consideration as an emotion, albeit an atypical one, and one that is involved in infants’ prosocial </w:t>
      </w:r>
      <w:del w:id="1026" w:author="CopyEditor AI" w:date="2026-10-18T04:55:09+11:00">
        <w:r>
          <w:delText>behavior</w:delText>
        </w:r>
      </w:del>
      <w:ins w:id="1027" w:author="CopyEditor AI" w:date="2026-10-18T04:55:09+11:00">
        <w:r>
          <w:t>behaviour</w:t>
        </w:r>
      </w:ins>
      <w:r>
        <w:t xml:space="preserve">. As we noted earlier, infants typically engage in some forms of prosocial </w:t>
      </w:r>
      <w:del w:id="1028" w:author="CopyEditor AI" w:date="2026-10-18T04:55:09+11:00">
        <w:r>
          <w:delText>behavior</w:delText>
        </w:r>
      </w:del>
      <w:ins w:id="1029" w:author="CopyEditor AI" w:date="2026-10-18T04:55:09+11:00">
        <w:r>
          <w:t>behaviour</w:t>
        </w:r>
      </w:ins>
      <w:r>
        <w:t xml:space="preserve"> that are regarded as emotional and others that are regarded as unemotional. An interpretation of a prosocial </w:t>
      </w:r>
      <w:del w:id="1030" w:author="CopyEditor AI" w:date="2026-10-18T04:55:09+11:00">
        <w:r>
          <w:delText>behavior</w:delText>
        </w:r>
      </w:del>
      <w:ins w:id="1031" w:author="CopyEditor AI" w:date="2026-10-18T04:55:09+11:00">
        <w:r>
          <w:t>behaviour</w:t>
        </w:r>
      </w:ins>
      <w:r>
        <w:t xml:space="preserve"> as emotional or unemotional may arise from a larger conceptual framework about the nature of emotion wherein human actions can involve emotion in some situations and can involve no emotion in other situations (Russell, 2015). However, if interest is regarded as an emotion, then many emotionally neutral prosocial situations are in fact emotional.</w:t>
      </w:r>
    </w:p>
    <w:p w14:paraId="753DD8F7" w14:textId="634BFEB4" w:rsidR="00F432CE" w:rsidRPr="00F432CE" w:rsidRDefault="00F432CE" w:rsidP="002D7590">
      <w:pPr>
        <w:pStyle w:val="BodyText"/>
      </w:pPr>
      <w:r>
        <w:t xml:space="preserve">Interest is typically excluded from developmental research on emotions, which examines emotions such as sadness, happiness, surprise, and anger (e.g., Caron et al., 1985; Denham, 1986; Lopez et al., 2017; Quinn et al., 2011). These emotions are drawn from Ekman’s pioneering research—in which a set of facial expressions </w:t>
      </w:r>
      <w:del w:id="9693" w:author="CopyEditor AI" w:date="2026-10-18T04:55:09+11:00">
        <w:r>
          <w:delText>recognized</w:delText>
        </w:r>
      </w:del>
      <w:ins w:id="9694" w:author="CopyEditor AI" w:date="2026-10-18T04:55:09+11:00">
        <w:r>
          <w:t xml:space="preserve">recognised</w:t>
        </w:r>
      </w:ins>
      <w:r>
        <w:t xml:space="preserve"> by adults across cultures expresses a set of universal emotions (Ekman &amp; Cordaro, 2011)—that has grown into something resembling a textbook theory in much of developmental psychology (e.g., Nelson &amp; Russell, 2013). Ekman (1992) expressed doubts over interest being an emotion, and only a small number of contemporary researchers study the emotion of interest (e.g., Camras et al., 2002; Clément &amp; Dukes, 2013; B. S. Izard &amp; Izard, 1977; C. E. Izard, 2007, 2010; Silvia, 2006; see also </w:t>
      </w:r>
      <w:del w:id="1032" w:author="CopyEditor AI" w:date="2026-10-18T04:55:09+11:00">
        <w:r>
          <w:delText>Panskepp</w:delText>
        </w:r>
      </w:del>
      <w:ins w:id="1033" w:author="CopyEditor AI" w:date="2026-10-18T04:55:09+11:00">
        <w:r>
          <w:t>Panksepp</w:t>
        </w:r>
      </w:ins>
      <w:r w:rsidR="00434D09">
        <w:t xml:space="preserve">, 1998, on the emotion of seeking), although historically pragmatic theorists like Dewey and Mead (Ward &amp; Throop, 1989) and developmentalist Piaget regarded interest as an important human emotion (see Sokol &amp; Hammond, 2009).</w:t>
      </w:r>
    </w:p>
    <w:p w14:paraId="60B9606F" w14:textId="3962093F" w:rsidR="00F432CE" w:rsidRPr="00F432CE" w:rsidRDefault="00F432CE" w:rsidP="002D7590">
      <w:pPr>
        <w:pStyle w:val="BodyText"/>
      </w:pPr>
      <w:r>
        <w:t xml:space="preserve">Central to interest, but also central to its exclusion from many accounts of emotion, is its transcendence of the cognitive–affective–motivational split that has </w:t>
      </w:r>
      <w:del w:id="9695" w:author="CopyEditor AI" w:date="2026-10-18T04:55:09+11:00">
        <w:r>
          <w:delText>characterized</w:delText>
        </w:r>
      </w:del>
      <w:ins w:id="9696" w:author="CopyEditor AI" w:date="2026-10-18T04:55:09+11:00">
        <w:r>
          <w:t xml:space="preserve">characterised</w:t>
        </w:r>
      </w:ins>
      <w:r>
        <w:t xml:space="preserve"> many philosophical and psychological paradigms of the human mind (Dixon, 2003, 2012). Interest is an engagement in activity that implicates all three. For Dewey (1894/1971), interest expressed a coordination of the individual in “undisturbed action, absorbing action, unified action” (p. 186), and C. E. Izard (2007) thought that “interest is most likely to be the emotion in the human mind that continually influences mental processes” (p. 271). From a higher level theoretical perspective, the controversy surrounding interest exemplifies what Overton (2013) described as the split and relational worldviews. If interest is interpreted from within the split view of the mind, interest typically becomes cognitive, perhaps something like attention. Viewing interest as an emotion transforms many so-called cognitive–social interactions such as looking, pointing, and reaching into interactions that are also emotional (Clément &amp; Dukes, 2013) and imbued with the attributes routinely granted to emotions, such as valence, intensity, and embodiment.</w:t>
      </w:r>
    </w:p>
    <w:p w14:paraId="42B560F5" w14:textId="117335B5" w:rsidR="00F432CE" w:rsidRPr="00F432CE" w:rsidRDefault="00F432CE" w:rsidP="002D7590">
      <w:pPr>
        <w:pStyle w:val="BodyText"/>
      </w:pPr>
      <w:r>
        <w:t xml:space="preserve">Although interest is identifiable with an accuracy higher than many other basic emotions (Silvia, 2006), interest is expressed in diverse ways. Interest is expressed when one is engrossed in an activity and when one encounters a problem (C. E. Izard, 2007). When one is engaged, interest can be expressed in “a face that looks alive and active . . . [when t]he eyes are converged and focused on the object of interest” (B. S. Izard &amp; Izard, 1977, p. 216), but when one encounters a problem, interest can be expressed with cessation or freezing (see Camras et al., 2002; Reeve, 1993). The diversity of ways to express interest is perhaps one reason this emotion has fallen out of </w:t>
      </w:r>
      <w:del w:id="9697" w:author="CopyEditor AI" w:date="2026-10-18T04:55:09+11:00">
        <w:r>
          <w:delText>favor</w:delText>
        </w:r>
      </w:del>
      <w:ins w:id="9698" w:author="CopyEditor AI" w:date="2026-10-18T04:55:09+11:00">
        <w:r>
          <w:t xml:space="preserve">favour</w:t>
        </w:r>
      </w:ins>
      <w:r>
        <w:t xml:space="preserve"> with researchers, given a tight focus in current research on specific expressions linked to specific emotions (see Campos et al., 2004; Lopez et al., 2017; Russell, 2015; Walle et al., 2017).</w:t>
      </w:r>
    </w:p>
    <w:p w14:paraId="435580A7" w14:textId="10746FFD" w:rsidR="00F432CE" w:rsidRPr="00F432CE" w:rsidRDefault="00F432CE" w:rsidP="002D7590">
      <w:pPr>
        <w:pStyle w:val="BodyText"/>
      </w:pPr>
      <w:r w:rsidRPr="00F432CE">
        <w:t xml:space="preserve">Infants experience and </w:t>
      </w:r>
      <w:del w:id="1036" w:author="CopyEditor AI" w:date="2026-10-18T04:55:09+11:00">
        <w:r>
          <w:delText>express interest</w:delText>
        </w:r>
      </w:del>
      <w:ins w:id="1037" w:author="CopyEditor AI" w:date="2026-10-18T04:55:09+11:00">
        <w:r>
          <w:t>expresses interest</w:t>
        </w:r>
      </w:ins>
      <w:r>
        <w:t xml:space="preserve"> when they follow parents around and attempt to participate in activities in the home. Parents may notice their infant’s interest and encourage the infant to take part in the activity. Dahl (2015) found something like this in the way that mothers actively encourage infants to help in the home (Pettygrove et al., 2013; see also Hammond &amp; Brownell, 2018). There is some evidence that in traditional indigenous cultures in Latin America, parents </w:t>
      </w:r>
      <w:del w:id="1034" w:author="CopyEditor AI" w:date="2026-10-18T04:55:09+11:00">
        <w:r>
          <w:delText>engage and develop</w:delText>
        </w:r>
      </w:del>
      <w:ins w:id="1035" w:author="CopyEditor AI" w:date="2026-10-18T04:55:09+11:00">
        <w:r>
          <w:t>engage in and develop</w:t>
        </w:r>
      </w:ins>
      <w:r>
        <w:t xml:space="preserve"> infants’ interest in a much more sustained way that contributes to infants’ playing a far more important role in the home and community (Coppens &amp; Alcalá, 2015; Rogoff, 2014). Infants also </w:t>
      </w:r>
      <w:del w:id="1038" w:author="CopyEditor AI" w:date="2026-10-18T04:55:09+11:00">
        <w:r>
          <w:delText>express interest</w:delText>
        </w:r>
      </w:del>
      <w:ins w:id="1039" w:author="CopyEditor AI" w:date="2026-10-18T04:55:09+11:00">
        <w:r>
          <w:t>expresses interest</w:t>
        </w:r>
      </w:ins>
      <w:r>
        <w:t xml:space="preserve"> in negatively valenced situations through concern for others (Davidov et al., 2013). Although these situations may be rare, in activities such as book reading or conversations, parents may build on these interests by talking about the emotions of characters, and increased mental state talk is related to infants’ attempts to comfort others (Brownell et al., 2013).</w:t>
      </w:r>
    </w:p>
    <w:p w14:paraId="423564DA" w14:textId="43475E3B" w:rsidR="00F432CE" w:rsidRPr="00F432CE" w:rsidRDefault="00F432CE" w:rsidP="002D7590">
      <w:pPr>
        <w:pStyle w:val="BodyText"/>
      </w:pPr>
      <w:r w:rsidRPr="00F432CE">
        <w:t xml:space="preserve">Infants also perceive others’ interest in ways that may inform their efforts to help. In collaboration and cooperation, infants see people turning toward objects, picking them up, looking at them, and so on, which </w:t>
      </w:r>
      <w:del w:id="1040" w:author="CopyEditor AI" w:date="2026-10-18T04:55:09+11:00">
        <w:r>
          <w:delText>express interest</w:delText>
        </w:r>
      </w:del>
      <w:ins w:id="1041" w:author="CopyEditor AI" w:date="2026-10-18T04:55:09+11:00">
        <w:r>
          <w:t>expresses interest</w:t>
        </w:r>
      </w:ins>
      <w:r>
        <w:t xml:space="preserve"> in the task. In these same contexts, infants may also learn about interest through consequences (Widen &amp; Russell, 2008), as putting down cooking implements once the food preparation is done signals that interest was in that task. In situations where another person has encountered a problem that they are trying to solve, infants may also encounter the expression of interest. Many experimental studies of helping focus on situations where an experimenter feigns an inability to complete a task (e.g., they cannot reach a dropped marker; Warneken &amp; Tomasello, 2006). For example, Warneken and Tomasello (2006) remarked that after dropping an object, the “experimenter focused on the object only” by reaching for approximately 10 s, then “alternated gaze between object and child,” and finally “verbalized his problem while continuing to alternate gaze” (p. 1301; see also Hammond &amp; Carpendale, 2015; Svetlova et al., 2010). Although these studies typically present the experimenter’s emotional state as neutral, infants may in fact use these expressions of interest to inform their helping.</w:t>
      </w:r>
    </w:p>
    <w:p w14:paraId="156AE567" w14:textId="3EA00192" w:rsidR="00F432CE" w:rsidRPr="00F432CE" w:rsidRDefault="00F432CE" w:rsidP="006521AA">
      <w:pPr>
        <w:pStyle w:val="Heading1"/>
        <w:keepNext/>
        <w:keepLines/>
      </w:pPr>
      <w:r>
        <w:t xml:space="preserve">Future Directions for Research on Infants’ Prosocial </w:t>
      </w:r>
      <w:del w:id="9699" w:author="CopyEditor AI" w:date="2026-10-18T04:55:09+11:00">
        <w:r>
          <w:delText>Behavior</w:delText>
        </w:r>
      </w:del>
      <w:ins w:id="9700" w:author="CopyEditor AI" w:date="2026-10-18T04:55:09+11:00">
        <w:r>
          <w:t xml:space="preserve">Behaviour</w:t>
        </w:r>
      </w:ins>
    </w:p>
    <w:p w14:paraId="40EF4A9A" w14:textId="288F7261" w:rsidR="00F432CE" w:rsidRPr="00F432CE" w:rsidRDefault="00F432CE" w:rsidP="002D7590">
      <w:pPr>
        <w:pStyle w:val="BodyText"/>
      </w:pPr>
      <w:r w:rsidRPr="00F432CE">
        <w:t xml:space="preserve">The inclusion of positive emotions and interest in research on infants’ prosocial development would afford many future directions for research, conceptually and experimentally. Integrating current research on collaborative forms of helping that features positive emotions with research on care that arises through concern for others in distress should be a priority. Recent research into prosocial </w:t>
      </w:r>
      <w:del w:id="1042" w:author="CopyEditor AI" w:date="2026-10-18T04:55:09+11:00">
        <w:r>
          <w:delText>behavior</w:delText>
        </w:r>
      </w:del>
      <w:ins w:id="1043" w:author="CopyEditor AI" w:date="2026-10-18T04:55:09+11:00">
        <w:r>
          <w:t>behaviour</w:t>
        </w:r>
      </w:ins>
      <w:r>
        <w:t xml:space="preserve"> has turned to developments earlier and earlier in the lifespan (e.g., before 6 months of age; Hammond et al., 2017; Reddy et al., 2013). For example, Hamlin and colleagues’ (e.g., Hamlin et al., 2007, 2010; Van de Vondervoort &amp; Hamlin, 2018) findings that infants prefer helpful over unhelpful individuals may signal an early positive empathy. In our discussion of positive emotions, the families we mention are presumed to be typical in that positive emotions are commonplace. In contemplating the role of relationships in emotion understanding and prosocial development, researchers should consider families that display relatively more negative emotions. There is a small body of research on infant attachment suggesting that children with disorganized attachment status are less prosocial (e.g., Paulus et al., 2016).</w:t>
      </w:r>
    </w:p>
    <w:p w14:paraId="370DD9E7" w14:textId="5869D63D" w:rsidR="00F432CE" w:rsidRPr="00F432CE" w:rsidRDefault="00AD47B9" w:rsidP="002D7590">
      <w:pPr>
        <w:pStyle w:val="BodyText"/>
      </w:pPr>
      <w:r>
        <w:t xml:space="preserve">For the study of the emotion of interest, researchers could </w:t>
      </w:r>
      <w:del w:id="1044" w:author="CopyEditor AI" w:date="2026-10-18T04:55:09+11:00">
        <w:r>
          <w:delText>systemically examine</w:delText>
        </w:r>
      </w:del>
      <w:ins w:id="1045" w:author="CopyEditor AI" w:date="2026-10-18T04:55:09+11:00">
        <w:r>
          <w:t>systematically examine</w:t>
        </w:r>
      </w:ins>
      <w:r>
        <w:t xml:space="preserve"> the role of expressed interest in soliciting infants’ help. For example, in experimental studies of helping that have control conditions, in the control condition, the experimenter signals that they have completed a task (e.g., by throwing a marker on the floor), whereas, in experimental conditions, they express continued interest (e.g., by reaching for a dropped marker). In most control conditions, infants’ attempts to participate are most often negligible or nonexistent (e.g., Dunfield et al., 2011; Warneken &amp; Tomasello, 2006). At one level of analysis, throwing a marker and dropping it might not appear so different, but in terms of indicating one’s intent and interest, they are profoundly different (Kelly, 2000). In other experimental helping tasks, an experimenter’s initial actions, such as crying or shivering with cold, are directed at themselves (see, e.g., Dunfield et al., 2011; Svetlova et al., 2010), but an expression of interest, such as reaching, is subsequently included. For example, in Svetlova et al.’s (2010) study of 18- and 30-month-olds, in one task, a shivering experimenter subsequently “reach[es] toward[s] an out-of-reach blanket with gaze alternation between the child and the blanket” (p. 1817). In another variant, they reach toward a desired toy after first crying. In this study, 18-month-old infants who engaged in helping tended to do so after the experimenter reached for the desired object, and 30-month-old infants helped after the desired object was named (which, of course, could be a different signal of interest). In contrast, in Dunfield et al.’s (2011) study of 18- and 24-month-old infants, only negative emotions were expressed, with no expressions of interest. The result is that “none of the infants [18 or 24 months] spontaneously engaged in other-oriented comforting behavior” (p. 239). In the Dunfield et al. (2011) study, when the experimenter expressed distress at lacking food and then made a sad face, a majority of infants helped. A more detailed understanding of the role of these expressions of interest </w:t>
      </w:r>
      <w:del w:id="1046" w:author="CopyEditor AI" w:date="2026-10-18T04:55:09+11:00">
        <w:r>
          <w:delText>may further understanding</w:delText>
        </w:r>
      </w:del>
      <w:ins w:id="1047" w:author="CopyEditor AI" w:date="2026-10-18T04:55:09+11:00">
        <w:r>
          <w:t>may further our understanding</w:t>
        </w:r>
      </w:ins>
      <w:r>
        <w:t xml:space="preserve"> of when and how infants help others.</w:t>
      </w:r>
    </w:p>
    <w:p w14:paraId="296D323C" w14:textId="7A5F2341" w:rsidR="00F432CE" w:rsidRPr="00F432CE" w:rsidRDefault="00F432CE" w:rsidP="002D7590">
      <w:pPr>
        <w:pStyle w:val="BodyText"/>
      </w:pPr>
      <w:r w:rsidRPr="00F432CE">
        <w:t xml:space="preserve">Interest may also be important in resolving debates on the developmental course of prosocial </w:t>
      </w:r>
      <w:del w:id="1048" w:author="CopyEditor AI" w:date="2026-10-18T04:55:09+11:00">
        <w:r>
          <w:delText>behavior</w:delText>
        </w:r>
      </w:del>
      <w:ins w:id="1049" w:author="CopyEditor AI" w:date="2026-10-18T04:55:09+11:00">
        <w:r>
          <w:t>behaviour</w:t>
        </w:r>
      </w:ins>
      <w:r>
        <w:t xml:space="preserve"> (Dahl, 2017). One view in the prosocial literature is that infants have insufficient experience with problem situations to have learned how to help others and this helping is not learned (e.g., Warneken &amp; Tomasello, 2006). However, if infants learn about interest in collaborative situations, they may bring this understanding to problem situations, providing in principle a mechanism where learning is </w:t>
      </w:r>
      <w:del w:id="9701" w:author="CopyEditor AI" w:date="2026-10-18T04:55:09+11:00">
        <w:r>
          <w:delText>generalized</w:delText>
        </w:r>
      </w:del>
      <w:ins w:id="9702" w:author="CopyEditor AI" w:date="2026-10-18T04:55:09+11:00">
        <w:r>
          <w:t xml:space="preserve">generalised</w:t>
        </w:r>
      </w:ins>
      <w:r>
        <w:t xml:space="preserve"> from one set of social interactions to another. Infants’ interest in helping others could be examined </w:t>
      </w:r>
      <w:del w:id="1050" w:author="CopyEditor AI" w:date="2026-10-18T04:55:09+11:00">
        <w:r>
          <w:delText>in regard to</w:delText>
        </w:r>
      </w:del>
      <w:ins w:id="1051" w:author="CopyEditor AI" w:date="2026-10-18T04:55:09+11:00">
        <w:r>
          <w:t>with regard to</w:t>
        </w:r>
      </w:ins>
      <w:r w:rsidRPr="00F432CE">
        <w:t xml:space="preserve"> orientation toward an altruistic interest in helping others complete a goal, a more social interest in being involved in a task with a social partner or a mastery interest in the task itself (e.g., Hepach et al., 2016; Pletti et al., 2017; Rheingold, 1982). One means of doing so might be to experimentally examine aspects of unhelpful helping in which infants persist in a task in a way that is unhelpful to the adult, which so far has been noted only in naturalistic contexts.</w:t>
      </w:r>
    </w:p>
    <w:p>
      <w:commentRangeStart w:id="1"/>
      <w:pPr>
        <w:pStyle w:val="Heading1"/>
        <w:pageBreakBefore/>
        <w:keepNext/>
        <w:keepLines/>
      </w:pPr>
      <w:ins w:id="9000" w:author="CopyEditor AI" w:date="2026-10-18T04:55:09+11:00">
        <w:r>
          <w:t xml:space="preserve">Introduction</w:t>
        </w:r>
      </w:ins>
      <w:commentRangeEnd w:id="1"/>
      <w:r>
        <w:rPr>
          <w:rStyle w:val="CommentReference"/>
        </w:rPr>
        <w:commentReference w:id="1"/>
      </w:r>
    </w:p>
    <w:p>
      <w:commentRangeStart w:id="2"/>
      <w:pPr>
        <w:pStyle w:val="Heading1"/>
        <w:keepNext/>
        <w:keepLines/>
      </w:pPr>
      <w:ins w:id="9001" w:author="CopyEditor AI" w:date="2026-10-18T04:55:09+11:00">
        <w:r>
          <w:t xml:space="preserve">Literature</w:t>
        </w:r>
      </w:ins>
      <w:commentRangeEnd w:id="2"/>
      <w:r>
        <w:rPr>
          <w:rStyle w:val="CommentReference"/>
        </w:rPr>
        <w:commentReference w:id="2"/>
      </w:r>
    </w:p>
    <w:p>
      <w:commentRangeStart w:id="3"/>
      <w:pPr>
        <w:pStyle w:val="Heading1"/>
        <w:keepNext/>
        <w:keepLines/>
      </w:pPr>
      <w:ins w:id="9002" w:author="CopyEditor AI" w:date="2026-10-18T04:55:09+11:00">
        <w:r>
          <w:t xml:space="preserve">Method</w:t>
        </w:r>
      </w:ins>
      <w:commentRangeEnd w:id="3"/>
      <w:r>
        <w:rPr>
          <w:rStyle w:val="CommentReference"/>
        </w:rPr>
        <w:commentReference w:id="3"/>
      </w:r>
    </w:p>
    <w:p>
      <w:commentRangeStart w:id="4"/>
      <w:pPr>
        <w:pStyle w:val="Heading1"/>
        <w:keepNext/>
        <w:keepLines/>
      </w:pPr>
      <w:ins w:id="9003" w:author="CopyEditor AI" w:date="2026-10-18T04:55:09+11:00">
        <w:r>
          <w:t xml:space="preserve">Results</w:t>
        </w:r>
      </w:ins>
      <w:commentRangeEnd w:id="4"/>
      <w:r>
        <w:rPr>
          <w:rStyle w:val="CommentReference"/>
        </w:rPr>
        <w:commentReference w:id="4"/>
      </w:r>
    </w:p>
    <w:p>
      <w:commentRangeStart w:id="8"/>
      <w:commentRangeStart w:id="7"/>
      <w:commentRangeStart w:id="6"/>
      <w:commentRangeStart w:id="5"/>
      <w:pPr>
        <w:pStyle w:val="Heading1"/>
        <w:keepNext/>
        <w:keepLines/>
      </w:pPr>
      <w:ins w:id="9004" w:author="CopyEditor AI" w:date="2026-10-18T04:55:09+11:00">
        <w:r>
          <w:t xml:space="preserve">Discussion</w:t>
        </w:r>
      </w:ins>
      <w:commentRangeEnd w:id="5"/>
      <w:r>
        <w:rPr>
          <w:rStyle w:val="CommentReference"/>
        </w:rPr>
        <w:commentReference w:id="5"/>
      </w:r>
      <w:commentRangeEnd w:id="6"/>
      <w:r>
        <w:rPr>
          <w:rStyle w:val="CommentReference"/>
        </w:rPr>
        <w:commentReference w:id="6"/>
      </w:r>
      <w:commentRangeEnd w:id="7"/>
      <w:r>
        <w:rPr>
          <w:rStyle w:val="CommentReference"/>
        </w:rPr>
        <w:commentReference w:id="7"/>
      </w:r>
      <w:commentRangeEnd w:id="8"/>
      <w:r>
        <w:rPr>
          <w:rStyle w:val="CommentReference"/>
        </w:rPr>
        <w:commentReference w:id="8"/>
      </w:r>
    </w:p>
    <w:p w14:paraId="5D2CEDEE" w14:textId="77777777" w:rsidR="00F432CE" w:rsidRPr="00F432CE" w:rsidRDefault="00F432CE" w:rsidP="006521AA">
      <w:pPr>
        <w:pStyle w:val="Heading1"/>
        <w:keepNext/>
        <w:keepLines/>
      </w:pPr>
      <w:r w:rsidRPr="00F432CE">
        <w:t>Conclusion</w:t>
      </w:r>
    </w:p>
    <w:p w14:paraId="1FB09DE7" w14:textId="5C11F6F1" w:rsidR="00F432CE" w:rsidRPr="00F432CE" w:rsidRDefault="00F432CE" w:rsidP="002D7590">
      <w:pPr>
        <w:pStyle w:val="BodyText"/>
      </w:pPr>
      <w:r w:rsidRPr="00F432CE">
        <w:t xml:space="preserve">In this article, we have argued that emotion plays an important role in infants’ prosocial </w:t>
      </w:r>
      <w:del w:id="1052" w:author="CopyEditor AI" w:date="2026-10-18T04:55:09+11:00">
        <w:r>
          <w:delText>behavior</w:delText>
        </w:r>
      </w:del>
      <w:ins w:id="1053" w:author="CopyEditor AI" w:date="2026-10-18T04:55:09+11:00">
        <w:r>
          <w:t>behaviour</w:t>
        </w:r>
      </w:ins>
      <w:r>
        <w:t xml:space="preserve"> and development, in situations of distress, in positive collaboration, and during expressions of interest. We have highlighted literature on everyday helping in the home, which includes a discussion of positive emotions and collaboration that has been overlooked in research that is often focused on distress. We have also discussed ways in which interest as an emotion is relevant to infants’ prosocial </w:t>
      </w:r>
      <w:del w:id="1054" w:author="CopyEditor AI" w:date="2026-10-18T04:55:09+11:00">
        <w:r>
          <w:delText>behavior</w:delText>
        </w:r>
      </w:del>
      <w:ins w:id="1055" w:author="CopyEditor AI" w:date="2026-10-18T04:55:09+11:00">
        <w:r>
          <w:t>behaviour</w:t>
        </w:r>
      </w:ins>
      <w:r>
        <w:t>.</w:t>
      </w:r>
    </w:p>
    <w:p w14:paraId="55A6639C" w14:textId="0AB39AD2" w:rsidR="00F432CE" w:rsidRPr="00F432CE" w:rsidRDefault="00F432CE" w:rsidP="002D7590">
      <w:pPr>
        <w:pStyle w:val="BodyText"/>
      </w:pPr>
      <w:r w:rsidRPr="00F432CE">
        <w:t xml:space="preserve">Although we expect that the role of positive emotions in prosocial </w:t>
      </w:r>
      <w:del w:id="1056" w:author="CopyEditor AI" w:date="2026-10-18T04:55:09+11:00">
        <w:r>
          <w:delText>behavior</w:delText>
        </w:r>
      </w:del>
      <w:ins w:id="1057" w:author="CopyEditor AI" w:date="2026-10-18T04:55:09+11:00">
        <w:r>
          <w:t>behaviour</w:t>
        </w:r>
      </w:ins>
      <w:r>
        <w:t xml:space="preserve"> would seem reasonable to most researchers, we suspect that our push for the consideration of interest will be more controversial. Even though we have cited researchers who regard interest as an emotion, our goal is not to argue from a position of authority but instead to encourage a critical reexamination of interest. Regarding interest as an emotion could contribute to a resolution of a larger paradox in developmental theory, where a foundational role for emotion in early social development is coupled with its seeming inefficacy relative to social–cognitive development (e.g., Gouin-Décarie et al., 2005). For example, although infants can distinguish subtle differences in emotional stimuli early in life (Grossman, 2013), these abilities seem to play little role in their </w:t>
      </w:r>
      <w:del w:id="9703" w:author="CopyEditor AI" w:date="2026-10-18T04:55:09+11:00">
        <w:r>
          <w:delText>organized</w:delText>
        </w:r>
      </w:del>
      <w:ins w:id="9704" w:author="CopyEditor AI" w:date="2026-10-18T04:55:09+11:00">
        <w:r>
          <w:t xml:space="preserve">organised</w:t>
        </w:r>
      </w:ins>
      <w:r>
        <w:t xml:space="preserve"> responses in social interaction, where infants use putatively cognitive cues such as gaze to govern their social responses (e.g., Nichols et al., 2010; Repacholi &amp; Gopnik, 1997; Vaish &amp; Woodward, 2010). But if interest is an emotion, then following someone’s gaze is a form of practical emotion understanding.</w:t>
      </w:r>
    </w:p>
    <w:p w14:paraId="6B483674" w14:textId="1BA2409B" w:rsidR="00F432CE" w:rsidRPr="00F432CE" w:rsidRDefault="00F432CE" w:rsidP="002D7590">
      <w:pPr>
        <w:pStyle w:val="BodyText"/>
      </w:pPr>
      <w:r>
        <w:t xml:space="preserve">This speaks to a larger issue we have only alluded to, which is that there may be something wrong with having separated cognition from emotion in the first place. One of the reasons interest was accorded such a privileged place in pragmatist theory was because it is so well suited to illustrate a unity of cognition, emotion, and motivation in human action. Although there is nothing wrong with </w:t>
      </w:r>
      <w:del w:id="9705" w:author="CopyEditor AI" w:date="2026-10-18T04:55:09+11:00">
        <w:r>
          <w:delText>analyzing</w:delText>
        </w:r>
      </w:del>
      <w:ins w:id="9706" w:author="CopyEditor AI" w:date="2026-10-18T04:55:09+11:00">
        <w:r>
          <w:t xml:space="preserve">analysing</w:t>
        </w:r>
      </w:ins>
      <w:r>
        <w:t xml:space="preserve"> emotions separately, there is perhaps something problematic with portraying emotions as isolated from cognition in human activity and human development (see also Piaget, 1954/1981). As they consider interest within prosocial </w:t>
      </w:r>
      <w:del w:id="1082" w:author="CopyEditor AI" w:date="2026-10-18T04:55:09+11:00">
        <w:r>
          <w:delText>behavior</w:delText>
        </w:r>
      </w:del>
      <w:ins w:id="1083" w:author="CopyEditor AI" w:date="2026-10-18T04:55:09+11:00">
        <w:r>
          <w:t>behaviour</w:t>
        </w:r>
      </w:ins>
      <w:r>
        <w:t xml:space="preserve">, researchers would do well to take Dewey’s (1920) advice that interest is more than self-interest. Interests may be </w:t>
      </w:r>
      <w:commentRangeStart w:id="23"/>
      <w:r>
        <w:t xml:space="preserve">foundationally</w:t>
      </w:r>
      <w:commentRangeEnd w:id="23"/>
      <w:r>
        <w:rPr>
          <w:rStyle w:val="CommentReference"/>
        </w:rPr>
        <w:commentReference w:id="23"/>
      </w:r>
      <w:r>
        <w:t xml:space="preserve"> social and perhaps even prosocial and moral. As emotion researchers (e.g., Dixon, 2003, 2012) and moral developmental researchers (e.g., Turiel, 2010) look to both historical and contemporary sources for ways to piece these divided aspects of the human mind together, we suggest that revisiting interest is an excellent place to begin.</w:t>
      </w:r>
    </w:p>
    <w:p>
      <w:commentRangeStart w:id="9"/>
      <w:pPr>
        <w:pStyle w:val="Heading1"/>
        <w:keepNext/>
        <w:keepLines/>
      </w:pPr>
      <w:ins w:id="9005" w:author="CopyEditor AI" w:date="2026-10-18T04:55:09+11:00">
        <w:r>
          <w:t xml:space="preserve">Acknowledgements</w:t>
        </w:r>
      </w:ins>
      <w:commentRangeEnd w:id="9"/>
      <w:r>
        <w:rPr>
          <w:rStyle w:val="CommentReference"/>
        </w:rPr>
        <w:commentReference w:id="9"/>
      </w:r>
    </w:p>
    <w:p w14:paraId="4BF57083" w14:textId="77777777" w:rsidR="00F432CE" w:rsidRPr="00BD40BF" w:rsidRDefault="00F432CE" w:rsidP="006C6F3F">
      <w:commentRangeStart w:id="25"/>
      <w:pPr>
        <w:pStyle w:val="Heading1"/>
        <w:keepNext/>
        <w:keepLines/>
      </w:pPr>
      <w:commentRangeStart w:id="24"/>
      <w:commentRangeStart w:id="10"/>
      <w:r w:rsidRPr="00BD40BF">
        <w:lastRenderedPageBreak/>
        <w:t>References</w:t>
      </w:r>
      <w:commentRangeEnd w:id="10"/>
      <w:r>
        <w:rPr>
          <w:rStyle w:val="CommentReference"/>
        </w:rPr>
        <w:commentReference w:id="10"/>
      </w:r>
      <w:commentRangeEnd w:id="24"/>
      <w:r>
        <w:rPr>
          <w:rStyle w:val="CommentReference"/>
        </w:rPr>
        <w:commentReference w:id="24"/>
      </w:r>
      <w:commentRangeEnd w:id="25"/>
      <w:r>
        <w:rPr>
          <w:rStyle w:val="CommentReference"/>
        </w:rPr>
        <w:commentReference w:id="25"/>
      </w:r>
    </w:p>
    <w:p w14:paraId="21EA388B" w14:textId="7E9ED3FA" w:rsidR="00F432CE" w:rsidRPr="00F432CE" w:rsidRDefault="00F432CE" w:rsidP="00867454">
      <w:commentRangeStart w:id="26"/>
      <w:pPr>
        <w:pStyle w:val="APA7ReferenceListEntry"/>
        <w:ind w:left="720" w:hanging="720"/>
        <w:mirrorIndents/>
        <w:rPr>
          <w:rFonts w:cstheme="minorHAnsi"/>
        </w:rPr>
        <w:pPrChange w:id="5000" w:author="CopyEditor AI" w:date="2026-10-18T04:55:09+11:00">
          <w:pPr>
            <w:ind w:left="720" w:hanging="720"/>
            <w:mirrorIndents/>
            <w:rPr>
              <w:rFonts w:cstheme="minorHAnsi"/>
            </w:rPr>
          </w:pPr>
        </w:pPrChange>
      </w:pPr>
      <w:r w:rsidRPr="00F432CE">
        <w:rPr>
          <w:rFonts w:cstheme="minorHAnsi" w:ascii="Arial" w:hAnsi="Arial" w:cs="Arial"/>
          <w:sz w:val="22"/>
          <w:szCs w:val="22"/>
          <w:rPrChange w:id="9000" w:author="CopyEditor AI" w:date="2026-10-18T04:55:09+11:00">
            <w:rPr>
              <w:rFonts w:cstheme="minorHAnsi"/>
            </w:rPr>
          </w:rPrChange>
        </w:rPr>
        <w:t xml:space="preserve">Brownell, C. A. (2016). Prosocial behavior in infancy: The role of socialization. </w:t>
      </w:r>
      <w:r w:rsidRPr="00706C62">
        <w:rPr>
          <w:rFonts w:cstheme="minorHAnsi" w:ascii="Arial" w:hAnsi="Arial" w:cs="Arial"/>
          <w:i/>
          <w:iCs/>
          <w:sz w:val="22"/>
          <w:szCs w:val="22"/>
          <w:rPrChange w:id="9001" w:author="CopyEditor AI" w:date="2026-10-18T04:55:09+11:00">
            <w:rPr>
              <w:rFonts w:cstheme="minorHAnsi"/>
              <w:i/>
              <w:iCs/>
            </w:rPr>
          </w:rPrChange>
        </w:rPr>
        <w:t>Child Development</w:t>
      </w:r>
      <w:r w:rsidRPr="00F432CE">
        <w:rPr>
          <w:rFonts w:cstheme="minorHAnsi"/>
        </w:rPr>
        <w:t xml:space="preserve"> </w:t>
      </w:r>
      <w:r w:rsidRPr="00706C62">
        <w:rPr>
          <w:rFonts w:cstheme="minorHAnsi" w:ascii="Arial" w:hAnsi="Arial" w:cs="Arial"/>
          <w:i/>
          <w:iCs/>
          <w:sz w:val="22"/>
          <w:szCs w:val="22"/>
          <w:rPrChange w:id="9002" w:author="CopyEditor AI" w:date="2026-10-18T04:55:09+11:00">
            <w:rPr>
              <w:rFonts w:cstheme="minorHAnsi"/>
              <w:i/>
              <w:iCs/>
            </w:rPr>
          </w:rPrChange>
        </w:rPr>
        <w:t>Perspectives</w:t>
      </w:r>
      <w:r w:rsidRPr="00F432CE">
        <w:rPr>
          <w:rFonts w:cstheme="minorHAnsi" w:ascii="Arial" w:hAnsi="Arial" w:cs="Arial"/>
          <w:sz w:val="22"/>
          <w:szCs w:val="22"/>
          <w:rPrChange w:id="9003" w:author="CopyEditor AI" w:date="2026-10-18T04:55:09+11:00">
            <w:rPr>
              <w:rFonts w:cstheme="minorHAnsi"/>
            </w:rPr>
          </w:rPrChange>
        </w:rPr>
        <w:t xml:space="preserve">, </w:t>
      </w:r>
      <w:r w:rsidRPr="00706C62">
        <w:rPr>
          <w:rFonts w:cstheme="minorHAnsi" w:ascii="Arial" w:hAnsi="Arial" w:cs="Arial"/>
          <w:i/>
          <w:iCs/>
          <w:sz w:val="22"/>
          <w:szCs w:val="22"/>
          <w:rPrChange w:id="9004" w:author="CopyEditor AI" w:date="2026-10-18T04:55:09+11:00">
            <w:rPr>
              <w:rFonts w:cstheme="minorHAnsi"/>
              <w:i/>
              <w:iCs/>
            </w:rPr>
          </w:rPrChange>
        </w:rPr>
        <w:t>10</w:t>
      </w:r>
      <w:r w:rsidR="00706C62">
        <w:rPr>
          <w:rFonts w:cstheme="minorHAnsi" w:ascii="Arial" w:hAnsi="Arial" w:cs="Arial"/>
          <w:sz w:val="22"/>
          <w:szCs w:val="22"/>
          <w:rPrChange w:id="9005" w:author="CopyEditor AI" w:date="2026-10-18T04:55:09+11:00">
            <w:rPr>
              <w:rFonts w:cstheme="minorHAnsi"/>
            </w:rPr>
          </w:rPrChange>
        </w:rPr>
        <w:t>(4)</w:t>
      </w:r>
      <w:r w:rsidRPr="00F432CE">
        <w:rPr>
          <w:rFonts w:cstheme="minorHAnsi" w:ascii="Arial" w:hAnsi="Arial" w:cs="Arial"/>
          <w:sz w:val="22"/>
          <w:szCs w:val="22"/>
          <w:rPrChange w:id="9006" w:author="CopyEditor AI" w:date="2026-10-18T04:55:09+11:00">
            <w:rPr>
              <w:rFonts w:cstheme="minorHAnsi"/>
            </w:rPr>
          </w:rPrChange>
        </w:rPr>
        <w:t xml:space="preserve">, 222–227. </w:t>
      </w:r>
      <w:hyperlink r:id="rId9" w:history="1">
        <w:r w:rsidR="00706C62" w:rsidRPr="00B97A8B">
          <w:rPr>
            <w:rStyle w:val="Hyperlink"/>
            <w:rFonts w:cstheme="minorHAnsi" w:ascii="Arial" w:hAnsi="Arial" w:cs="Arial"/>
            <w:sz w:val="22"/>
            <w:szCs w:val="22"/>
            <w:rPrChange w:id="9007" w:author="CopyEditor AI" w:date="2026-10-18T04:55:09+11:00">
              <w:rPr>
                <w:rStyle w:val="Hyperlink"/>
                <w:rFonts w:cstheme="minorHAnsi"/>
              </w:rPr>
            </w:rPrChange>
          </w:rPr>
          <w:t>https://doi.org/10.1111/cdep.12189</w:t>
        </w:r>
      </w:hyperlink>
      <w:commentRangeEnd w:id="26"/>
      <w:r>
        <w:rPr>
          <w:rStyle w:val="CommentReference"/>
        </w:rPr>
        <w:commentReference w:id="26"/>
      </w:r>
    </w:p>
    <w:p w14:paraId="3187F601" w14:textId="77777777" w:rsidR="00F432CE" w:rsidRPr="00F432CE" w:rsidRDefault="00F432CE" w:rsidP="00867454">
      <w:pPr>
        <w:pStyle w:val="APA7ReferenceListEntry"/>
        <w:ind w:left="720" w:hanging="720"/>
        <w:mirrorIndents/>
        <w:rPr>
          <w:rFonts w:cstheme="minorHAnsi"/>
        </w:rPr>
        <w:pPrChange w:id="5001" w:author="CopyEditor AI" w:date="2026-10-18T04:55:09+11:00">
          <w:pPr>
            <w:ind w:left="720" w:hanging="720"/>
            <w:mirrorIndents/>
            <w:rPr>
              <w:rFonts w:cstheme="minorHAnsi"/>
            </w:rPr>
          </w:pPr>
        </w:pPrChange>
      </w:pPr>
      <w:del w:id="9707" w:author="CopyEditor AI" w:date="2026-10-18T04:55:09+11:00">
        <w:r>
          <w:delText xml:space="preserve">Brownell, C. A., Svetlova, M., Anderson, R., Nichols, S. R., &amp; Drummond, J. (2013). Socialization of early prosocial behavior: Parents’ talk about emotions is associated with sharing and helping in toddlers. Infancy, 18(1), 91–119. https://doi.org/10.1111/j.1532-7078.2012.00125.x</w:delText>
        </w:r>
      </w:del>
      <w:ins w:id="9708" w:author="CopyEditor AI" w:date="2026-10-18T04:55:09+11:00">
        <w:r>
          <w:rPr>
            <w:rFonts w:ascii="Arial" w:hAnsi="Arial" w:cs="Arial"/>
            <w:sz w:val="22"/>
            <w:szCs w:val="22"/>
          </w:rPr>
          <w:t xml:space="preserve">Brownell, C. A., Svetlova, M., Anderson, R., Nichols, S. R., &amp; Drummond, J. (2012). Socialization of Early Prosocial Behavior: Parents’ Talk About Emotions is Associated With Sharing and Helping in Toddlers. Infancy, 18(1), 91–119. Portico.</w:t>
        </w:r>
      </w:ins>
      <w:hyperlink r:id="rId88" w:history="1">
        <w:ins w:id="9709" w:author="CopyEditor AI" w:date="2026-10-18T04:55:09+11:00">
          <w:r>
            <w:rPr>
              <w:rStyle w:val="Hyperlink"/>
              <w:color w:val="000000"/>
              <w:rFonts w:ascii="Arial" w:hAnsi="Arial" w:cs="Arial"/>
              <w:sz w:val="22"/>
              <w:szCs w:val="22"/>
            </w:rPr>
            <w:t xml:space="preserve">https://doi.org/10.1111/j.1532-7078.2012.00125.x</w:t>
          </w:r>
        </w:ins>
      </w:hyperlink>
    </w:p>
    <w:p w14:paraId="47F53F1B" w14:textId="77777777" w:rsidR="00F432CE" w:rsidRPr="00F432CE" w:rsidRDefault="00F432CE" w:rsidP="00867454">
      <w:pPr>
        <w:pStyle w:val="APA7ReferenceListEntry"/>
        <w:ind w:left="720" w:hanging="720"/>
        <w:mirrorIndents/>
        <w:rPr>
          <w:rFonts w:cstheme="minorHAnsi"/>
        </w:rPr>
        <w:pPrChange w:id="5002" w:author="CopyEditor AI" w:date="2026-10-18T04:55:09+11:00">
          <w:pPr>
            <w:ind w:left="720" w:hanging="720"/>
            <w:mirrorIndents/>
            <w:rPr>
              <w:rFonts w:cstheme="minorHAnsi"/>
            </w:rPr>
          </w:pPr>
        </w:pPrChange>
      </w:pPr>
      <w:del w:id="9710" w:author="CopyEditor AI" w:date="2026-10-18T04:55:09+11:00">
        <w:r>
          <w:delText xml:space="preserve">Brownell, C. A., Zerwas, S., &amp; Balaram, G. (2002). Peers, cooperative play, and the development of empathy in children. Behavioral and Brain Sciences, 25(1), 28–29. https://doi.org/10.1017/S0140525X02300013</w:delText>
        </w:r>
      </w:del>
      <w:ins w:id="9711" w:author="CopyEditor AI" w:date="2026-10-18T04:55:09+11:00">
        <w:r>
          <w:rPr>
            <w:rFonts w:ascii="Arial" w:hAnsi="Arial" w:cs="Arial"/>
            <w:sz w:val="22"/>
            <w:szCs w:val="22"/>
          </w:rPr>
          <w:t xml:space="preserve">Brownell, C. A., Zerwas, S., &amp; Balaram, G. (2002). Peers, cooperative play, and the development of empathy in children. Behavioral and Brain Sciences, 25(1), 28–29.</w:t>
        </w:r>
      </w:ins>
      <w:hyperlink r:id="rId89" w:history="1">
        <w:ins w:id="9712" w:author="CopyEditor AI" w:date="2026-10-18T04:55:09+11:00">
          <w:r>
            <w:rPr>
              <w:rStyle w:val="Hyperlink"/>
              <w:color w:val="000000"/>
              <w:rFonts w:ascii="Arial" w:hAnsi="Arial" w:cs="Arial"/>
              <w:sz w:val="22"/>
              <w:szCs w:val="22"/>
            </w:rPr>
            <w:t xml:space="preserve">https://doi.org/10.1017/s0140525x02300013</w:t>
          </w:r>
        </w:ins>
      </w:hyperlink>
    </w:p>
    <w:p w14:paraId="2682D83C" w14:textId="2E37079F" w:rsidR="00F432CE" w:rsidRPr="00F432CE" w:rsidRDefault="00F432CE" w:rsidP="00867454">
      <w:pPr>
        <w:pStyle w:val="APA7ReferenceListEntry"/>
        <w:ind w:left="720" w:hanging="720"/>
        <w:mirrorIndents/>
        <w:rPr>
          <w:rFonts w:cstheme="minorHAnsi"/>
        </w:rPr>
        <w:pPrChange w:id="5003" w:author="CopyEditor AI" w:date="2026-10-18T04:55:09+11:00">
          <w:pPr>
            <w:ind w:left="720" w:hanging="720"/>
            <w:mirrorIndents/>
            <w:rPr>
              <w:rFonts w:cstheme="minorHAnsi"/>
            </w:rPr>
          </w:pPr>
        </w:pPrChange>
      </w:pPr>
      <w:del w:id="9713" w:author="CopyEditor AI" w:date="2026-10-18T04:55:09+11:00">
        <w:r>
          <w:delText xml:space="preserve">Campos, J., Frankel, C. B., &amp; Camras, L. (2004). On the nature of emotion regulation. Child Development, 75(2), 377–394. https://doi.org/10.1111/j.1467-8624.2004.00681.x</w:delText>
        </w:r>
      </w:del>
      <w:ins w:id="9714" w:author="CopyEditor AI" w:date="2026-10-18T04:55:09+11:00">
        <w:r>
          <w:rPr>
            <w:rFonts w:ascii="Arial" w:hAnsi="Arial" w:cs="Arial"/>
            <w:sz w:val="22"/>
            <w:szCs w:val="22"/>
          </w:rPr>
          <w:t xml:space="preserve">Campos, J. J., Frankel, C. B., &amp; Camras, L. (2004). On the Nature of Emotion Regulation. Child Development, 75(2), 377–394.</w:t>
        </w:r>
      </w:ins>
      <w:hyperlink r:id="rId90" w:history="1">
        <w:ins w:id="9715" w:author="CopyEditor AI" w:date="2026-10-18T04:55:09+11:00">
          <w:r>
            <w:rPr>
              <w:rStyle w:val="Hyperlink"/>
              <w:color w:val="000000"/>
              <w:rFonts w:ascii="Arial" w:hAnsi="Arial" w:cs="Arial"/>
              <w:sz w:val="22"/>
              <w:szCs w:val="22"/>
            </w:rPr>
            <w:t xml:space="preserve">https://doi.org/10.1111/j.1467-8624.2004.00681.x</w:t>
          </w:r>
        </w:ins>
      </w:hyperlink>
    </w:p>
    <w:p w14:paraId="04AE3F15" w14:textId="77777777" w:rsidR="00F432CE" w:rsidRPr="00F432CE" w:rsidRDefault="00F432CE" w:rsidP="00867454">
      <w:pPr>
        <w:pStyle w:val="APA7ReferenceListEntry"/>
        <w:ind w:left="720" w:hanging="720"/>
        <w:mirrorIndents/>
        <w:rPr>
          <w:rFonts w:cstheme="minorHAnsi"/>
        </w:rPr>
        <w:pPrChange w:id="5004" w:author="CopyEditor AI" w:date="2026-10-18T04:55:09+11:00">
          <w:pPr>
            <w:ind w:left="720" w:hanging="720"/>
            <w:mirrorIndents/>
            <w:rPr>
              <w:rFonts w:cstheme="minorHAnsi"/>
            </w:rPr>
          </w:pPr>
        </w:pPrChange>
      </w:pPr>
      <w:del w:id="9716" w:author="CopyEditor AI" w:date="2026-10-18T04:55:09+11:00">
        <w:r>
          <w:delText xml:space="preserve">Camras, L., Meng, Z., Ujiie, T., Dharamsi, S., Miyake, K., Oster, H., Wang, L., Cruz, J., Murdoch, A., &amp; Campos, J. (2002). Observing emotion in infants: Facial expression, body behavior, and rater judgments of responses to an expectancy-violating event. Emotion, 2(2), 179–193. https://doi.org/10.1037/1528-3542.2.2.179</w:delText>
        </w:r>
      </w:del>
      <w:ins w:id="9717" w:author="CopyEditor AI" w:date="2026-10-18T04:55:09+11:00">
        <w:r>
          <w:rPr>
            <w:rFonts w:ascii="Arial" w:hAnsi="Arial" w:cs="Arial"/>
            <w:sz w:val="22"/>
            <w:szCs w:val="22"/>
          </w:rPr>
          <w:t xml:space="preserve">Camras, L. A., Meng, Z., Ujiie, T., Dharamsi, S., Miyake, K., Oster, H., Wang, L., Cruz, J., Murdoch, A., &amp; Campos, J. (2002). Observing emotion in infants: Facial expression, body behavior, and rater judgments of responses to an expectancy-violating event. Emotion, 2(2), 179–193.</w:t>
        </w:r>
      </w:ins>
      <w:hyperlink r:id="rId91" w:history="1">
        <w:ins w:id="9718" w:author="CopyEditor AI" w:date="2026-10-18T04:55:09+11:00">
          <w:r>
            <w:rPr>
              <w:rStyle w:val="Hyperlink"/>
              <w:color w:val="000000"/>
              <w:rFonts w:ascii="Arial" w:hAnsi="Arial" w:cs="Arial"/>
              <w:sz w:val="22"/>
              <w:szCs w:val="22"/>
            </w:rPr>
            <w:t xml:space="preserve">https://doi.org/10.1037/1528-3542.2.2.179</w:t>
          </w:r>
        </w:ins>
      </w:hyperlink>
    </w:p>
    <w:p w14:paraId="2BB6AE78" w14:textId="77777777" w:rsidR="00F432CE" w:rsidRPr="00F432CE" w:rsidRDefault="00F432CE" w:rsidP="00867454">
      <w:pPr>
        <w:pStyle w:val="APA7ReferenceListEntry"/>
        <w:ind w:left="720" w:hanging="720"/>
        <w:mirrorIndents/>
        <w:rPr>
          <w:rFonts w:cstheme="minorHAnsi"/>
        </w:rPr>
        <w:pPrChange w:id="5005" w:author="CopyEditor AI" w:date="2026-10-18T04:55:09+11:00">
          <w:pPr>
            <w:ind w:left="720" w:hanging="720"/>
            <w:mirrorIndents/>
            <w:rPr>
              <w:rFonts w:cstheme="minorHAnsi"/>
            </w:rPr>
          </w:pPr>
        </w:pPrChange>
      </w:pPr>
      <w:del w:id="9719" w:author="CopyEditor AI" w:date="2026-10-18T04:55:09+11:00">
        <w:r>
          <w:delText xml:space="preserve">Caron, R. F., Caron, A. J., &amp; Myers, R. S. (1985). Do infants see emotional expressions in static faces? Child Development, 56(6), 1552–1560. https://doi.org/10.2307/1130474</w:delText>
        </w:r>
      </w:del>
      <w:ins w:id="9720" w:author="CopyEditor AI" w:date="2026-10-18T04:55:09+11:00">
        <w:r>
          <w:rPr>
            <w:rFonts w:ascii="Arial" w:hAnsi="Arial" w:cs="Arial"/>
            <w:sz w:val="22"/>
            <w:szCs w:val="22"/>
          </w:rPr>
          <w:t xml:space="preserve">Caron, R. F., Caron, A. J., &amp; Myers, R. S. (1985). Do Infants See Emotional Expressions in Static Faces? Child Development, 56(6), 1552.</w:t>
        </w:r>
      </w:ins>
      <w:hyperlink r:id="rId92" w:history="1">
        <w:ins w:id="9721" w:author="CopyEditor AI" w:date="2026-10-18T04:55:09+11:00">
          <w:r>
            <w:rPr>
              <w:rStyle w:val="Hyperlink"/>
              <w:color w:val="000000"/>
              <w:rFonts w:ascii="Arial" w:hAnsi="Arial" w:cs="Arial"/>
              <w:sz w:val="22"/>
              <w:szCs w:val="22"/>
            </w:rPr>
            <w:t xml:space="preserve">https://doi.org/10.2307/1130474</w:t>
          </w:r>
        </w:ins>
      </w:hyperlink>
    </w:p>
    <w:p w14:paraId="1A500105" w14:textId="2C448D52" w:rsidR="00F432CE" w:rsidRPr="00F432CE" w:rsidRDefault="00F432CE" w:rsidP="00867454">
      <w:pPr>
        <w:pStyle w:val="APA7ReferenceListEntry"/>
        <w:ind w:left="720" w:hanging="720"/>
        <w:mirrorIndents/>
        <w:rPr>
          <w:rFonts w:cstheme="minorHAnsi"/>
        </w:rPr>
        <w:pPrChange w:id="5006" w:author="CopyEditor AI" w:date="2026-10-18T04:55:09+11:00">
          <w:pPr>
            <w:ind w:left="720" w:hanging="720"/>
            <w:mirrorIndents/>
            <w:rPr>
              <w:rFonts w:cstheme="minorHAnsi"/>
            </w:rPr>
          </w:pPr>
        </w:pPrChange>
      </w:pPr>
      <w:del w:id="9722" w:author="CopyEditor AI" w:date="2026-10-18T04:55:09+11:00">
        <w:r>
          <w:delText xml:space="preserve">Carpendale, J. I. M., Kettner, V. A., &amp; Audet, K. N. (2014). On the nature of toddlers’ helping. Social Development, 24(2), 357–366. https://doi.org/10.1111/sode.12094</w:delText>
        </w:r>
      </w:del>
      <w:ins w:id="9723" w:author="CopyEditor AI" w:date="2026-10-18T04:55:09+11:00">
        <w:r>
          <w:rPr>
            <w:rFonts w:ascii="Arial" w:hAnsi="Arial" w:cs="Arial"/>
            <w:sz w:val="22"/>
            <w:szCs w:val="22"/>
          </w:rPr>
          <w:t xml:space="preserve">Carpendale, J. I. M., Kettner, V. A., &amp; Audet, K. N. (2014). On the Nature of Toddlers’ Helping: Helping or Interest in Others’ Activity? Social Development, 24(2), 357–366. Portico.</w:t>
        </w:r>
      </w:ins>
      <w:hyperlink r:id="rId93" w:history="1">
        <w:ins w:id="9724" w:author="CopyEditor AI" w:date="2026-10-18T04:55:09+11:00">
          <w:r>
            <w:rPr>
              <w:rStyle w:val="Hyperlink"/>
              <w:color w:val="000000"/>
              <w:rFonts w:ascii="Arial" w:hAnsi="Arial" w:cs="Arial"/>
              <w:sz w:val="22"/>
              <w:szCs w:val="22"/>
            </w:rPr>
            <w:t xml:space="preserve">https://doi.org/10.1111/sode.12094</w:t>
          </w:r>
        </w:ins>
      </w:hyperlink>
    </w:p>
    <w:p w14:paraId="0A43E4FA" w14:textId="77777777" w:rsidR="00F432CE" w:rsidRPr="00F432CE" w:rsidRDefault="00F432CE" w:rsidP="00867454">
      <w:pPr>
        <w:pStyle w:val="APA7ReferenceListEntry"/>
        <w:ind w:left="720" w:hanging="720"/>
        <w:mirrorIndents/>
        <w:rPr>
          <w:rFonts w:cstheme="minorHAnsi"/>
        </w:rPr>
        <w:pPrChange w:id="5007" w:author="CopyEditor AI" w:date="2026-10-18T04:55:09+11:00">
          <w:pPr>
            <w:ind w:left="720" w:hanging="720"/>
            <w:mirrorIndents/>
            <w:rPr>
              <w:rFonts w:cstheme="minorHAnsi"/>
            </w:rPr>
          </w:pPr>
        </w:pPrChange>
      </w:pPr>
      <w:del w:id="9725" w:author="CopyEditor AI" w:date="2026-10-18T04:55:09+11:00">
        <w:r>
          <w:delText xml:space="preserve">Clément, F., &amp; Dukes, D. (2013). The role of interest in the transmission of social values. Frontiers in Psychology, 4, Article 349. https://doi.org/10.3389/fpsyg.2013.00349</w:delText>
        </w:r>
      </w:del>
      <w:ins w:id="9726" w:author="CopyEditor AI" w:date="2026-10-18T04:55:09+11:00">
        <w:r>
          <w:rPr>
            <w:rFonts w:ascii="Arial" w:hAnsi="Arial" w:cs="Arial"/>
            <w:sz w:val="22"/>
            <w:szCs w:val="22"/>
          </w:rPr>
          <w:t xml:space="preserve">Clément, F., &amp; Dukes, D. (2013). The role of interest in the transmission of social values. Frontiers in Psychology, 4.</w:t>
        </w:r>
      </w:ins>
      <w:hyperlink r:id="rId94" w:history="1">
        <w:ins w:id="9727" w:author="CopyEditor AI" w:date="2026-10-18T04:55:09+11:00">
          <w:r>
            <w:rPr>
              <w:rStyle w:val="Hyperlink"/>
              <w:color w:val="000000"/>
              <w:rFonts w:ascii="Arial" w:hAnsi="Arial" w:cs="Arial"/>
              <w:sz w:val="22"/>
              <w:szCs w:val="22"/>
            </w:rPr>
            <w:t xml:space="preserve">https://doi.org/10.3389/fpsyg.2013.00349</w:t>
          </w:r>
        </w:ins>
      </w:hyperlink>
    </w:p>
    <w:p w14:paraId="69B3FB39" w14:textId="102C2486" w:rsidR="00F432CE" w:rsidRPr="00F432CE" w:rsidRDefault="00F432CE" w:rsidP="00F24C4A">
      <w:commentRangeStart w:id="27"/>
      <w:pPr>
        <w:pStyle w:val="APA7ReferenceListEntry"/>
        <w:ind w:left="720" w:hanging="720"/>
        <w:mirrorIndents/>
        <w:rPr>
          <w:rFonts w:cstheme="minorHAnsi"/>
        </w:rPr>
        <w:pPrChange w:id="5008" w:author="CopyEditor AI" w:date="2026-10-18T04:55:09+11:00">
          <w:pPr>
            <w:ind w:left="720" w:hanging="720"/>
            <w:mirrorIndents/>
            <w:rPr>
              <w:rFonts w:cstheme="minorHAnsi"/>
            </w:rPr>
          </w:pPr>
        </w:pPrChange>
      </w:pPr>
      <w:r w:rsidRPr="00F432CE">
        <w:rPr>
          <w:rFonts w:cstheme="minorHAnsi" w:ascii="Arial" w:hAnsi="Arial" w:cs="Arial"/>
          <w:sz w:val="22"/>
          <w:szCs w:val="22"/>
          <w:rPrChange w:id="9050" w:author="CopyEditor AI" w:date="2026-10-18T04:55:09+11:00">
            <w:rPr>
              <w:rFonts w:cstheme="minorHAnsi"/>
            </w:rPr>
          </w:rPrChange>
        </w:rPr>
        <w:t xml:space="preserve">Coppens, A., &amp; Alcalá, L. (2015). Supporting children’s initiative: Appreciating family contributions or paying children for chores. In M. Correa-Chávez, R. Mejía-Arauz, &amp; B. Rogoff (Eds.), </w:t>
      </w:r>
      <w:r w:rsidRPr="00706C62">
        <w:rPr>
          <w:rFonts w:cstheme="minorHAnsi" w:ascii="Arial" w:hAnsi="Arial" w:cs="Arial"/>
          <w:i/>
          <w:iCs/>
          <w:sz w:val="22"/>
          <w:szCs w:val="22"/>
          <w:rPrChange w:id="9051" w:author="CopyEditor AI" w:date="2026-10-18T04:55:09+11:00">
            <w:rPr>
              <w:rFonts w:cstheme="minorHAnsi"/>
              <w:i/>
              <w:iCs/>
            </w:rPr>
          </w:rPrChange>
        </w:rPr>
        <w:lastRenderedPageBreak/>
        <w:t xml:space="preserve">Advances in child development and behavior</w:t>
      </w:r>
      <w:r w:rsidR="00F24C4A">
        <w:rPr>
          <w:rFonts w:cstheme="minorHAnsi" w:ascii="Arial" w:hAnsi="Arial" w:cs="Arial"/>
          <w:sz w:val="22"/>
          <w:szCs w:val="22"/>
          <w:rPrChange w:id="9052" w:author="CopyEditor AI" w:date="2026-10-18T04:55:09+11:00">
            <w:rPr>
              <w:rFonts w:cstheme="minorHAnsi"/>
            </w:rPr>
          </w:rPrChange>
        </w:rPr>
        <w:t xml:space="preserve">: </w:t>
      </w:r>
      <w:r w:rsidR="00F24C4A" w:rsidRPr="00F24C4A">
        <w:rPr>
          <w:rFonts w:cstheme="minorHAnsi" w:ascii="Arial" w:hAnsi="Arial" w:cs="Arial"/>
          <w:i/>
          <w:iCs/>
          <w:sz w:val="22"/>
          <w:szCs w:val="22"/>
          <w:rPrChange w:id="9053" w:author="CopyEditor AI" w:date="2026-10-18T04:55:09+11:00">
            <w:rPr>
              <w:rFonts w:cstheme="minorHAnsi"/>
              <w:i/>
              <w:iCs/>
            </w:rPr>
          </w:rPrChange>
        </w:rPr>
        <w:t xml:space="preserve">Vol. 49. Children learn by observing and contributing to family and community endeavors: A cultural paradigm</w:t>
      </w:r>
      <w:r w:rsidR="00F24C4A">
        <w:rPr>
          <w:rFonts w:cstheme="minorHAnsi" w:ascii="Arial" w:hAnsi="Arial" w:cs="Arial"/>
          <w:sz w:val="22"/>
          <w:szCs w:val="22"/>
          <w:rPrChange w:id="9054" w:author="CopyEditor AI" w:date="2026-10-18T04:55:09+11:00">
            <w:rPr>
              <w:rFonts w:cstheme="minorHAnsi"/>
            </w:rPr>
          </w:rPrChange>
        </w:rPr>
        <w:t xml:space="preserve"> (pp. 91–112). Elsevier. </w:t>
      </w:r>
      <w:hyperlink r:id="rId17" w:history="1">
        <w:r w:rsidR="00F24C4A" w:rsidRPr="00795EF0">
          <w:rPr>
            <w:rStyle w:val="Hyperlink"/>
            <w:rFonts w:cstheme="minorHAnsi" w:ascii="Arial" w:hAnsi="Arial" w:cs="Arial"/>
            <w:sz w:val="22"/>
            <w:szCs w:val="22"/>
            <w:rPrChange w:id="9055" w:author="CopyEditor AI" w:date="2026-10-18T04:55:09+11:00">
              <w:rPr>
                <w:rStyle w:val="Hyperlink"/>
                <w:rFonts w:cstheme="minorHAnsi"/>
              </w:rPr>
            </w:rPrChange>
          </w:rPr>
          <w:t>https://doi.org/10.1016/bs.acdb.2015.10.002</w:t>
        </w:r>
      </w:hyperlink>
      <w:r w:rsidR="00706C62">
        <w:rPr>
          <w:rFonts w:cstheme="minorHAnsi"/>
        </w:rPr>
        <w:t xml:space="preserve"> </w:t>
      </w:r>
      <w:commentRangeEnd w:id="27"/>
      <w:r>
        <w:rPr>
          <w:rStyle w:val="CommentReference"/>
        </w:rPr>
        <w:commentReference w:id="27"/>
      </w:r>
    </w:p>
    <w:p w14:paraId="38B9A096" w14:textId="77777777" w:rsidR="00F432CE" w:rsidRPr="00F432CE" w:rsidRDefault="00F432CE" w:rsidP="00867454">
      <w:pPr>
        <w:pStyle w:val="APA7ReferenceListEntry"/>
        <w:ind w:left="720" w:hanging="720"/>
        <w:mirrorIndents/>
        <w:rPr>
          <w:rFonts w:cstheme="minorHAnsi"/>
        </w:rPr>
        <w:pPrChange w:id="5009" w:author="CopyEditor AI" w:date="2026-10-18T04:55:09+11:00">
          <w:pPr>
            <w:ind w:left="720" w:hanging="720"/>
            <w:mirrorIndents/>
            <w:rPr>
              <w:rFonts w:cstheme="minorHAnsi"/>
            </w:rPr>
          </w:pPr>
        </w:pPrChange>
      </w:pPr>
      <w:del w:id="9728" w:author="CopyEditor AI" w:date="2026-10-18T04:55:09+11:00">
        <w:r>
          <w:delText xml:space="preserve">Dahl, A. (2015). The developing social context of infant helping in two U.S. samples. Child Development, 86(4), 1080–1093. https://doi.org/10.1111/cdev.12361</w:delText>
        </w:r>
      </w:del>
      <w:ins w:id="9729" w:author="CopyEditor AI" w:date="2026-10-18T04:55:09+11:00">
        <w:r>
          <w:rPr>
            <w:rFonts w:ascii="Arial" w:hAnsi="Arial" w:cs="Arial"/>
            <w:sz w:val="22"/>
            <w:szCs w:val="22"/>
          </w:rPr>
          <w:t xml:space="preserve">Dahl, A. (2015). The Developing Social Context of Infant Helping in Two U.S. Samples. Child Development, 86(4), 1080–1093.</w:t>
        </w:r>
      </w:ins>
      <w:hyperlink r:id="rId95" w:history="1">
        <w:ins w:id="9730" w:author="CopyEditor AI" w:date="2026-10-18T04:55:09+11:00">
          <w:r>
            <w:rPr>
              <w:rStyle w:val="Hyperlink"/>
              <w:color w:val="000000"/>
              <w:rFonts w:ascii="Arial" w:hAnsi="Arial" w:cs="Arial"/>
              <w:sz w:val="22"/>
              <w:szCs w:val="22"/>
            </w:rPr>
            <w:t xml:space="preserve">https://doi.org/10.1111/cdev.12361</w:t>
          </w:r>
        </w:ins>
      </w:hyperlink>
    </w:p>
    <w:p w14:paraId="44525D07" w14:textId="77777777" w:rsidR="00F432CE" w:rsidRPr="00F432CE" w:rsidRDefault="00F432CE" w:rsidP="00BD40BF">
      <w:pPr>
        <w:pStyle w:val="APA7ReferenceListEntry"/>
        <w:ind w:left="720" w:hanging="720"/>
        <w:mirrorIndents/>
        <w:rPr>
          <w:rFonts w:cstheme="minorHAnsi"/>
        </w:rPr>
        <w:pPrChange w:id="5010" w:author="CopyEditor AI" w:date="2026-10-18T04:55:09+11:00">
          <w:pPr>
            <w:ind w:left="720" w:hanging="720"/>
            <w:mirrorIndents/>
            <w:rPr>
              <w:rFonts w:cstheme="minorHAnsi"/>
            </w:rPr>
          </w:pPr>
        </w:pPrChange>
      </w:pPr>
      <w:del w:id="9731" w:author="CopyEditor AI" w:date="2026-10-18T04:55:09+11:00">
        <w:r>
          <w:delText xml:space="preserve">Dahl, A. (2017). Ecological commitments: Why developmental science needs naturalistic methods. Child Development Perspectives, 11(2), 79–84. https://doi.org/10.1111/cdep.12217</w:delText>
        </w:r>
      </w:del>
      <w:ins w:id="9732" w:author="CopyEditor AI" w:date="2026-10-18T04:55:09+11:00">
        <w:r>
          <w:rPr>
            <w:rFonts w:ascii="Arial" w:hAnsi="Arial" w:cs="Arial"/>
            <w:sz w:val="22"/>
            <w:szCs w:val="22"/>
          </w:rPr>
          <w:t xml:space="preserve">Dahl, A. (2017). Ecological Commitments: Why Developmental Science Needs Naturalistic Methods. Child Development Perspectives, 11(2), 79–84.</w:t>
        </w:r>
      </w:ins>
      <w:hyperlink r:id="rId96" w:history="1">
        <w:ins w:id="9733" w:author="CopyEditor AI" w:date="2026-10-18T04:55:09+11:00">
          <w:r>
            <w:rPr>
              <w:rStyle w:val="Hyperlink"/>
              <w:color w:val="000000"/>
              <w:rFonts w:ascii="Arial" w:hAnsi="Arial" w:cs="Arial"/>
              <w:sz w:val="22"/>
              <w:szCs w:val="22"/>
            </w:rPr>
            <w:t xml:space="preserve">https://doi.org/10.1111/cdep.12217</w:t>
          </w:r>
        </w:ins>
      </w:hyperlink>
    </w:p>
    <w:p w14:paraId="26C7BAC6" w14:textId="77777777" w:rsidR="00F432CE" w:rsidRPr="00F432CE" w:rsidRDefault="00F432CE" w:rsidP="00BD40BF">
      <w:pPr>
        <w:pStyle w:val="APA7ReferenceListEntry"/>
        <w:ind w:left="720" w:hanging="720"/>
        <w:mirrorIndents/>
        <w:rPr>
          <w:rFonts w:cstheme="minorHAnsi"/>
        </w:rPr>
        <w:pPrChange w:id="5011" w:author="CopyEditor AI" w:date="2026-10-18T04:55:09+11:00">
          <w:pPr>
            <w:ind w:left="720" w:hanging="720"/>
            <w:mirrorIndents/>
            <w:rPr>
              <w:rFonts w:cstheme="minorHAnsi"/>
            </w:rPr>
          </w:pPr>
        </w:pPrChange>
      </w:pPr>
      <w:del w:id="9734" w:author="CopyEditor AI" w:date="2026-10-18T04:55:09+11:00">
        <w:r>
          <w:delText xml:space="preserve">Dahl, A., Campos, J., &amp; Witherington, D. (2011). Emotional action and communication in early moral development. Emotion Review, 3(2), 147–157. https://doi.org/10.1177/1754073910387948</w:delText>
        </w:r>
      </w:del>
      <w:ins w:id="9735" w:author="CopyEditor AI" w:date="2026-10-18T04:55:09+11:00">
        <w:r>
          <w:rPr>
            <w:rFonts w:ascii="Arial" w:hAnsi="Arial" w:cs="Arial"/>
            <w:sz w:val="22"/>
            <w:szCs w:val="22"/>
          </w:rPr>
          <w:t xml:space="preserve">Dahl, A., Campos, J. J., &amp; Witherington, D. C. (2011). Emotional Action and Communication in Early Moral Development. Emotion Review, 3(2), 147–157.</w:t>
        </w:r>
      </w:ins>
      <w:hyperlink r:id="rId97" w:history="1">
        <w:ins w:id="9736" w:author="CopyEditor AI" w:date="2026-10-18T04:55:09+11:00">
          <w:r>
            <w:rPr>
              <w:rStyle w:val="Hyperlink"/>
              <w:color w:val="000000"/>
              <w:rFonts w:ascii="Arial" w:hAnsi="Arial" w:cs="Arial"/>
              <w:sz w:val="22"/>
              <w:szCs w:val="22"/>
            </w:rPr>
            <w:t xml:space="preserve">https://doi.org/10.1177/1754073910387948</w:t>
          </w:r>
        </w:ins>
      </w:hyperlink>
    </w:p>
    <w:p w14:paraId="5755009D" w14:textId="77777777" w:rsidR="00F432CE" w:rsidRPr="00F432CE" w:rsidRDefault="00F432CE" w:rsidP="00BD40BF">
      <w:pPr>
        <w:pStyle w:val="APA7ReferenceListEntry"/>
        <w:ind w:left="720" w:hanging="720"/>
        <w:mirrorIndents/>
        <w:rPr>
          <w:rFonts w:cstheme="minorHAnsi"/>
        </w:rPr>
        <w:pPrChange w:id="5012" w:author="CopyEditor AI" w:date="2026-10-18T04:55:09+11:00">
          <w:pPr>
            <w:ind w:left="720" w:hanging="720"/>
            <w:mirrorIndents/>
            <w:rPr>
              <w:rFonts w:cstheme="minorHAnsi"/>
            </w:rPr>
          </w:pPr>
        </w:pPrChange>
      </w:pPr>
      <w:del w:id="9737" w:author="CopyEditor AI" w:date="2026-10-18T04:55:09+11:00">
        <w:r>
          <w:delText xml:space="preserve">Davidov, M., Zahn-Waxler, C., Roth-Hanania, R., &amp; Knafo, A. (2013). Concern for others in the first year of life. Child Development Perspectives, 7(2), 126–131. https://doi.org/10.1111/cdep.12028</w:delText>
        </w:r>
      </w:del>
      <w:ins w:id="9738" w:author="CopyEditor AI" w:date="2026-10-18T04:55:09+11:00">
        <w:r>
          <w:rPr>
            <w:rFonts w:ascii="Arial" w:hAnsi="Arial" w:cs="Arial"/>
            <w:sz w:val="22"/>
            <w:szCs w:val="22"/>
          </w:rPr>
          <w:t xml:space="preserve">Davidov, M., Zahn-Waxler, C., Roth-Hanania, R., &amp; Knafo, A. (2013). Concern for Others in the First Year of Life: Theory, Evidence, and Avenues for Research. Child Development Perspectives, 7(2), 126–131.</w:t>
        </w:r>
      </w:ins>
      <w:hyperlink r:id="rId98" w:history="1">
        <w:ins w:id="9739" w:author="CopyEditor AI" w:date="2026-10-18T04:55:09+11:00">
          <w:r>
            <w:rPr>
              <w:rStyle w:val="Hyperlink"/>
              <w:color w:val="000000"/>
              <w:rFonts w:ascii="Arial" w:hAnsi="Arial" w:cs="Arial"/>
              <w:sz w:val="22"/>
              <w:szCs w:val="22"/>
            </w:rPr>
            <w:t xml:space="preserve">https://doi.org/10.1111/cdep.12028</w:t>
          </w:r>
        </w:ins>
      </w:hyperlink>
    </w:p>
    <w:p w14:paraId="73057A32" w14:textId="77777777" w:rsidR="00F432CE" w:rsidRPr="00F432CE" w:rsidRDefault="00F432CE" w:rsidP="00BD40BF">
      <w:pPr>
        <w:pStyle w:val="APA7ReferenceListEntry"/>
        <w:ind w:left="720" w:hanging="720"/>
        <w:mirrorIndents/>
        <w:rPr>
          <w:rFonts w:cstheme="minorHAnsi"/>
        </w:rPr>
        <w:pPrChange w:id="5013" w:author="CopyEditor AI" w:date="2026-10-18T04:55:09+11:00">
          <w:pPr>
            <w:ind w:left="720" w:hanging="720"/>
            <w:mirrorIndents/>
            <w:rPr>
              <w:rFonts w:cstheme="minorHAnsi"/>
            </w:rPr>
          </w:pPr>
        </w:pPrChange>
      </w:pPr>
      <w:r w:rsidRPr="00F432CE">
        <w:rPr>
          <w:rFonts w:cstheme="minorHAnsi" w:ascii="Arial" w:hAnsi="Arial" w:cs="Arial"/>
          <w:sz w:val="22"/>
          <w:szCs w:val="22"/>
          <w:rPrChange w:id="9085" w:author="CopyEditor AI" w:date="2026-10-18T04:55:09+11:00">
            <w:rPr>
              <w:rFonts w:cstheme="minorHAnsi"/>
            </w:rPr>
          </w:rPrChange>
        </w:rPr>
        <w:t xml:space="preserve">Davis, M. H. (2005). A “constituent” approach to the study of perspective taking: What are its fundamental elements? In B. F. Malle &amp; S. D. Hodges (Eds.), </w:t>
      </w:r>
      <w:r w:rsidRPr="006F3A00">
        <w:rPr>
          <w:rFonts w:cstheme="minorHAnsi" w:ascii="Arial" w:hAnsi="Arial" w:cs="Arial"/>
          <w:i/>
          <w:iCs/>
          <w:sz w:val="22"/>
          <w:szCs w:val="22"/>
          <w:rPrChange w:id="9086" w:author="CopyEditor AI" w:date="2026-10-18T04:55:09+11:00">
            <w:rPr>
              <w:rFonts w:cstheme="minorHAnsi"/>
              <w:i/>
              <w:iCs/>
            </w:rPr>
          </w:rPrChange>
        </w:rPr>
        <w:t xml:space="preserve">Other minds: How humans bridge the divide between self and others</w:t>
      </w:r>
      <w:r w:rsidRPr="00F432CE">
        <w:rPr>
          <w:rFonts w:cstheme="minorHAnsi" w:ascii="Arial" w:hAnsi="Arial" w:cs="Arial"/>
          <w:sz w:val="22"/>
          <w:szCs w:val="22"/>
          <w:rPrChange w:id="9087" w:author="CopyEditor AI" w:date="2026-10-18T04:55:09+11:00">
            <w:rPr>
              <w:rFonts w:cstheme="minorHAnsi"/>
            </w:rPr>
          </w:rPrChange>
        </w:rPr>
        <w:t xml:space="preserve"> (pp. 44–55). The Guilford Press.</w:t>
      </w:r>
    </w:p>
    <w:p w14:paraId="342DD756" w14:textId="3FB7BDEE" w:rsidR="00F432CE" w:rsidRPr="00F432CE" w:rsidRDefault="00F432CE" w:rsidP="00BD40BF">
      <w:pPr>
        <w:pStyle w:val="APA7ReferenceListEntry"/>
        <w:ind w:left="720" w:hanging="720"/>
        <w:mirrorIndents/>
        <w:rPr>
          <w:rFonts w:cstheme="minorHAnsi"/>
        </w:rPr>
        <w:pPrChange w:id="5014" w:author="CopyEditor AI" w:date="2026-10-18T04:55:09+11:00">
          <w:pPr>
            <w:ind w:left="720" w:hanging="720"/>
            <w:mirrorIndents/>
            <w:rPr>
              <w:rFonts w:cstheme="minorHAnsi"/>
            </w:rPr>
          </w:pPr>
        </w:pPrChange>
      </w:pPr>
      <w:del w:id="9740" w:author="CopyEditor AI" w:date="2026-10-18T04:55:09+11:00">
        <w:r>
          <w:delText xml:space="preserve">De Jaegher, H. (2009). Social understanding through direct perception? Yes, by interacting. Consciousness and Cognition, 18(2), 535–542. https://doi.org/10.1016/j.concog.2008.10.007</w:delText>
        </w:r>
      </w:del>
      <w:ins w:id="9741" w:author="CopyEditor AI" w:date="2026-10-18T04:55:09+11:00">
        <w:r>
          <w:rPr>
            <w:rFonts w:ascii="Arial" w:hAnsi="Arial" w:cs="Arial"/>
            <w:sz w:val="22"/>
            <w:szCs w:val="22"/>
          </w:rPr>
          <w:t xml:space="preserve">De Jaegher, H. (2009). Social understanding through direct perception? Yes, by interacting. Consciousness and Cognition, 18(2), 535–542.</w:t>
        </w:r>
      </w:ins>
      <w:hyperlink r:id="rId99" w:history="1">
        <w:ins w:id="9742" w:author="CopyEditor AI" w:date="2026-10-18T04:55:09+11:00">
          <w:r>
            <w:rPr>
              <w:rStyle w:val="Hyperlink"/>
              <w:color w:val="000000"/>
              <w:rFonts w:ascii="Arial" w:hAnsi="Arial" w:cs="Arial"/>
              <w:sz w:val="22"/>
              <w:szCs w:val="22"/>
            </w:rPr>
            <w:t xml:space="preserve">https://doi.org/10.1016/j.concog.2008.10.007</w:t>
          </w:r>
        </w:ins>
      </w:hyperlink>
      <w:commentRangeStart w:id="11"/>
      <w:commentRangeEnd w:id="11"/>
      <w:r>
        <w:rPr>
          <w:rStyle w:val="CommentReference"/>
        </w:rPr>
        <w:commentReference w:id="11"/>
      </w:r>
    </w:p>
    <w:p w14:paraId="5DAACBCB" w14:textId="77777777" w:rsidR="00F432CE" w:rsidRPr="00F432CE" w:rsidRDefault="00F432CE" w:rsidP="00BD40BF">
      <w:pPr>
        <w:pStyle w:val="APA7ReferenceListEntry"/>
        <w:ind w:left="720" w:hanging="720"/>
        <w:mirrorIndents/>
        <w:rPr>
          <w:rFonts w:cstheme="minorHAnsi"/>
        </w:rPr>
        <w:pPrChange w:id="5015" w:author="CopyEditor AI" w:date="2026-10-18T04:55:09+11:00">
          <w:pPr>
            <w:ind w:left="720" w:hanging="720"/>
            <w:mirrorIndents/>
            <w:rPr>
              <w:rFonts w:cstheme="minorHAnsi"/>
            </w:rPr>
          </w:pPr>
        </w:pPrChange>
      </w:pPr>
      <w:del w:id="9743" w:author="CopyEditor AI" w:date="2026-10-18T04:55:09+11:00">
        <w:r>
          <w:delText xml:space="preserve">Denham, S. A. (1986). Social cognition, social behavior, and emotion in preschoolers: Contextual validation. Child Development, 57(1), 194–201. https://doi.org/10.2307/1130651</w:delText>
        </w:r>
      </w:del>
      <w:ins w:id="9744" w:author="CopyEditor AI" w:date="2026-10-18T04:55:09+11:00">
        <w:r>
          <w:rPr>
            <w:rFonts w:ascii="Arial" w:hAnsi="Arial" w:cs="Arial"/>
            <w:sz w:val="22"/>
            <w:szCs w:val="22"/>
          </w:rPr>
          <w:t xml:space="preserve">Denham, S. A. (1986). Social Cognition, Prosocial Behavior, and Emotion in Preschoolers: Contextual Validation. Child Development, 57(1), 194.</w:t>
        </w:r>
      </w:ins>
      <w:hyperlink r:id="rId100" w:history="1">
        <w:ins w:id="9745" w:author="CopyEditor AI" w:date="2026-10-18T04:55:09+11:00">
          <w:r>
            <w:rPr>
              <w:rStyle w:val="Hyperlink"/>
              <w:color w:val="000000"/>
              <w:rFonts w:ascii="Arial" w:hAnsi="Arial" w:cs="Arial"/>
              <w:sz w:val="22"/>
              <w:szCs w:val="22"/>
            </w:rPr>
            <w:t xml:space="preserve">https://doi.org/10.2307/1130651</w:t>
          </w:r>
        </w:ins>
      </w:hyperlink>
    </w:p>
    <w:p w14:paraId="7C590482" w14:textId="77777777" w:rsidR="00F432CE" w:rsidRPr="00F432CE" w:rsidRDefault="00F432CE" w:rsidP="00BD40BF">
      <w:pPr>
        <w:pStyle w:val="APA7ReferenceListEntry"/>
        <w:ind w:left="720" w:hanging="720"/>
        <w:mirrorIndents/>
        <w:rPr>
          <w:rFonts w:cstheme="minorHAnsi"/>
        </w:rPr>
        <w:pPrChange w:id="5016" w:author="CopyEditor AI" w:date="2026-10-18T04:55:09+11:00">
          <w:pPr>
            <w:ind w:left="720" w:hanging="720"/>
            <w:mirrorIndents/>
            <w:rPr>
              <w:rFonts w:cstheme="minorHAnsi"/>
            </w:rPr>
          </w:pPr>
        </w:pPrChange>
      </w:pPr>
      <w:del w:id="9746" w:author="CopyEditor AI" w:date="2026-10-18T04:55:09+11:00">
        <w:r>
          <w:delText xml:space="preserve">Dewey, J. (1920). Reconstruction in philosophy. Henry Holt and Company. https://doi.org/10.1037/14162-000</w:delText>
        </w:r>
      </w:del>
      <w:ins w:id="9747" w:author="CopyEditor AI" w:date="2026-10-18T04:55:09+11:00">
        <w:r>
          <w:rPr>
            <w:rFonts w:ascii="Arial" w:hAnsi="Arial" w:cs="Arial"/>
            <w:sz w:val="22"/>
            <w:szCs w:val="22"/>
          </w:rPr>
          <w:t xml:space="preserve">Dewey, J. (1920). Reconstruction in philosophy. (, Ed.). Henry Holt and Company.</w:t>
        </w:r>
      </w:ins>
      <w:hyperlink r:id="rId101" w:history="1">
        <w:ins w:id="9748" w:author="CopyEditor AI" w:date="2026-10-18T04:55:09+11:00">
          <w:r>
            <w:rPr>
              <w:rStyle w:val="Hyperlink"/>
              <w:color w:val="000000"/>
              <w:rFonts w:ascii="Arial" w:hAnsi="Arial" w:cs="Arial"/>
              <w:sz w:val="22"/>
              <w:szCs w:val="22"/>
            </w:rPr>
            <w:t xml:space="preserve">https://doi.org/10.1037/14162-000</w:t>
          </w:r>
        </w:ins>
      </w:hyperlink>
    </w:p>
    <w:p w14:paraId="7E0EE04A" w14:textId="19546C66" w:rsidR="00F432CE" w:rsidRPr="00F432CE" w:rsidRDefault="00F432CE" w:rsidP="00BD40BF">
      <w:commentRangeStart w:id="28"/>
      <w:pPr>
        <w:pStyle w:val="APA7ReferenceListEntry"/>
        <w:ind w:left="720" w:hanging="720"/>
        <w:mirrorIndents/>
        <w:rPr>
          <w:rFonts w:cstheme="minorHAnsi"/>
        </w:rPr>
        <w:pPrChange w:id="5017" w:author="CopyEditor AI" w:date="2026-10-18T04:55:09+11:00">
          <w:pPr>
            <w:ind w:left="720" w:hanging="720"/>
            <w:mirrorIndents/>
            <w:rPr>
              <w:rFonts w:cstheme="minorHAnsi"/>
            </w:rPr>
          </w:pPr>
        </w:pPrChange>
      </w:pPr>
      <w:r w:rsidRPr="00F432CE">
        <w:rPr>
          <w:rFonts w:cstheme="minorHAnsi" w:ascii="Arial" w:hAnsi="Arial" w:cs="Arial"/>
          <w:sz w:val="22"/>
          <w:szCs w:val="22"/>
          <w:rPrChange w:id="9111" w:author="CopyEditor AI" w:date="2026-10-18T04:55:09+11:00">
            <w:rPr>
              <w:rFonts w:cstheme="minorHAnsi"/>
            </w:rPr>
          </w:rPrChange>
        </w:rPr>
        <w:lastRenderedPageBreak/>
        <w:t xml:space="preserve">Dewey, J. (1971). The theory of emotion. In </w:t>
      </w:r>
      <w:r w:rsidR="00876084">
        <w:rPr>
          <w:rFonts w:cstheme="minorHAnsi" w:ascii="Arial" w:hAnsi="Arial" w:cs="Arial"/>
          <w:sz w:val="22"/>
          <w:szCs w:val="22"/>
          <w:rPrChange w:id="9112" w:author="CopyEditor AI" w:date="2026-10-18T04:55:09+11:00">
            <w:rPr>
              <w:rFonts w:cstheme="minorHAnsi"/>
            </w:rPr>
          </w:rPrChange>
        </w:rPr>
        <w:t xml:space="preserve">J. A. Boydston (Ed.), </w:t>
      </w:r>
      <w:r w:rsidR="00EE1AC7" w:rsidRPr="006F3A00">
        <w:rPr>
          <w:rFonts w:cstheme="minorHAnsi" w:ascii="Arial" w:hAnsi="Arial" w:cs="Arial"/>
          <w:i/>
          <w:iCs/>
          <w:sz w:val="22"/>
          <w:szCs w:val="22"/>
          <w:rPrChange w:id="9113" w:author="CopyEditor AI" w:date="2026-10-18T04:55:09+11:00">
            <w:rPr>
              <w:rFonts w:cstheme="minorHAnsi"/>
              <w:i/>
              <w:iCs/>
            </w:rPr>
          </w:rPrChange>
        </w:rPr>
        <w:t>The early works</w:t>
      </w:r>
      <w:r w:rsidR="00EE1AC7">
        <w:rPr>
          <w:rFonts w:cstheme="minorHAnsi" w:ascii="Arial" w:hAnsi="Arial" w:cs="Arial"/>
          <w:i/>
          <w:iCs/>
          <w:sz w:val="22"/>
          <w:szCs w:val="22"/>
          <w:rPrChange w:id="9114" w:author="CopyEditor AI" w:date="2026-10-18T04:55:09+11:00">
            <w:rPr>
              <w:rFonts w:cstheme="minorHAnsi"/>
              <w:i/>
              <w:iCs/>
            </w:rPr>
          </w:rPrChange>
        </w:rPr>
        <w:t xml:space="preserve"> of John Dewey, 1892–1898: Vol. 4. Early essays and </w:t>
      </w:r>
      <w:r w:rsidR="00EE1AC7" w:rsidRPr="006965FE">
        <w:rPr>
          <w:rFonts w:cstheme="minorHAnsi" w:ascii="Arial" w:hAnsi="Arial" w:cs="Arial"/>
          <w:i/>
          <w:sz w:val="22"/>
          <w:szCs w:val="22"/>
          <w:rPrChange w:id="9115" w:author="CopyEditor AI" w:date="2026-10-18T04:55:09+11:00">
            <w:rPr>
              <w:rFonts w:cstheme="minorHAnsi"/>
              <w:i/>
            </w:rPr>
          </w:rPrChange>
        </w:rPr>
        <w:t>the study of ethics, a syllabus</w:t>
      </w:r>
      <w:r w:rsidR="00EE1AC7">
        <w:rPr>
          <w:rFonts w:cstheme="minorHAnsi" w:ascii="Arial" w:hAnsi="Arial" w:cs="Arial"/>
          <w:i/>
          <w:sz w:val="22"/>
          <w:szCs w:val="22"/>
          <w:rPrChange w:id="9116" w:author="CopyEditor AI" w:date="2026-10-18T04:55:09+11:00">
            <w:rPr>
              <w:rFonts w:cstheme="minorHAnsi"/>
              <w:i/>
            </w:rPr>
          </w:rPrChange>
        </w:rPr>
        <w:t xml:space="preserve">, </w:t>
      </w:r>
      <w:r w:rsidR="00EE1AC7" w:rsidRPr="006965FE">
        <w:rPr>
          <w:rFonts w:cstheme="minorHAnsi" w:ascii="Arial" w:hAnsi="Arial" w:cs="Arial"/>
          <w:i/>
          <w:sz w:val="22"/>
          <w:szCs w:val="22"/>
          <w:rPrChange w:id="9117" w:author="CopyEditor AI" w:date="2026-10-18T04:55:09+11:00">
            <w:rPr>
              <w:rFonts w:cstheme="minorHAnsi"/>
              <w:i/>
            </w:rPr>
          </w:rPrChange>
        </w:rPr>
        <w:t>1893</w:t>
      </w:r>
      <w:r w:rsidR="00EE1AC7">
        <w:rPr>
          <w:rFonts w:cstheme="minorHAnsi" w:ascii="Arial" w:hAnsi="Arial" w:cs="Arial"/>
          <w:i/>
          <w:iCs/>
          <w:sz w:val="22"/>
          <w:szCs w:val="22"/>
          <w:rPrChange w:id="9118" w:author="CopyEditor AI" w:date="2026-10-18T04:55:09+11:00">
            <w:rPr>
              <w:rFonts w:cstheme="minorHAnsi"/>
              <w:i/>
              <w:iCs/>
            </w:rPr>
          </w:rPrChange>
        </w:rPr>
        <w:t>–</w:t>
      </w:r>
      <w:r w:rsidR="00EE1AC7" w:rsidRPr="006965FE">
        <w:rPr>
          <w:rFonts w:cstheme="minorHAnsi" w:ascii="Arial" w:hAnsi="Arial" w:cs="Arial"/>
          <w:i/>
          <w:sz w:val="22"/>
          <w:szCs w:val="22"/>
          <w:rPrChange w:id="9119" w:author="CopyEditor AI" w:date="2026-10-18T04:55:09+11:00">
            <w:rPr>
              <w:rFonts w:cstheme="minorHAnsi"/>
              <w:i/>
            </w:rPr>
          </w:rPrChange>
        </w:rPr>
        <w:t>1894</w:t>
      </w:r>
      <w:r w:rsidRPr="00F432CE">
        <w:rPr>
          <w:rFonts w:cstheme="minorHAnsi" w:ascii="Arial" w:hAnsi="Arial" w:cs="Arial"/>
          <w:sz w:val="22"/>
          <w:szCs w:val="22"/>
          <w:rPrChange w:id="9120" w:author="CopyEditor AI" w:date="2026-10-18T04:55:09+11:00">
            <w:rPr>
              <w:rFonts w:cstheme="minorHAnsi"/>
            </w:rPr>
          </w:rPrChange>
        </w:rPr>
        <w:t xml:space="preserve"> (pp. 152–188). Southern Illinois University Press. (Original work published 1894)</w:t>
      </w:r>
      <w:commentRangeEnd w:id="28"/>
      <w:r>
        <w:rPr>
          <w:rStyle w:val="CommentReference"/>
        </w:rPr>
        <w:commentReference w:id="28"/>
      </w:r>
    </w:p>
    <w:p w14:paraId="1BBF7AD6" w14:textId="77777777" w:rsidR="00F432CE" w:rsidRPr="00F432CE" w:rsidRDefault="00F432CE" w:rsidP="00BD40BF">
      <w:commentRangeStart w:id="29"/>
      <w:pPr>
        <w:pStyle w:val="APA7ReferenceListEntry"/>
        <w:ind w:left="720" w:hanging="720"/>
        <w:mirrorIndents/>
        <w:rPr>
          <w:rFonts w:cstheme="minorHAnsi"/>
        </w:rPr>
        <w:pPrChange w:id="5018" w:author="CopyEditor AI" w:date="2026-10-18T04:55:09+11:00">
          <w:pPr>
            <w:ind w:left="720" w:hanging="720"/>
            <w:mirrorIndents/>
            <w:rPr>
              <w:rFonts w:cstheme="minorHAnsi"/>
            </w:rPr>
          </w:pPr>
        </w:pPrChange>
      </w:pPr>
      <w:r w:rsidRPr="00F432CE">
        <w:rPr>
          <w:rFonts w:cstheme="minorHAnsi" w:ascii="Arial" w:hAnsi="Arial" w:cs="Arial"/>
          <w:sz w:val="22"/>
          <w:szCs w:val="22"/>
          <w:rPrChange w:id="9121" w:author="CopyEditor AI" w:date="2026-10-18T04:55:09+11:00">
            <w:rPr>
              <w:rFonts w:cstheme="minorHAnsi"/>
            </w:rPr>
          </w:rPrChange>
        </w:rPr>
        <w:t xml:space="preserve">Dixon, T. (2003). </w:t>
      </w:r>
      <w:r w:rsidRPr="006F3A00">
        <w:rPr>
          <w:rFonts w:cstheme="minorHAnsi" w:ascii="Arial" w:hAnsi="Arial" w:cs="Arial"/>
          <w:i/>
          <w:iCs/>
          <w:sz w:val="22"/>
          <w:szCs w:val="22"/>
          <w:rPrChange w:id="9122" w:author="CopyEditor AI" w:date="2026-10-18T04:55:09+11:00">
            <w:rPr>
              <w:rFonts w:cstheme="minorHAnsi"/>
              <w:i/>
              <w:iCs/>
            </w:rPr>
          </w:rPrChange>
        </w:rPr>
        <w:t>From passions to emotions</w:t>
      </w:r>
      <w:r w:rsidR="00907F88">
        <w:rPr>
          <w:rFonts w:cstheme="minorHAnsi" w:ascii="Arial" w:hAnsi="Arial" w:cs="Arial"/>
          <w:i/>
          <w:iCs/>
          <w:sz w:val="22"/>
          <w:szCs w:val="22"/>
          <w:rPrChange w:id="9123" w:author="CopyEditor AI" w:date="2026-10-18T04:55:09+11:00">
            <w:rPr>
              <w:rFonts w:cstheme="minorHAnsi"/>
              <w:i/>
              <w:iCs/>
            </w:rPr>
          </w:rPrChange>
        </w:rPr>
        <w:t>: The creation of a secular psychological category</w:t>
      </w:r>
      <w:r w:rsidRPr="00F432CE">
        <w:rPr>
          <w:rFonts w:cstheme="minorHAnsi" w:ascii="Arial" w:hAnsi="Arial" w:cs="Arial"/>
          <w:sz w:val="22"/>
          <w:szCs w:val="22"/>
          <w:rPrChange w:id="9124" w:author="CopyEditor AI" w:date="2026-10-18T04:55:09+11:00">
            <w:rPr>
              <w:rFonts w:cstheme="minorHAnsi"/>
            </w:rPr>
          </w:rPrChange>
        </w:rPr>
        <w:t xml:space="preserve">. Cambridge University Press. </w:t>
      </w:r>
      <w:hyperlink r:id="rId25" w:history="1">
        <w:r w:rsidR="000376A2" w:rsidRPr="00B97A8B">
          <w:rPr>
            <w:rStyle w:val="Hyperlink"/>
            <w:rFonts w:cstheme="minorHAnsi" w:ascii="Arial" w:hAnsi="Arial" w:cs="Arial"/>
            <w:sz w:val="22"/>
            <w:szCs w:val="22"/>
            <w:rPrChange w:id="9125" w:author="CopyEditor AI" w:date="2026-10-18T04:55:09+11:00">
              <w:rPr>
                <w:rStyle w:val="Hyperlink"/>
                <w:rFonts w:cstheme="minorHAnsi"/>
              </w:rPr>
            </w:rPrChange>
          </w:rPr>
          <w:t>https://doi.org/10.1017/CBO9780511490514</w:t>
        </w:r>
      </w:hyperlink>
      <w:r w:rsidR="000376A2">
        <w:rPr>
          <w:rFonts w:cstheme="minorHAnsi"/>
        </w:rPr>
        <w:t xml:space="preserve"> </w:t>
      </w:r>
      <w:commentRangeEnd w:id="29"/>
      <w:r>
        <w:rPr>
          <w:rStyle w:val="CommentReference"/>
        </w:rPr>
        <w:commentReference w:id="29"/>
      </w:r>
    </w:p>
    <w:p w14:paraId="1BD81246" w14:textId="77777777" w:rsidR="00F432CE" w:rsidRPr="00F432CE" w:rsidRDefault="00F432CE" w:rsidP="00BD40BF">
      <w:pPr>
        <w:pStyle w:val="APA7ReferenceListEntry"/>
        <w:ind w:left="720" w:hanging="720"/>
        <w:mirrorIndents/>
        <w:rPr>
          <w:rFonts w:cstheme="minorHAnsi"/>
        </w:rPr>
        <w:pPrChange w:id="5019" w:author="CopyEditor AI" w:date="2026-10-18T04:55:09+11:00">
          <w:pPr>
            <w:ind w:left="720" w:hanging="720"/>
            <w:mirrorIndents/>
            <w:rPr>
              <w:rFonts w:cstheme="minorHAnsi"/>
            </w:rPr>
          </w:pPr>
        </w:pPrChange>
      </w:pPr>
      <w:del w:id="9749" w:author="CopyEditor AI" w:date="2026-10-18T04:55:09+11:00">
        <w:r>
          <w:delText xml:space="preserve">Dixon, T. (2012). Emotion: The history of a keyword in crisis. Emotion Review, 4(4), 338–344. https://doi.org/10.1177/1754073912445814</w:delText>
        </w:r>
      </w:del>
      <w:ins w:id="9750" w:author="CopyEditor AI" w:date="2026-10-18T04:55:09+11:00">
        <w:r>
          <w:rPr>
            <w:rFonts w:ascii="Arial" w:hAnsi="Arial" w:cs="Arial"/>
            <w:sz w:val="22"/>
            <w:szCs w:val="22"/>
          </w:rPr>
          <w:t xml:space="preserve">Dixon, T. (2012). “Emotion”: The History of a Keyword in Crisis. Emotion Review, 4(4), 338–344.</w:t>
        </w:r>
      </w:ins>
      <w:hyperlink r:id="rId102" w:history="1">
        <w:ins w:id="9751" w:author="CopyEditor AI" w:date="2026-10-18T04:55:09+11:00">
          <w:r>
            <w:rPr>
              <w:rStyle w:val="Hyperlink"/>
              <w:color w:val="000000"/>
              <w:rFonts w:ascii="Arial" w:hAnsi="Arial" w:cs="Arial"/>
              <w:sz w:val="22"/>
              <w:szCs w:val="22"/>
            </w:rPr>
            <w:t xml:space="preserve">https://doi.org/10.1177/1754073912445814</w:t>
          </w:r>
        </w:ins>
      </w:hyperlink>
    </w:p>
    <w:p w14:paraId="4B41D98D" w14:textId="77777777" w:rsidR="00F432CE" w:rsidRPr="00F432CE" w:rsidRDefault="00F432CE" w:rsidP="00BD40BF">
      <w:pPr>
        <w:pStyle w:val="APA7ReferenceListEntry"/>
        <w:ind w:left="720" w:hanging="720"/>
        <w:mirrorIndents/>
        <w:rPr>
          <w:rFonts w:cstheme="minorHAnsi"/>
        </w:rPr>
        <w:pPrChange w:id="5020" w:author="CopyEditor AI" w:date="2026-10-18T04:55:09+11:00">
          <w:pPr>
            <w:ind w:left="720" w:hanging="720"/>
            <w:mirrorIndents/>
            <w:rPr>
              <w:rFonts w:cstheme="minorHAnsi"/>
            </w:rPr>
          </w:pPr>
        </w:pPrChange>
      </w:pPr>
      <w:del w:id="9752" w:author="CopyEditor AI" w:date="2026-10-18T04:55:09+11:00">
        <w:r>
          <w:delText xml:space="preserve">Drummond, J. K., Hammond, S. I., Satlof-Bedrick, E., Waugh, W., &amp; Brownell, C. (2017). Helping the one you hurt: Toddlers’ rudimentary guilt, shame, and prosocial behavior after harming another. Child Development, 88(4), 1382–1397. https://doi.org/10.1111/cdev.12653</w:delText>
        </w:r>
      </w:del>
      <w:ins w:id="9753" w:author="CopyEditor AI" w:date="2026-10-18T04:55:09+11:00">
        <w:r>
          <w:rPr>
            <w:rFonts w:ascii="Arial" w:hAnsi="Arial" w:cs="Arial"/>
            <w:sz w:val="22"/>
            <w:szCs w:val="22"/>
          </w:rPr>
          <w:t xml:space="preserve">Drummond, J. D. K., Hammond, S. I., Satlof-Bedrick, E., Waugh, W. E., &amp; Brownell, C. A. (2017). Helping the One You Hurt: Toddlers’ Rudimentary Guilt, Shame, and Prosocial Behavior After Harming Another. Child Development, 88(4), 1382–1397.</w:t>
        </w:r>
      </w:ins>
      <w:hyperlink r:id="rId103" w:history="1">
        <w:ins w:id="9754" w:author="CopyEditor AI" w:date="2026-10-18T04:55:09+11:00">
          <w:r>
            <w:rPr>
              <w:rStyle w:val="Hyperlink"/>
              <w:color w:val="000000"/>
              <w:rFonts w:ascii="Arial" w:hAnsi="Arial" w:cs="Arial"/>
              <w:sz w:val="22"/>
              <w:szCs w:val="22"/>
            </w:rPr>
            <w:t xml:space="preserve">https://doi.org/10.1111/cdev.12653</w:t>
          </w:r>
        </w:ins>
      </w:hyperlink>
    </w:p>
    <w:p w14:paraId="3843D30F" w14:textId="620DFE45" w:rsidR="00F432CE" w:rsidRPr="00F432CE" w:rsidRDefault="00F432CE" w:rsidP="00BD40BF">
      <w:pPr>
        <w:pStyle w:val="APA7ReferenceListEntry"/>
        <w:ind w:left="720" w:hanging="720"/>
        <w:mirrorIndents/>
        <w:rPr>
          <w:rFonts w:cstheme="minorHAnsi"/>
        </w:rPr>
        <w:pPrChange w:id="5021" w:author="CopyEditor AI" w:date="2026-10-18T04:55:09+11:00">
          <w:pPr>
            <w:ind w:left="720" w:hanging="720"/>
            <w:mirrorIndents/>
            <w:rPr>
              <w:rFonts w:cstheme="minorHAnsi"/>
            </w:rPr>
          </w:pPr>
        </w:pPrChange>
      </w:pPr>
      <w:del w:id="9755" w:author="CopyEditor AI" w:date="2026-10-18T04:55:09+11:00">
        <w:r>
          <w:delText xml:space="preserve">Dunfield, K., Kuhlmeier, V. A., O’Connell, L., &amp; Kelley, E. (2011). Examining the diversity of prosocial behavior: Helping, sharing, and comforting in infancy. Infancy, 16(3), 227–247. https://doi.org/10.1111/j.1532-7078.2010.00041.x</w:delText>
        </w:r>
      </w:del>
      <w:ins w:id="9756" w:author="CopyEditor AI" w:date="2026-10-18T04:55:09+11:00">
        <w:r>
          <w:rPr>
            <w:rFonts w:ascii="Arial" w:hAnsi="Arial" w:cs="Arial"/>
            <w:sz w:val="22"/>
            <w:szCs w:val="22"/>
          </w:rPr>
          <w:t xml:space="preserve">Dunfield, K., Kuhlmeier, V. A., O’Connell, L., &amp; Kelley, E. (2011). Examining the Diversity of Prosocial Behavior: Helping, Sharing, and Comforting in Infancy. Infancy, 16(3), 227–247. Portico.</w:t>
        </w:r>
      </w:ins>
      <w:hyperlink r:id="rId104" w:history="1">
        <w:ins w:id="9757" w:author="CopyEditor AI" w:date="2026-10-18T04:55:09+11:00">
          <w:r>
            <w:rPr>
              <w:rStyle w:val="Hyperlink"/>
              <w:color w:val="000000"/>
              <w:rFonts w:ascii="Arial" w:hAnsi="Arial" w:cs="Arial"/>
              <w:sz w:val="22"/>
              <w:szCs w:val="22"/>
            </w:rPr>
            <w:t xml:space="preserve">https://doi.org/10.1111/j.1532-7078.2010.00041.x</w:t>
          </w:r>
        </w:ins>
      </w:hyperlink>
    </w:p>
    <w:p w14:paraId="1D04C250" w14:textId="77777777" w:rsidR="00F432CE" w:rsidRPr="00F432CE" w:rsidRDefault="00F432CE" w:rsidP="00BD40BF">
      <w:pPr>
        <w:pStyle w:val="APA7ReferenceListEntry"/>
        <w:ind w:left="720" w:hanging="720"/>
        <w:mirrorIndents/>
        <w:rPr>
          <w:rFonts w:cstheme="minorHAnsi"/>
        </w:rPr>
        <w:pPrChange w:id="5022" w:author="CopyEditor AI" w:date="2026-10-18T04:55:09+11:00">
          <w:pPr>
            <w:ind w:left="720" w:hanging="720"/>
            <w:mirrorIndents/>
            <w:rPr>
              <w:rFonts w:cstheme="minorHAnsi"/>
            </w:rPr>
          </w:pPr>
        </w:pPrChange>
      </w:pPr>
      <w:del w:id="9758" w:author="CopyEditor AI" w:date="2026-10-18T04:55:09+11:00">
        <w:r>
          <w:delText xml:space="preserve">Dunn, J. (2000). Mind-reading, emotion understanding, and relationships. International Journal of Behavioral Development, 24(2), 142–144. https://doi.org/10.1080/016502500383241</w:delText>
        </w:r>
      </w:del>
      <w:ins w:id="9759" w:author="CopyEditor AI" w:date="2026-10-18T04:55:09+11:00">
        <w:r>
          <w:rPr>
            <w:rFonts w:ascii="Arial" w:hAnsi="Arial" w:cs="Arial"/>
            <w:sz w:val="22"/>
            <w:szCs w:val="22"/>
          </w:rPr>
          <w:t xml:space="preserve">Dunn, J. (2000). Mind-reading, emotion understanding, and relationships. International Journal of Behavioral Development, 24(2), 142–144.</w:t>
        </w:r>
      </w:ins>
      <w:hyperlink r:id="rId105" w:history="1">
        <w:ins w:id="9760" w:author="CopyEditor AI" w:date="2026-10-18T04:55:09+11:00">
          <w:r>
            <w:rPr>
              <w:rStyle w:val="Hyperlink"/>
              <w:color w:val="000000"/>
              <w:rFonts w:ascii="Arial" w:hAnsi="Arial" w:cs="Arial"/>
              <w:sz w:val="22"/>
              <w:szCs w:val="22"/>
            </w:rPr>
            <w:t xml:space="preserve">https://doi.org/10.1080/016502500383241</w:t>
          </w:r>
        </w:ins>
      </w:hyperlink>
    </w:p>
    <w:p w14:paraId="5A9F4510" w14:textId="77777777" w:rsidR="00F432CE" w:rsidRPr="00F432CE" w:rsidRDefault="00F432CE" w:rsidP="00BD40BF">
      <w:pPr>
        <w:pStyle w:val="APA7ReferenceListEntry"/>
        <w:ind w:left="720" w:hanging="720"/>
        <w:mirrorIndents/>
        <w:rPr>
          <w:rFonts w:cstheme="minorHAnsi"/>
        </w:rPr>
        <w:pPrChange w:id="5023" w:author="CopyEditor AI" w:date="2026-10-18T04:55:09+11:00">
          <w:pPr>
            <w:ind w:left="720" w:hanging="720"/>
            <w:mirrorIndents/>
            <w:rPr>
              <w:rFonts w:cstheme="minorHAnsi"/>
            </w:rPr>
          </w:pPr>
        </w:pPrChange>
      </w:pPr>
      <w:del w:id="9761" w:author="CopyEditor AI" w:date="2026-10-18T04:55:09+11:00">
        <w:r>
          <w:delText xml:space="preserve">Eisenberg, N., Guthrie, I. K., Cumberland, A., Murphy, B. C., Shepard, S. A., Zhou, Q., &amp; Carlo, G. (2002). Prosocial development in early adulthood: A longitudinal study. Journal of Personality and Social Psychology, 82(6), 993–1006. https://doi.org/10.1037/0022-3514.82.6.993</w:delText>
        </w:r>
      </w:del>
      <w:ins w:id="9762" w:author="CopyEditor AI" w:date="2026-10-18T04:55:09+11:00">
        <w:r>
          <w:rPr>
            <w:rFonts w:ascii="Arial" w:hAnsi="Arial" w:cs="Arial"/>
            <w:sz w:val="22"/>
            <w:szCs w:val="22"/>
          </w:rPr>
          <w:t xml:space="preserve">Eisenberg, N., Guthrie, I. K., Cumberland, A., Murphy, B. C., Shepard, S. A., Zhou, Q., &amp; Carlo, G. (2002). Prosocial development in early adulthood: A longitudinal study. Journal of Personality and Social Psychology, 82(6), 993–1006.</w:t>
        </w:r>
      </w:ins>
      <w:hyperlink r:id="rId106" w:history="1">
        <w:ins w:id="9763" w:author="CopyEditor AI" w:date="2026-10-18T04:55:09+11:00">
          <w:r>
            <w:rPr>
              <w:rStyle w:val="Hyperlink"/>
              <w:color w:val="000000"/>
              <w:rFonts w:ascii="Arial" w:hAnsi="Arial" w:cs="Arial"/>
              <w:sz w:val="22"/>
              <w:szCs w:val="22"/>
            </w:rPr>
            <w:t xml:space="preserve">https://doi.org/10.1037/0022-3514.82.6.993</w:t>
          </w:r>
        </w:ins>
      </w:hyperlink>
    </w:p>
    <w:p w14:paraId="2B295406" w14:textId="77777777" w:rsidR="00F432CE" w:rsidRPr="00F432CE" w:rsidRDefault="00F432CE" w:rsidP="00BD40BF">
      <w:commentRangeStart w:id="30"/>
      <w:pPr>
        <w:pStyle w:val="APA7ReferenceListEntry"/>
        <w:ind w:left="720" w:hanging="720"/>
        <w:mirrorIndents/>
        <w:rPr>
          <w:rFonts w:cstheme="minorHAnsi"/>
        </w:rPr>
        <w:pPrChange w:id="5024" w:author="CopyEditor AI" w:date="2026-10-18T04:55:09+11:00">
          <w:pPr>
            <w:ind w:left="720" w:hanging="720"/>
            <w:mirrorIndents/>
            <w:rPr>
              <w:rFonts w:cstheme="minorHAnsi"/>
            </w:rPr>
          </w:pPr>
        </w:pPrChange>
      </w:pPr>
      <w:r w:rsidRPr="00F432CE">
        <w:rPr>
          <w:rFonts w:cstheme="minorHAnsi" w:ascii="Arial" w:hAnsi="Arial" w:cs="Arial"/>
          <w:sz w:val="22"/>
          <w:szCs w:val="22"/>
          <w:rPrChange w:id="9160" w:author="CopyEditor AI" w:date="2026-10-18T04:55:09+11:00">
            <w:rPr>
              <w:rFonts w:cstheme="minorHAnsi"/>
            </w:rPr>
          </w:rPrChange>
        </w:rPr>
        <w:t xml:space="preserve">Eisenberg, N., Spinrad, T. L., &amp; Morris, A. (2014). Empathy-related responding in children. In M. Killen &amp; J. G. Smetana (Eds.), </w:t>
      </w:r>
      <w:r w:rsidRPr="006F3A00">
        <w:rPr>
          <w:rFonts w:cstheme="minorHAnsi" w:ascii="Arial" w:hAnsi="Arial" w:cs="Arial"/>
          <w:i/>
          <w:iCs/>
          <w:sz w:val="22"/>
          <w:szCs w:val="22"/>
          <w:rPrChange w:id="9161" w:author="CopyEditor AI" w:date="2026-10-18T04:55:09+11:00">
            <w:rPr>
              <w:rFonts w:cstheme="minorHAnsi"/>
              <w:i/>
              <w:iCs/>
            </w:rPr>
          </w:rPrChange>
        </w:rPr>
        <w:t>Handbook of moral development</w:t>
      </w:r>
      <w:r w:rsidRPr="00F432CE">
        <w:rPr>
          <w:rFonts w:cstheme="minorHAnsi" w:ascii="Arial" w:hAnsi="Arial" w:cs="Arial"/>
          <w:sz w:val="22"/>
          <w:szCs w:val="22"/>
          <w:rPrChange w:id="9162" w:author="CopyEditor AI" w:date="2026-10-18T04:55:09+11:00">
            <w:rPr>
              <w:rFonts w:cstheme="minorHAnsi"/>
            </w:rPr>
          </w:rPrChange>
        </w:rPr>
        <w:t xml:space="preserve"> (2nd ed., pp. 184–207). Psychology Press. </w:t>
      </w:r>
      <w:hyperlink r:id="rId31" w:history="1">
        <w:r w:rsidR="006F3A00" w:rsidRPr="00B97A8B">
          <w:rPr>
            <w:rStyle w:val="Hyperlink"/>
            <w:rFonts w:cstheme="minorHAnsi" w:ascii="Arial" w:hAnsi="Arial" w:cs="Arial"/>
            <w:sz w:val="22"/>
            <w:szCs w:val="22"/>
            <w:rPrChange w:id="9163" w:author="CopyEditor AI" w:date="2026-10-18T04:55:09+11:00">
              <w:rPr>
                <w:rStyle w:val="Hyperlink"/>
                <w:rFonts w:cstheme="minorHAnsi"/>
              </w:rPr>
            </w:rPrChange>
          </w:rPr>
          <w:t>https://doi.org/10.4324/9780203581957.ch9</w:t>
        </w:r>
      </w:hyperlink>
      <w:r w:rsidR="006F3A00">
        <w:rPr>
          <w:rFonts w:cstheme="minorHAnsi"/>
        </w:rPr>
        <w:t xml:space="preserve"> </w:t>
      </w:r>
      <w:commentRangeEnd w:id="30"/>
      <w:r>
        <w:rPr>
          <w:rStyle w:val="CommentReference"/>
        </w:rPr>
        <w:commentReference w:id="30"/>
      </w:r>
    </w:p>
    <w:p w14:paraId="6B894285" w14:textId="77777777" w:rsidR="00F432CE" w:rsidRPr="00F432CE" w:rsidRDefault="00F432CE" w:rsidP="00BD40BF">
      <w:pPr>
        <w:pStyle w:val="APA7ReferenceListEntry"/>
        <w:ind w:left="720" w:hanging="720"/>
        <w:mirrorIndents/>
        <w:rPr>
          <w:rFonts w:cstheme="minorHAnsi"/>
        </w:rPr>
        <w:pPrChange w:id="5025" w:author="CopyEditor AI" w:date="2026-10-18T04:55:09+11:00">
          <w:pPr>
            <w:ind w:left="720" w:hanging="720"/>
            <w:mirrorIndents/>
            <w:rPr>
              <w:rFonts w:cstheme="minorHAnsi"/>
            </w:rPr>
          </w:pPr>
        </w:pPrChange>
      </w:pPr>
      <w:del w:id="9764" w:author="CopyEditor AI" w:date="2026-10-18T04:55:09+11:00">
        <w:r>
          <w:delText xml:space="preserve">Ekman, P. (1992). Are there basic emotions? Psychological Review, 99(3), 550–553. https://doi.org/10.1037/0033-295X.99.3.550</w:delText>
        </w:r>
      </w:del>
      <w:ins w:id="9765" w:author="CopyEditor AI" w:date="2026-10-18T04:55:09+11:00">
        <w:r>
          <w:rPr>
            <w:rFonts w:ascii="Arial" w:hAnsi="Arial" w:cs="Arial"/>
            <w:sz w:val="22"/>
            <w:szCs w:val="22"/>
          </w:rPr>
          <w:t xml:space="preserve">Ekman, P. (1992). Are there basic emotions? Psychological Review, 99(3), 550–553.</w:t>
        </w:r>
      </w:ins>
      <w:hyperlink r:id="rId107" w:history="1">
        <w:ins w:id="9766" w:author="CopyEditor AI" w:date="2026-10-18T04:55:09+11:00">
          <w:r>
            <w:rPr>
              <w:rStyle w:val="Hyperlink"/>
              <w:color w:val="000000"/>
              <w:rFonts w:ascii="Arial" w:hAnsi="Arial" w:cs="Arial"/>
              <w:sz w:val="22"/>
              <w:szCs w:val="22"/>
            </w:rPr>
            <w:t xml:space="preserve">https://doi.org/10.1037/0033-295x.99.3.550</w:t>
          </w:r>
        </w:ins>
      </w:hyperlink>
    </w:p>
    <w:p w14:paraId="0BC9C814" w14:textId="77777777" w:rsidR="00F432CE" w:rsidRPr="00F432CE" w:rsidRDefault="00F432CE" w:rsidP="00BD40BF">
      <w:pPr>
        <w:pStyle w:val="APA7ReferenceListEntry"/>
        <w:ind w:left="720" w:hanging="720"/>
        <w:mirrorIndents/>
        <w:rPr>
          <w:rFonts w:cstheme="minorHAnsi"/>
        </w:rPr>
        <w:pPrChange w:id="5026" w:author="CopyEditor AI" w:date="2026-10-18T04:55:09+11:00">
          <w:pPr>
            <w:ind w:left="720" w:hanging="720"/>
            <w:mirrorIndents/>
            <w:rPr>
              <w:rFonts w:cstheme="minorHAnsi"/>
            </w:rPr>
          </w:pPr>
        </w:pPrChange>
      </w:pPr>
      <w:del w:id="9767" w:author="CopyEditor AI" w:date="2026-10-18T04:55:09+11:00">
        <w:r>
          <w:delText xml:space="preserve">Ekman, P., &amp; Cordaro, D. (2011). What is meant by calling emotions basic. Emotion Review, 3(4), 364–370. https://doi.org/10.1177/1754073911410740</w:delText>
        </w:r>
      </w:del>
      <w:ins w:id="9768" w:author="CopyEditor AI" w:date="2026-10-18T04:55:09+11:00">
        <w:r>
          <w:rPr>
            <w:rFonts w:ascii="Arial" w:hAnsi="Arial" w:cs="Arial"/>
            <w:sz w:val="22"/>
            <w:szCs w:val="22"/>
          </w:rPr>
          <w:t xml:space="preserve">Ekman, P., &amp; Cordaro, D. (2011). What is Meant by Calling Emotions Basic. Emotion Review, 3(4), 364–370.</w:t>
        </w:r>
      </w:ins>
      <w:hyperlink r:id="rId108" w:history="1">
        <w:ins w:id="9769" w:author="CopyEditor AI" w:date="2026-10-18T04:55:09+11:00">
          <w:r>
            <w:rPr>
              <w:rStyle w:val="Hyperlink"/>
              <w:color w:val="000000"/>
              <w:rFonts w:ascii="Arial" w:hAnsi="Arial" w:cs="Arial"/>
              <w:sz w:val="22"/>
              <w:szCs w:val="22"/>
            </w:rPr>
            <w:t xml:space="preserve">https://doi.org/10.1177/1754073911410740</w:t>
          </w:r>
        </w:ins>
      </w:hyperlink>
    </w:p>
    <w:p w14:paraId="570D6023" w14:textId="77777777" w:rsidR="00F432CE" w:rsidRPr="00F432CE" w:rsidRDefault="00F432CE" w:rsidP="00BD40BF">
      <w:pPr>
        <w:pStyle w:val="APA7ReferenceListEntry"/>
        <w:ind w:left="720" w:hanging="720"/>
        <w:mirrorIndents/>
        <w:rPr>
          <w:rFonts w:cstheme="minorHAnsi"/>
        </w:rPr>
        <w:pPrChange w:id="5027" w:author="CopyEditor AI" w:date="2026-10-18T04:55:09+11:00">
          <w:pPr>
            <w:ind w:left="720" w:hanging="720"/>
            <w:mirrorIndents/>
            <w:rPr>
              <w:rFonts w:cstheme="minorHAnsi"/>
            </w:rPr>
          </w:pPr>
        </w:pPrChange>
      </w:pPr>
      <w:r w:rsidRPr="00F432CE">
        <w:rPr>
          <w:rFonts w:cstheme="minorHAnsi" w:ascii="Arial" w:hAnsi="Arial" w:cs="Arial"/>
          <w:sz w:val="22"/>
          <w:szCs w:val="22"/>
          <w:rPrChange w:id="9180" w:author="CopyEditor AI" w:date="2026-10-18T04:55:09+11:00">
            <w:rPr>
              <w:rFonts w:cstheme="minorHAnsi"/>
            </w:rPr>
          </w:rPrChange>
        </w:rPr>
        <w:t xml:space="preserve">Forman, D. R. (2007). Autonomy, compliance, and internalization. In C. A. Brownell &amp; C. B. Kopp (Eds.), </w:t>
      </w:r>
      <w:r w:rsidRPr="006F3A00">
        <w:rPr>
          <w:rFonts w:cstheme="minorHAnsi" w:ascii="Arial" w:hAnsi="Arial" w:cs="Arial"/>
          <w:i/>
          <w:iCs/>
          <w:sz w:val="22"/>
          <w:szCs w:val="22"/>
          <w:rPrChange w:id="9181" w:author="CopyEditor AI" w:date="2026-10-18T04:55:09+11:00">
            <w:rPr>
              <w:rFonts w:cstheme="minorHAnsi"/>
              <w:i/>
              <w:iCs/>
            </w:rPr>
          </w:rPrChange>
        </w:rPr>
        <w:t>Socioemotional development in the toddler years: Transitions and transformations</w:t>
      </w:r>
      <w:r w:rsidRPr="00F432CE">
        <w:rPr>
          <w:rFonts w:cstheme="minorHAnsi" w:ascii="Arial" w:hAnsi="Arial" w:cs="Arial"/>
          <w:sz w:val="22"/>
          <w:szCs w:val="22"/>
          <w:rPrChange w:id="9182" w:author="CopyEditor AI" w:date="2026-10-18T04:55:09+11:00">
            <w:rPr>
              <w:rFonts w:cstheme="minorHAnsi"/>
            </w:rPr>
          </w:rPrChange>
        </w:rPr>
        <w:t xml:space="preserve"> (pp. 285–319). The Guilford Press.</w:t>
      </w:r>
    </w:p>
    <w:p w14:paraId="372DF362" w14:textId="3991792F" w:rsidR="00F432CE" w:rsidRPr="00F432CE" w:rsidRDefault="00F432CE" w:rsidP="00BD40BF">
      <w:commentRangeStart w:id="31"/>
      <w:pPr>
        <w:pStyle w:val="APA7ReferenceListEntry"/>
        <w:ind w:left="720" w:hanging="720"/>
        <w:mirrorIndents/>
        <w:rPr>
          <w:rFonts w:cstheme="minorHAnsi"/>
        </w:rPr>
        <w:pPrChange w:id="5028" w:author="CopyEditor AI" w:date="2026-10-18T04:55:09+11:00">
          <w:pPr>
            <w:ind w:left="720" w:hanging="720"/>
            <w:mirrorIndents/>
            <w:rPr>
              <w:rFonts w:cstheme="minorHAnsi"/>
            </w:rPr>
          </w:pPr>
        </w:pPrChange>
      </w:pPr>
      <w:r w:rsidRPr="00F432CE">
        <w:rPr>
          <w:rFonts w:cstheme="minorHAnsi" w:ascii="Arial" w:hAnsi="Arial" w:cs="Arial"/>
          <w:sz w:val="22"/>
          <w:szCs w:val="22"/>
          <w:rPrChange w:id="9183" w:author="CopyEditor AI" w:date="2026-10-18T04:55:09+11:00">
            <w:rPr>
              <w:rFonts w:cstheme="minorHAnsi"/>
            </w:rPr>
          </w:rPrChange>
        </w:rPr>
        <w:t xml:space="preserve">Frazer, M. L. (2010). </w:t>
      </w:r>
      <w:r w:rsidRPr="006F3A00">
        <w:rPr>
          <w:rFonts w:cstheme="minorHAnsi" w:ascii="Arial" w:hAnsi="Arial" w:cs="Arial"/>
          <w:i/>
          <w:iCs/>
          <w:sz w:val="22"/>
          <w:szCs w:val="22"/>
          <w:rPrChange w:id="9184" w:author="CopyEditor AI" w:date="2026-10-18T04:55:09+11:00">
            <w:rPr>
              <w:rFonts w:cstheme="minorHAnsi"/>
              <w:i/>
              <w:iCs/>
            </w:rPr>
          </w:rPrChange>
        </w:rPr>
        <w:t>The enlightenment of sympathy: Justice and the moral sentiments in the eighteenth century and today</w:t>
      </w:r>
      <w:r w:rsidRPr="00F432CE">
        <w:rPr>
          <w:rFonts w:cstheme="minorHAnsi" w:ascii="Arial" w:hAnsi="Arial" w:cs="Arial"/>
          <w:sz w:val="22"/>
          <w:szCs w:val="22"/>
          <w:rPrChange w:id="9185" w:author="CopyEditor AI" w:date="2026-10-18T04:55:09+11:00">
            <w:rPr>
              <w:rFonts w:cstheme="minorHAnsi"/>
            </w:rPr>
          </w:rPrChange>
        </w:rPr>
        <w:t xml:space="preserve">. Oxford University Press. </w:t>
      </w:r>
      <w:hyperlink r:id="rId34" w:history="1">
        <w:r w:rsidR="000376A2" w:rsidRPr="00B97A8B">
          <w:rPr>
            <w:rStyle w:val="Hyperlink"/>
            <w:rFonts w:cstheme="minorHAnsi" w:ascii="Arial" w:hAnsi="Arial" w:cs="Arial"/>
            <w:sz w:val="22"/>
            <w:szCs w:val="22"/>
            <w:rPrChange w:id="9186" w:author="CopyEditor AI" w:date="2026-10-18T04:55:09+11:00">
              <w:rPr>
                <w:rStyle w:val="Hyperlink"/>
                <w:rFonts w:cstheme="minorHAnsi"/>
              </w:rPr>
            </w:rPrChange>
          </w:rPr>
          <w:t>https://doi.org/10.1093/acprof:oso/9780195390667.001.0001</w:t>
        </w:r>
      </w:hyperlink>
      <w:commentRangeEnd w:id="31"/>
      <w:r>
        <w:rPr>
          <w:rStyle w:val="CommentReference"/>
        </w:rPr>
        <w:commentReference w:id="31"/>
      </w:r>
    </w:p>
    <w:p w14:paraId="78DEDA2E" w14:textId="77777777" w:rsidR="00F432CE" w:rsidRPr="00F432CE" w:rsidRDefault="00F432CE" w:rsidP="00BD40BF">
      <w:pPr>
        <w:pStyle w:val="APA7ReferenceListEntry"/>
        <w:ind w:left="720" w:hanging="720"/>
        <w:mirrorIndents/>
        <w:rPr>
          <w:rFonts w:cstheme="minorHAnsi"/>
        </w:rPr>
        <w:pPrChange w:id="5029" w:author="CopyEditor AI" w:date="2026-10-18T04:55:09+11:00">
          <w:pPr>
            <w:ind w:left="720" w:hanging="720"/>
            <w:mirrorIndents/>
            <w:rPr>
              <w:rFonts w:cstheme="minorHAnsi"/>
            </w:rPr>
          </w:pPr>
        </w:pPrChange>
      </w:pPr>
      <w:del w:id="9770" w:author="CopyEditor AI" w:date="2026-10-18T04:55:09+11:00">
        <w:r>
          <w:delText xml:space="preserve">Gouin-Décarie, T., Quintal, G., Ricard, M., Deneault, J., &amp; Morin, P. L. (2005). La compréhension précoce de l’émotion comme cause de l’action [Early emotion understanding as the cause of action]. Enfance, 57, 383–402. https://doi.org/10.3917/enf.574.0383</w:delText>
        </w:r>
      </w:del>
      <w:ins w:id="9771" w:author="CopyEditor AI" w:date="2026-10-18T04:55:09+11:00">
        <w:r>
          <w:rPr>
            <w:rFonts w:ascii="Arial" w:hAnsi="Arial" w:cs="Arial"/>
            <w:sz w:val="22"/>
            <w:szCs w:val="22"/>
          </w:rPr>
          <w:t xml:space="preserve">Gouin-Décarie, T., Quintal, G., Ricard, M., Deneault, J., &amp; Morin, P. L. (2005). La compréhension précoce de l’émotion comme cause de l’action. Enfance, 57(4), 383.</w:t>
        </w:r>
      </w:ins>
      <w:hyperlink r:id="rId109" w:history="1">
        <w:ins w:id="9772" w:author="CopyEditor AI" w:date="2026-10-18T04:55:09+11:00">
          <w:r>
            <w:rPr>
              <w:rStyle w:val="Hyperlink"/>
              <w:color w:val="000000"/>
              <w:rFonts w:ascii="Arial" w:hAnsi="Arial" w:cs="Arial"/>
              <w:sz w:val="22"/>
              <w:szCs w:val="22"/>
            </w:rPr>
            <w:t xml:space="preserve">https://doi.org/10.3917/enf.574.0383</w:t>
          </w:r>
        </w:ins>
      </w:hyperlink>
      <w:commentRangeStart w:id="12"/>
      <w:commentRangeEnd w:id="12"/>
      <w:r>
        <w:rPr>
          <w:rStyle w:val="CommentReference"/>
        </w:rPr>
        <w:commentReference w:id="12"/>
      </w:r>
    </w:p>
    <w:p w14:paraId="1864FFEA" w14:textId="77777777" w:rsidR="00F432CE" w:rsidRPr="00F432CE" w:rsidRDefault="00F432CE" w:rsidP="00867454">
      <w:pPr>
        <w:pStyle w:val="APA7ReferenceListEntry"/>
        <w:ind w:left="720" w:hanging="720"/>
        <w:mirrorIndents/>
        <w:rPr>
          <w:rFonts w:cstheme="minorHAnsi"/>
        </w:rPr>
        <w:pPrChange w:id="5030" w:author="CopyEditor AI" w:date="2026-10-18T04:55:09+11:00">
          <w:pPr>
            <w:ind w:left="720" w:hanging="720"/>
            <w:mirrorIndents/>
            <w:rPr>
              <w:rFonts w:cstheme="minorHAnsi"/>
            </w:rPr>
          </w:pPr>
        </w:pPrChange>
      </w:pPr>
      <w:r w:rsidRPr="00F432CE">
        <w:rPr>
          <w:rFonts w:cstheme="minorHAnsi" w:ascii="Arial" w:hAnsi="Arial" w:cs="Arial"/>
          <w:sz w:val="22"/>
          <w:szCs w:val="22"/>
          <w:rPrChange w:id="9194" w:author="CopyEditor AI" w:date="2026-10-18T04:55:09+11:00">
            <w:rPr>
              <w:rFonts w:cstheme="minorHAnsi"/>
            </w:rPr>
          </w:rPrChange>
        </w:rPr>
        <w:t xml:space="preserve">Greenspan, S. I., &amp; Shanker, S. (2004). </w:t>
      </w:r>
      <w:r w:rsidRPr="006F3A00">
        <w:rPr>
          <w:rFonts w:cstheme="minorHAnsi" w:ascii="Arial" w:hAnsi="Arial" w:cs="Arial"/>
          <w:i/>
          <w:iCs/>
          <w:sz w:val="22"/>
          <w:szCs w:val="22"/>
          <w:rPrChange w:id="9195" w:author="CopyEditor AI" w:date="2026-10-18T04:55:09+11:00">
            <w:rPr>
              <w:rFonts w:cstheme="minorHAnsi"/>
              <w:i/>
              <w:iCs/>
            </w:rPr>
          </w:rPrChange>
        </w:rPr>
        <w:t>The first idea: How symbols, language, and intelligence evolved from our early primate ancestors to modern humans</w:t>
      </w:r>
      <w:r w:rsidRPr="00F432CE">
        <w:rPr>
          <w:rFonts w:cstheme="minorHAnsi" w:ascii="Arial" w:hAnsi="Arial" w:cs="Arial"/>
          <w:sz w:val="22"/>
          <w:szCs w:val="22"/>
          <w:rPrChange w:id="9196" w:author="CopyEditor AI" w:date="2026-10-18T04:55:09+11:00">
            <w:rPr>
              <w:rFonts w:cstheme="minorHAnsi"/>
            </w:rPr>
          </w:rPrChange>
        </w:rPr>
        <w:t>. Da Capo Press.</w:t>
      </w:r>
    </w:p>
    <w:p w14:paraId="75BA6861" w14:textId="77777777" w:rsidR="00F432CE" w:rsidRPr="00F432CE" w:rsidRDefault="00F432CE" w:rsidP="00867454">
      <w:pPr>
        <w:pStyle w:val="APA7ReferenceListEntry"/>
        <w:ind w:left="720" w:hanging="720"/>
        <w:mirrorIndents/>
        <w:rPr>
          <w:rFonts w:cstheme="minorHAnsi"/>
        </w:rPr>
        <w:pPrChange w:id="5031" w:author="CopyEditor AI" w:date="2026-10-18T04:55:09+11:00">
          <w:pPr>
            <w:ind w:left="720" w:hanging="720"/>
            <w:mirrorIndents/>
            <w:rPr>
              <w:rFonts w:cstheme="minorHAnsi"/>
            </w:rPr>
          </w:pPr>
        </w:pPrChange>
      </w:pPr>
      <w:del w:id="9773" w:author="CopyEditor AI" w:date="2026-10-18T04:55:09+11:00">
        <w:r>
          <w:delText xml:space="preserve">Grossman, T. (2013). The early development of processing emotions in face and voice. In P. Belin, S. Campanella, &amp; T. Ethofer (Eds.), Integrating face and voice in person perception (pp. 95–116). Springer. https://doi.org/10.1007/978-1-4614-3585-3_5</w:delText>
        </w:r>
      </w:del>
      <w:ins w:id="9774" w:author="CopyEditor AI" w:date="2026-10-18T04:55:09+11:00">
        <w:r>
          <w:rPr>
            <w:rFonts w:ascii="Arial" w:hAnsi="Arial" w:cs="Arial"/>
            <w:sz w:val="22"/>
            <w:szCs w:val="22"/>
          </w:rPr>
          <w:t xml:space="preserve">Grossman, T. (2012). The Early Development of Processing Emotions in Face and Voice. Integrating Face and Voice in Person Perception, 95–116.</w:t>
        </w:r>
      </w:ins>
      <w:hyperlink r:id="rId110" w:history="1">
        <w:ins w:id="9775" w:author="CopyEditor AI" w:date="2026-10-18T04:55:09+11:00">
          <w:r>
            <w:rPr>
              <w:rStyle w:val="Hyperlink"/>
              <w:color w:val="000000"/>
              <w:rFonts w:ascii="Arial" w:hAnsi="Arial" w:cs="Arial"/>
              <w:sz w:val="22"/>
              <w:szCs w:val="22"/>
            </w:rPr>
            <w:t xml:space="preserve">https://doi.org/10.1007/978-1-4614-3585-3_5</w:t>
          </w:r>
        </w:ins>
      </w:hyperlink>
    </w:p>
    <w:p w14:paraId="0B43502C" w14:textId="77777777" w:rsidR="00F432CE" w:rsidRPr="00F432CE" w:rsidRDefault="00F432CE" w:rsidP="00867454">
      <w:pPr>
        <w:pStyle w:val="APA7ReferenceListEntry"/>
        <w:ind w:left="720" w:hanging="720"/>
        <w:mirrorIndents/>
        <w:rPr>
          <w:rFonts w:cstheme="minorHAnsi"/>
        </w:rPr>
        <w:pPrChange w:id="5032" w:author="CopyEditor AI" w:date="2026-10-18T04:55:09+11:00">
          <w:pPr>
            <w:ind w:left="720" w:hanging="720"/>
            <w:mirrorIndents/>
            <w:rPr>
              <w:rFonts w:cstheme="minorHAnsi"/>
            </w:rPr>
          </w:pPr>
        </w:pPrChange>
      </w:pPr>
      <w:del w:id="9776" w:author="CopyEditor AI" w:date="2026-10-18T04:55:09+11:00">
        <w:r>
          <w:delText xml:space="preserve">Hamlin, J. K., Wynn, K., &amp; Bloom, P. (2007). Social evaluation by preverbal infants. Nature, 450, 557–559. https://doi.org/10.1038/nature06288</w:delText>
        </w:r>
      </w:del>
      <w:ins w:id="9777" w:author="CopyEditor AI" w:date="2026-10-18T04:55:09+11:00">
        <w:r>
          <w:rPr>
            <w:rFonts w:ascii="Arial" w:hAnsi="Arial" w:cs="Arial"/>
            <w:sz w:val="22"/>
            <w:szCs w:val="22"/>
          </w:rPr>
          <w:t xml:space="preserve">Hamlin, J. K., Wynn, K., &amp; Bloom, P. (2007). Social evaluation by preverbal infants. Nature, 450(7169), 557–559.</w:t>
        </w:r>
      </w:ins>
      <w:hyperlink r:id="rId111" w:history="1">
        <w:ins w:id="9778" w:author="CopyEditor AI" w:date="2026-10-18T04:55:09+11:00">
          <w:r>
            <w:rPr>
              <w:rStyle w:val="Hyperlink"/>
              <w:color w:val="000000"/>
              <w:rFonts w:ascii="Arial" w:hAnsi="Arial" w:cs="Arial"/>
              <w:sz w:val="22"/>
              <w:szCs w:val="22"/>
            </w:rPr>
            <w:t xml:space="preserve">https://doi.org/10.1038/nature06288</w:t>
          </w:r>
        </w:ins>
      </w:hyperlink>
      <w:commentRangeStart w:id="13"/>
      <w:commentRangeEnd w:id="13"/>
      <w:r>
        <w:rPr>
          <w:rStyle w:val="CommentReference"/>
        </w:rPr>
        <w:commentReference w:id="13"/>
      </w:r>
    </w:p>
    <w:p w14:paraId="30675013" w14:textId="77777777" w:rsidR="00F432CE" w:rsidRPr="00F432CE" w:rsidRDefault="00F432CE" w:rsidP="00867454">
      <w:pPr>
        <w:pStyle w:val="APA7ReferenceListEntry"/>
        <w:ind w:left="720" w:hanging="720"/>
        <w:mirrorIndents/>
        <w:rPr>
          <w:rFonts w:cstheme="minorHAnsi"/>
        </w:rPr>
        <w:pPrChange w:id="5033" w:author="CopyEditor AI" w:date="2026-10-18T04:55:09+11:00">
          <w:pPr>
            <w:ind w:left="720" w:hanging="720"/>
            <w:mirrorIndents/>
            <w:rPr>
              <w:rFonts w:cstheme="minorHAnsi"/>
            </w:rPr>
          </w:pPr>
        </w:pPrChange>
      </w:pPr>
      <w:del w:id="9779" w:author="CopyEditor AI" w:date="2026-10-18T04:55:09+11:00">
        <w:r>
          <w:delText xml:space="preserve">Hamlin, J. K., Wynn, K., &amp; Bloom, P. (2010). Three-month-olds show a negativity bias in their social evaluations. Developmental Science, 13(6), 923–929. https://doi.org/10.1111/j.1467-7687.2010.00951.x</w:delText>
        </w:r>
      </w:del>
      <w:ins w:id="9780" w:author="CopyEditor AI" w:date="2026-10-18T04:55:09+11:00">
        <w:r>
          <w:rPr>
            <w:rFonts w:ascii="Arial" w:hAnsi="Arial" w:cs="Arial"/>
            <w:sz w:val="22"/>
            <w:szCs w:val="22"/>
          </w:rPr>
          <w:t xml:space="preserve">Kiley Hamlin, J., Wynn, K., &amp; Bloom, P. (2010). Three‐month‐olds show a negativity bias in their social evaluations. Developmental Science, 13(6), 923–929. Portico.</w:t>
        </w:r>
      </w:ins>
      <w:hyperlink r:id="rId112" w:history="1">
        <w:ins w:id="9781" w:author="CopyEditor AI" w:date="2026-10-18T04:55:09+11:00">
          <w:r>
            <w:rPr>
              <w:rStyle w:val="Hyperlink"/>
              <w:color w:val="000000"/>
              <w:rFonts w:ascii="Arial" w:hAnsi="Arial" w:cs="Arial"/>
              <w:sz w:val="22"/>
              <w:szCs w:val="22"/>
            </w:rPr>
            <w:t xml:space="preserve">https://doi.org/10.1111/j.1467-7687.2010.00951.x</w:t>
          </w:r>
        </w:ins>
      </w:hyperlink>
    </w:p>
    <w:p w14:paraId="0677A333" w14:textId="77777777" w:rsidR="00F432CE" w:rsidRPr="00F432CE" w:rsidRDefault="00F432CE" w:rsidP="00867454">
      <w:pPr>
        <w:pStyle w:val="APA7ReferenceListEntry"/>
        <w:ind w:left="720" w:hanging="720"/>
        <w:mirrorIndents/>
        <w:rPr>
          <w:rFonts w:cstheme="minorHAnsi"/>
        </w:rPr>
        <w:pPrChange w:id="5034" w:author="CopyEditor AI" w:date="2026-10-18T04:55:09+11:00">
          <w:pPr>
            <w:ind w:left="720" w:hanging="720"/>
            <w:mirrorIndents/>
            <w:rPr>
              <w:rFonts w:cstheme="minorHAnsi"/>
            </w:rPr>
          </w:pPr>
        </w:pPrChange>
      </w:pPr>
      <w:del w:id="9782" w:author="CopyEditor AI" w:date="2026-10-18T04:55:09+11:00">
        <w:r>
          <w:delText xml:space="preserve">Hammond, S. I. (2014). Children’s early helping in action: Piagetian developmental theory and early prosocial behavior. Frontiers in Psychology, 5, Article 759. https://doi.org/10.3389/fpsyg.2014.00759</w:delText>
        </w:r>
      </w:del>
      <w:ins w:id="9783" w:author="CopyEditor AI" w:date="2026-10-18T04:55:09+11:00">
        <w:r>
          <w:rPr>
            <w:rFonts w:ascii="Arial" w:hAnsi="Arial" w:cs="Arial"/>
            <w:sz w:val="22"/>
            <w:szCs w:val="22"/>
          </w:rPr>
          <w:t xml:space="preserve">Hammond, S. I. (2014). Childrenâ€™s early helping in action: Piagetian developmental theory and early prosocial behavior. Frontiers in Psychology, 5.</w:t>
        </w:r>
      </w:ins>
      <w:hyperlink r:id="rId113" w:history="1">
        <w:ins w:id="9784" w:author="CopyEditor AI" w:date="2026-10-18T04:55:09+11:00">
          <w:r>
            <w:rPr>
              <w:rStyle w:val="Hyperlink"/>
              <w:color w:val="000000"/>
              <w:rFonts w:ascii="Arial" w:hAnsi="Arial" w:cs="Arial"/>
              <w:sz w:val="22"/>
              <w:szCs w:val="22"/>
            </w:rPr>
            <w:t xml:space="preserve">https://doi.org/10.3389/fpsyg.2014.00759</w:t>
          </w:r>
        </w:ins>
      </w:hyperlink>
    </w:p>
    <w:p w14:paraId="36BC9B24" w14:textId="77777777" w:rsidR="00F432CE" w:rsidRPr="00F432CE" w:rsidRDefault="00F432CE" w:rsidP="00867454">
      <w:pPr>
        <w:pStyle w:val="APA7ReferenceListEntry"/>
        <w:ind w:left="720" w:hanging="720"/>
        <w:mirrorIndents/>
        <w:rPr>
          <w:rFonts w:cstheme="minorHAnsi"/>
        </w:rPr>
        <w:pPrChange w:id="5035" w:author="CopyEditor AI" w:date="2026-10-18T04:55:09+11:00">
          <w:pPr>
            <w:ind w:left="720" w:hanging="720"/>
            <w:mirrorIndents/>
            <w:rPr>
              <w:rFonts w:cstheme="minorHAnsi"/>
            </w:rPr>
          </w:pPr>
        </w:pPrChange>
      </w:pPr>
      <w:del w:id="9785" w:author="CopyEditor AI" w:date="2026-10-18T04:55:09+11:00">
        <w:r>
          <w:delText xml:space="preserve">Hammond, S. I., Al-Jbouri, E., Edwards, V., &amp; Feltham, L. E. (2017). Infant helping in the first year of life: Parents’ recollection of infants’ earliest prosocial behaviors. Infant Behavior and Development, 47, 54–57. https://doi.org/10.1016/j.infbeh.2017.02.004</w:delText>
        </w:r>
      </w:del>
      <w:ins w:id="9786" w:author="CopyEditor AI" w:date="2026-10-18T04:55:09+11:00">
        <w:r>
          <w:rPr>
            <w:rFonts w:ascii="Arial" w:hAnsi="Arial" w:cs="Arial"/>
            <w:sz w:val="22"/>
            <w:szCs w:val="22"/>
          </w:rPr>
          <w:t xml:space="preserve">Hammond, S. I., Al-Jbouri, E., Edwards, V., &amp; Feltham, L. E. (2017). Infant helping in the first year of life: Parents’ recollection of infants’ earliest prosocial behaviors. Infant Behavior and Development, 47, 54–57.</w:t>
        </w:r>
      </w:ins>
      <w:hyperlink r:id="rId114" w:history="1">
        <w:ins w:id="9787" w:author="CopyEditor AI" w:date="2026-10-18T04:55:09+11:00">
          <w:r>
            <w:rPr>
              <w:rStyle w:val="Hyperlink"/>
              <w:color w:val="000000"/>
              <w:rFonts w:ascii="Arial" w:hAnsi="Arial" w:cs="Arial"/>
              <w:sz w:val="22"/>
              <w:szCs w:val="22"/>
            </w:rPr>
            <w:t xml:space="preserve">https://doi.org/10.1016/j.infbeh.2017.02.004</w:t>
          </w:r>
        </w:ins>
      </w:hyperlink>
      <w:commentRangeStart w:id="14"/>
      <w:commentRangeEnd w:id="14"/>
      <w:r>
        <w:rPr>
          <w:rStyle w:val="CommentReference"/>
        </w:rPr>
        <w:commentReference w:id="14"/>
      </w:r>
    </w:p>
    <w:p w14:paraId="7C989615" w14:textId="77777777" w:rsidR="00F432CE" w:rsidRPr="00F432CE" w:rsidRDefault="00F432CE" w:rsidP="00867454">
      <w:pPr>
        <w:pStyle w:val="APA7ReferenceListEntry"/>
        <w:ind w:left="720" w:hanging="720"/>
        <w:mirrorIndents/>
        <w:rPr>
          <w:rFonts w:cstheme="minorHAnsi"/>
        </w:rPr>
        <w:pPrChange w:id="5036" w:author="CopyEditor AI" w:date="2026-10-18T04:55:09+11:00">
          <w:pPr>
            <w:ind w:left="720" w:hanging="720"/>
            <w:mirrorIndents/>
            <w:rPr>
              <w:rFonts w:cstheme="minorHAnsi"/>
            </w:rPr>
          </w:pPr>
        </w:pPrChange>
      </w:pPr>
      <w:del w:id="9788" w:author="CopyEditor AI" w:date="2026-10-18T04:55:09+11:00">
        <w:r>
          <w:delText xml:space="preserve">Hammond, S. I., &amp; Brownell, C. A. (2018). Happily unhelpful: Infants’ everyday helping and its connections to early prosocial development. Frontiers in Psychology, 9, Article 1770. https://doi.org/10.3389/fpsyg.2018.01770</w:delText>
        </w:r>
      </w:del>
      <w:ins w:id="9789" w:author="CopyEditor AI" w:date="2026-10-18T04:55:09+11:00">
        <w:r>
          <w:rPr>
            <w:rFonts w:ascii="Arial" w:hAnsi="Arial" w:cs="Arial"/>
            <w:sz w:val="22"/>
            <w:szCs w:val="22"/>
          </w:rPr>
          <w:t xml:space="preserve">Hammond, S. I., &amp; Brownell, C. A. (2018). Happily Unhelpful: Infants’ Everyday Helping and its Connections to Early Prosocial Development. Frontiers in Psychology, 9.</w:t>
        </w:r>
      </w:ins>
      <w:hyperlink r:id="rId115" w:history="1">
        <w:ins w:id="9790" w:author="CopyEditor AI" w:date="2026-10-18T04:55:09+11:00">
          <w:r>
            <w:rPr>
              <w:rStyle w:val="Hyperlink"/>
              <w:color w:val="000000"/>
              <w:rFonts w:ascii="Arial" w:hAnsi="Arial" w:cs="Arial"/>
              <w:sz w:val="22"/>
              <w:szCs w:val="22"/>
            </w:rPr>
            <w:t xml:space="preserve">https://doi.org/10.3389/fpsyg.2018.01770</w:t>
          </w:r>
        </w:ins>
      </w:hyperlink>
    </w:p>
    <w:p w14:paraId="04C293F3" w14:textId="77777777" w:rsidR="006F3A00" w:rsidRDefault="00F432CE" w:rsidP="00867454">
      <w:commentRangeStart w:id="32"/>
      <w:pPr>
        <w:pStyle w:val="APA7ReferenceListEntry"/>
        <w:ind w:left="720" w:hanging="720"/>
        <w:mirrorIndents/>
        <w:rPr>
          <w:rFonts w:cstheme="minorHAnsi"/>
        </w:rPr>
        <w:pPrChange w:id="5037" w:author="CopyEditor AI" w:date="2026-10-18T04:55:09+11:00">
          <w:pPr>
            <w:ind w:left="720" w:hanging="720"/>
            <w:mirrorIndents/>
            <w:rPr>
              <w:rFonts w:cstheme="minorHAnsi"/>
            </w:rPr>
          </w:pPr>
        </w:pPrChange>
      </w:pPr>
      <w:r w:rsidRPr="00F432CE">
        <w:rPr>
          <w:rFonts w:cstheme="minorHAnsi" w:ascii="Arial" w:hAnsi="Arial" w:cs="Arial"/>
          <w:sz w:val="22"/>
          <w:szCs w:val="22"/>
          <w:rPrChange w:id="9238" w:author="CopyEditor AI" w:date="2026-10-18T04:55:09+11:00">
            <w:rPr>
              <w:rFonts w:cstheme="minorHAnsi"/>
            </w:rPr>
          </w:rPrChange>
        </w:rPr>
        <w:t xml:space="preserve">Hammond, S. I., &amp; Carpendale, J. I. M. (2015). Helping children help. </w:t>
      </w:r>
      <w:r w:rsidRPr="006F3A00">
        <w:rPr>
          <w:rFonts w:cstheme="minorHAnsi" w:ascii="Arial" w:hAnsi="Arial" w:cs="Arial"/>
          <w:i/>
          <w:iCs/>
          <w:sz w:val="22"/>
          <w:szCs w:val="22"/>
          <w:rPrChange w:id="9239" w:author="CopyEditor AI" w:date="2026-10-18T04:55:09+11:00">
            <w:rPr>
              <w:rFonts w:cstheme="minorHAnsi"/>
              <w:i/>
              <w:iCs/>
            </w:rPr>
          </w:rPrChange>
        </w:rPr>
        <w:t>Social Development</w:t>
      </w:r>
      <w:r w:rsidRPr="00F432CE">
        <w:rPr>
          <w:rFonts w:cstheme="minorHAnsi" w:ascii="Arial" w:hAnsi="Arial" w:cs="Arial"/>
          <w:sz w:val="22"/>
          <w:szCs w:val="22"/>
          <w:rPrChange w:id="9240" w:author="CopyEditor AI" w:date="2026-10-18T04:55:09+11:00">
            <w:rPr>
              <w:rFonts w:cstheme="minorHAnsi"/>
            </w:rPr>
          </w:rPrChange>
        </w:rPr>
        <w:t xml:space="preserve">, </w:t>
      </w:r>
      <w:r w:rsidRPr="006F3A00">
        <w:rPr>
          <w:rFonts w:cstheme="minorHAnsi" w:ascii="Arial" w:hAnsi="Arial" w:cs="Arial"/>
          <w:i/>
          <w:iCs/>
          <w:sz w:val="22"/>
          <w:szCs w:val="22"/>
          <w:rPrChange w:id="9241" w:author="CopyEditor AI" w:date="2026-10-18T04:55:09+11:00">
            <w:rPr>
              <w:rFonts w:cstheme="minorHAnsi"/>
              <w:i/>
              <w:iCs/>
            </w:rPr>
          </w:rPrChange>
        </w:rPr>
        <w:t>24</w:t>
      </w:r>
      <w:r w:rsidR="006F3A00">
        <w:rPr>
          <w:rFonts w:cstheme="minorHAnsi" w:ascii="Arial" w:hAnsi="Arial" w:cs="Arial"/>
          <w:sz w:val="22"/>
          <w:szCs w:val="22"/>
          <w:rPrChange w:id="9242" w:author="CopyEditor AI" w:date="2026-10-18T04:55:09+11:00">
            <w:rPr>
              <w:rFonts w:cstheme="minorHAnsi"/>
            </w:rPr>
          </w:rPrChange>
        </w:rPr>
        <w:t xml:space="preserve">(2), 367–383. </w:t>
      </w:r>
      <w:hyperlink r:id="rId42" w:history="1">
        <w:r w:rsidR="006F3A00" w:rsidRPr="00B97A8B">
          <w:rPr>
            <w:rStyle w:val="Hyperlink"/>
            <w:rFonts w:cstheme="minorHAnsi" w:ascii="Arial" w:hAnsi="Arial" w:cs="Arial"/>
            <w:sz w:val="22"/>
            <w:szCs w:val="22"/>
            <w:rPrChange w:id="9243" w:author="CopyEditor AI" w:date="2026-10-18T04:55:09+11:00">
              <w:rPr>
                <w:rStyle w:val="Hyperlink"/>
                <w:rFonts w:cstheme="minorHAnsi"/>
              </w:rPr>
            </w:rPrChange>
          </w:rPr>
          <w:t>https://doi.org/10.1111/sode.12104</w:t>
        </w:r>
      </w:hyperlink>
      <w:r w:rsidRPr="00F432CE">
        <w:rPr>
          <w:rFonts w:cstheme="minorHAnsi"/>
        </w:rPr>
        <w:t xml:space="preserve"> </w:t>
      </w:r>
      <w:commentRangeEnd w:id="32"/>
      <w:r>
        <w:rPr>
          <w:rStyle w:val="CommentReference"/>
        </w:rPr>
        <w:commentReference w:id="32"/>
      </w:r>
    </w:p>
    <w:p w14:paraId="37B28F8B" w14:textId="77777777" w:rsidR="00BD40BF" w:rsidRDefault="00F432CE" w:rsidP="00867454">
      <w:commentRangeStart w:id="33"/>
      <w:pPr>
        <w:pStyle w:val="APA7ReferenceListEntry"/>
        <w:ind w:left="720" w:hanging="720"/>
        <w:mirrorIndents/>
        <w:rPr>
          <w:rFonts w:cstheme="minorHAnsi"/>
        </w:rPr>
        <w:pPrChange w:id="5038" w:author="CopyEditor AI" w:date="2026-10-18T04:55:09+11:00">
          <w:pPr>
            <w:ind w:left="720" w:hanging="720"/>
            <w:mirrorIndents/>
            <w:rPr>
              <w:rFonts w:cstheme="minorHAnsi"/>
            </w:rPr>
          </w:pPr>
        </w:pPrChange>
      </w:pPr>
      <w:r w:rsidRPr="00F432CE">
        <w:rPr>
          <w:rFonts w:cstheme="minorHAnsi" w:ascii="Arial" w:hAnsi="Arial" w:cs="Arial"/>
          <w:sz w:val="22"/>
          <w:szCs w:val="22"/>
          <w:rPrChange w:id="9244" w:author="CopyEditor AI" w:date="2026-10-18T04:55:09+11:00">
            <w:rPr>
              <w:rFonts w:cstheme="minorHAnsi"/>
            </w:rPr>
          </w:rPrChange>
        </w:rPr>
        <w:t xml:space="preserve">Hastings, P. D., Zahn-Waxler, C., &amp; McShane, K. (2006). We are, by nature, moral creatures: Biological bases of concern for others. In M. Killen &amp; J. G. Smetana (Eds.), </w:t>
      </w:r>
      <w:r w:rsidRPr="006F3A00">
        <w:rPr>
          <w:rFonts w:cstheme="minorHAnsi" w:ascii="Arial" w:hAnsi="Arial" w:cs="Arial"/>
          <w:i/>
          <w:iCs/>
          <w:sz w:val="22"/>
          <w:szCs w:val="22"/>
          <w:rPrChange w:id="9245" w:author="CopyEditor AI" w:date="2026-10-18T04:55:09+11:00">
            <w:rPr>
              <w:rFonts w:cstheme="minorHAnsi"/>
              <w:i/>
              <w:iCs/>
            </w:rPr>
          </w:rPrChange>
        </w:rPr>
        <w:t>Handbook of moral development</w:t>
      </w:r>
      <w:r w:rsidRPr="00F432CE">
        <w:rPr>
          <w:rFonts w:cstheme="minorHAnsi" w:ascii="Arial" w:hAnsi="Arial" w:cs="Arial"/>
          <w:sz w:val="22"/>
          <w:szCs w:val="22"/>
          <w:rPrChange w:id="9246" w:author="CopyEditor AI" w:date="2026-10-18T04:55:09+11:00">
            <w:rPr>
              <w:rFonts w:cstheme="minorHAnsi"/>
            </w:rPr>
          </w:rPrChange>
        </w:rPr>
        <w:t xml:space="preserve"> (pp. 483–516). Lawrence Erlbaum Associates Publishers. </w:t>
      </w:r>
      <w:commentRangeEnd w:id="33"/>
      <w:r>
        <w:rPr>
          <w:rStyle w:val="CommentReference"/>
        </w:rPr>
        <w:commentReference w:id="33"/>
      </w:r>
    </w:p>
    <w:p w14:paraId="58399F29" w14:textId="77777777" w:rsidR="00F432CE" w:rsidRPr="00F432CE" w:rsidRDefault="00F432CE" w:rsidP="00867454">
      <w:pPr>
        <w:pStyle w:val="APA7ReferenceListEntry"/>
        <w:ind w:left="720" w:hanging="720"/>
        <w:mirrorIndents/>
        <w:rPr>
          <w:rFonts w:cstheme="minorHAnsi"/>
        </w:rPr>
        <w:pPrChange w:id="5039" w:author="CopyEditor AI" w:date="2026-10-18T04:55:09+11:00">
          <w:pPr>
            <w:ind w:left="720" w:hanging="720"/>
            <w:mirrorIndents/>
            <w:rPr>
              <w:rFonts w:cstheme="minorHAnsi"/>
            </w:rPr>
          </w:pPr>
        </w:pPrChange>
      </w:pPr>
      <w:del w:id="9791" w:author="CopyEditor AI" w:date="2026-10-18T04:55:09+11:00">
        <w:r>
          <w:delText xml:space="preserve">Hepach, R., Vaish, A., Grossmann, T., &amp; Tomasello, M. (2016). Young children want to see others get the help they need. Child Development, 87(6), 1703–1714. https://doi.org/10.1111/cdev.12633</w:delText>
        </w:r>
      </w:del>
      <w:ins w:id="9792" w:author="CopyEditor AI" w:date="2026-10-18T04:55:09+11:00">
        <w:r>
          <w:rPr>
            <w:rFonts w:ascii="Arial" w:hAnsi="Arial" w:cs="Arial"/>
            <w:sz w:val="22"/>
            <w:szCs w:val="22"/>
          </w:rPr>
          <w:t xml:space="preserve">Hepach, R., Vaish, A., Grossmann, T., &amp; Tomasello, M. (2016). Young Children Want to See Others Get the Help They Need. Child Development, 87(6), 1703–1714.</w:t>
        </w:r>
      </w:ins>
      <w:hyperlink r:id="rId116" w:history="1">
        <w:ins w:id="9793" w:author="CopyEditor AI" w:date="2026-10-18T04:55:09+11:00">
          <w:r>
            <w:rPr>
              <w:rStyle w:val="Hyperlink"/>
              <w:color w:val="000000"/>
              <w:rFonts w:ascii="Arial" w:hAnsi="Arial" w:cs="Arial"/>
              <w:sz w:val="22"/>
              <w:szCs w:val="22"/>
            </w:rPr>
            <w:t xml:space="preserve">https://doi.org/10.1111/cdev.12633</w:t>
          </w:r>
        </w:ins>
      </w:hyperlink>
    </w:p>
    <w:p w14:paraId="359BD5AA" w14:textId="4461A81B" w:rsidR="00F432CE" w:rsidRPr="00F432CE" w:rsidRDefault="00F432CE" w:rsidP="00867454">
      <w:commentRangeStart w:id="34"/>
      <w:pPr>
        <w:pStyle w:val="APA7ReferenceListEntry"/>
        <w:ind w:left="720" w:hanging="720"/>
        <w:mirrorIndents/>
        <w:rPr>
          <w:rFonts w:cstheme="minorHAnsi"/>
        </w:rPr>
        <w:pPrChange w:id="5040" w:author="CopyEditor AI" w:date="2026-10-18T04:55:09+11:00">
          <w:pPr>
            <w:ind w:left="720" w:hanging="720"/>
            <w:mirrorIndents/>
            <w:rPr>
              <w:rFonts w:cstheme="minorHAnsi"/>
            </w:rPr>
          </w:pPr>
        </w:pPrChange>
      </w:pPr>
      <w:r w:rsidRPr="00F432CE">
        <w:rPr>
          <w:rFonts w:cstheme="minorHAnsi" w:ascii="Arial" w:hAnsi="Arial" w:cs="Arial"/>
          <w:sz w:val="22"/>
          <w:szCs w:val="22"/>
          <w:rPrChange w:id="9253" w:author="CopyEditor AI" w:date="2026-10-18T04:55:09+11:00">
            <w:rPr>
              <w:rFonts w:cstheme="minorHAnsi"/>
            </w:rPr>
          </w:rPrChange>
        </w:rPr>
        <w:t xml:space="preserve">Hoffman, M. L. (2000). </w:t>
      </w:r>
      <w:r w:rsidRPr="006F3A00">
        <w:rPr>
          <w:rFonts w:cstheme="minorHAnsi" w:ascii="Arial" w:hAnsi="Arial" w:cs="Arial"/>
          <w:i/>
          <w:iCs/>
          <w:sz w:val="22"/>
          <w:szCs w:val="22"/>
          <w:rPrChange w:id="9254" w:author="CopyEditor AI" w:date="2026-10-18T04:55:09+11:00">
            <w:rPr>
              <w:rFonts w:cstheme="minorHAnsi"/>
              <w:i/>
              <w:iCs/>
            </w:rPr>
          </w:rPrChange>
        </w:rPr>
        <w:t>Empathy and moral development: Implications for caring and justice</w:t>
      </w:r>
      <w:r w:rsidRPr="00F432CE">
        <w:rPr>
          <w:rFonts w:cstheme="minorHAnsi" w:ascii="Arial" w:hAnsi="Arial" w:cs="Arial"/>
          <w:sz w:val="22"/>
          <w:szCs w:val="22"/>
          <w:rPrChange w:id="9255" w:author="CopyEditor AI" w:date="2026-10-18T04:55:09+11:00">
            <w:rPr>
              <w:rFonts w:cstheme="minorHAnsi"/>
            </w:rPr>
          </w:rPrChange>
        </w:rPr>
        <w:t xml:space="preserve">. Cambridge University Press. </w:t>
      </w:r>
      <w:hyperlink r:id="rId44" w:history="1">
        <w:r w:rsidR="000376A2" w:rsidRPr="00B97A8B">
          <w:rPr>
            <w:rStyle w:val="Hyperlink"/>
            <w:rFonts w:cstheme="minorHAnsi" w:ascii="Arial" w:hAnsi="Arial" w:cs="Arial"/>
            <w:sz w:val="22"/>
            <w:szCs w:val="22"/>
            <w:rPrChange w:id="9256" w:author="CopyEditor AI" w:date="2026-10-18T04:55:09+11:00">
              <w:rPr>
                <w:rStyle w:val="Hyperlink"/>
                <w:rFonts w:cstheme="minorHAnsi"/>
              </w:rPr>
            </w:rPrChange>
          </w:rPr>
          <w:t>https://doi.org/10.1017/CBO9780511805851</w:t>
        </w:r>
      </w:hyperlink>
      <w:commentRangeEnd w:id="34"/>
      <w:r>
        <w:rPr>
          <w:rStyle w:val="CommentReference"/>
        </w:rPr>
        <w:commentReference w:id="34"/>
      </w:r>
    </w:p>
    <w:p w14:paraId="3660B892" w14:textId="77777777" w:rsidR="00F432CE" w:rsidRPr="00F432CE" w:rsidRDefault="00F432CE" w:rsidP="00867454">
      <w:pPr>
        <w:pStyle w:val="APA7ReferenceListEntry"/>
        <w:ind w:left="720" w:hanging="720"/>
        <w:mirrorIndents/>
        <w:rPr>
          <w:rFonts w:cstheme="minorHAnsi"/>
        </w:rPr>
        <w:pPrChange w:id="5041" w:author="CopyEditor AI" w:date="2026-10-18T04:55:09+11:00">
          <w:pPr>
            <w:ind w:left="720" w:hanging="720"/>
            <w:mirrorIndents/>
            <w:rPr>
              <w:rFonts w:cstheme="minorHAnsi"/>
            </w:rPr>
          </w:pPr>
        </w:pPrChange>
      </w:pPr>
      <w:r w:rsidRPr="00F432CE">
        <w:rPr>
          <w:rFonts w:cstheme="minorHAnsi" w:ascii="Arial" w:hAnsi="Arial" w:cs="Arial"/>
          <w:sz w:val="22"/>
          <w:szCs w:val="22"/>
          <w:rPrChange w:id="9257" w:author="CopyEditor AI" w:date="2026-10-18T04:55:09+11:00">
            <w:rPr>
              <w:rFonts w:cstheme="minorHAnsi"/>
            </w:rPr>
          </w:rPrChange>
        </w:rPr>
        <w:t xml:space="preserve">Hoffman, M. L. (2007). The origins of empathic morality in toddlerhood. In C. A. Brownell &amp; C. B. Kopp (Eds.), </w:t>
      </w:r>
      <w:r w:rsidRPr="006F3A00">
        <w:rPr>
          <w:rFonts w:cstheme="minorHAnsi" w:ascii="Arial" w:hAnsi="Arial" w:cs="Arial"/>
          <w:i/>
          <w:iCs/>
          <w:sz w:val="22"/>
          <w:szCs w:val="22"/>
          <w:rPrChange w:id="9258" w:author="CopyEditor AI" w:date="2026-10-18T04:55:09+11:00">
            <w:rPr>
              <w:rFonts w:cstheme="minorHAnsi"/>
              <w:i/>
              <w:iCs/>
            </w:rPr>
          </w:rPrChange>
        </w:rPr>
        <w:t xml:space="preserve">Socioemotional development in the toddler years: Transitions and transformations</w:t>
      </w:r>
      <w:r w:rsidRPr="00F432CE">
        <w:rPr>
          <w:rFonts w:cstheme="minorHAnsi" w:ascii="Arial" w:hAnsi="Arial" w:cs="Arial"/>
          <w:sz w:val="22"/>
          <w:szCs w:val="22"/>
          <w:rPrChange w:id="9259" w:author="CopyEditor AI" w:date="2026-10-18T04:55:09+11:00">
            <w:rPr>
              <w:rFonts w:cstheme="minorHAnsi"/>
            </w:rPr>
          </w:rPrChange>
        </w:rPr>
        <w:t xml:space="preserve"> (pp. 132–145). The Guilford Press.</w:t>
      </w:r>
    </w:p>
    <w:p w14:paraId="37957C67" w14:textId="53AA84F3" w:rsidR="00F432CE" w:rsidRPr="00F432CE" w:rsidRDefault="00F432CE" w:rsidP="00867454">
      <w:pPr>
        <w:pStyle w:val="APA7ReferenceListEntry"/>
        <w:ind w:left="720" w:hanging="720"/>
        <w:mirrorIndents/>
        <w:rPr>
          <w:rFonts w:cstheme="minorHAnsi"/>
        </w:rPr>
        <w:pPrChange w:id="5042" w:author="CopyEditor AI" w:date="2026-10-18T04:55:09+11:00">
          <w:pPr>
            <w:ind w:left="720" w:hanging="720"/>
            <w:mirrorIndents/>
            <w:rPr>
              <w:rFonts w:cstheme="minorHAnsi"/>
            </w:rPr>
          </w:pPr>
        </w:pPrChange>
      </w:pPr>
      <w:del w:id="9794" w:author="CopyEditor AI" w:date="2026-10-18T04:55:09+11:00">
        <w:r>
          <w:delText xml:space="preserve">Izard, B. S., &amp; Izard, C. E. (1977). Play is the thing that brings it all together. Theory Into Practice, 16(3), 215–219. https://doi.org/10.1080/00405847709542702</w:delText>
        </w:r>
      </w:del>
      <w:ins w:id="9795" w:author="CopyEditor AI" w:date="2026-10-18T04:55:09+11:00">
        <w:r>
          <w:rPr>
            <w:rFonts w:ascii="Arial" w:hAnsi="Arial" w:cs="Arial"/>
            <w:sz w:val="22"/>
            <w:szCs w:val="22"/>
          </w:rPr>
          <w:t xml:space="preserve">Izard, B. S., &amp; Izard, C. E. (1977). Play is the thing that brings it all together. Theory into Practice, 16(3), 215–219.</w:t>
        </w:r>
      </w:ins>
      <w:hyperlink r:id="rId117" w:history="1">
        <w:ins w:id="9796" w:author="CopyEditor AI" w:date="2026-10-18T04:55:09+11:00">
          <w:r>
            <w:rPr>
              <w:rStyle w:val="Hyperlink"/>
              <w:color w:val="000000"/>
              <w:rFonts w:ascii="Arial" w:hAnsi="Arial" w:cs="Arial"/>
              <w:sz w:val="22"/>
              <w:szCs w:val="22"/>
            </w:rPr>
            <w:t xml:space="preserve">https://doi.org/10.1080/00405847709542702</w:t>
          </w:r>
        </w:ins>
      </w:hyperlink>
    </w:p>
    <w:p w14:paraId="7CD23A34" w14:textId="77777777" w:rsidR="00F432CE" w:rsidRPr="00F432CE" w:rsidRDefault="00F432CE" w:rsidP="00867454">
      <w:pPr>
        <w:pStyle w:val="APA7ReferenceListEntry"/>
        <w:ind w:left="720" w:hanging="720"/>
        <w:mirrorIndents/>
        <w:rPr>
          <w:rFonts w:cstheme="minorHAnsi"/>
        </w:rPr>
        <w:pPrChange w:id="5043" w:author="CopyEditor AI" w:date="2026-10-18T04:55:09+11:00">
          <w:pPr>
            <w:ind w:left="720" w:hanging="720"/>
            <w:mirrorIndents/>
            <w:rPr>
              <w:rFonts w:cstheme="minorHAnsi"/>
            </w:rPr>
          </w:pPr>
        </w:pPrChange>
      </w:pPr>
      <w:del w:id="9797" w:author="CopyEditor AI" w:date="2026-10-18T04:55:09+11:00">
        <w:r>
          <w:delText xml:space="preserve">Izard, C. E. (2007). Basic emotions, natural kinds, and a new paradigm. Perspectives on Psychological Science, 2(3), 260–280. https://doi.org/10.1111/j.1745-6916.2007.00044.x</w:delText>
        </w:r>
      </w:del>
      <w:ins w:id="9798" w:author="CopyEditor AI" w:date="2026-10-18T04:55:09+11:00">
        <w:r>
          <w:rPr>
            <w:rFonts w:ascii="Arial" w:hAnsi="Arial" w:cs="Arial"/>
            <w:sz w:val="22"/>
            <w:szCs w:val="22"/>
          </w:rPr>
          <w:t xml:space="preserve">Izard, C. E. (2007). Basic Emotions, Natural Kinds, Emotion Schemas, and a New Paradigm. Perspectives on Psychological Science, 2(3), 260–280.</w:t>
        </w:r>
      </w:ins>
      <w:hyperlink r:id="rId118" w:history="1">
        <w:ins w:id="9799" w:author="CopyEditor AI" w:date="2026-10-18T04:55:09+11:00">
          <w:r>
            <w:rPr>
              <w:rStyle w:val="Hyperlink"/>
              <w:color w:val="000000"/>
              <w:rFonts w:ascii="Arial" w:hAnsi="Arial" w:cs="Arial"/>
              <w:sz w:val="22"/>
              <w:szCs w:val="22"/>
            </w:rPr>
            <w:t xml:space="preserve">https://doi.org/10.1111/j.1745-6916.2007.00044.x</w:t>
          </w:r>
        </w:ins>
      </w:hyperlink>
    </w:p>
    <w:p w14:paraId="280FE556" w14:textId="77777777" w:rsidR="00F432CE" w:rsidRPr="00F432CE" w:rsidRDefault="00F432CE" w:rsidP="00867454">
      <w:pPr>
        <w:pStyle w:val="APA7ReferenceListEntry"/>
        <w:ind w:left="720" w:hanging="720"/>
        <w:mirrorIndents/>
        <w:rPr>
          <w:rFonts w:cstheme="minorHAnsi"/>
        </w:rPr>
        <w:pPrChange w:id="5044" w:author="CopyEditor AI" w:date="2026-10-18T04:55:09+11:00">
          <w:pPr>
            <w:ind w:left="720" w:hanging="720"/>
            <w:mirrorIndents/>
            <w:rPr>
              <w:rFonts w:cstheme="minorHAnsi"/>
            </w:rPr>
          </w:pPr>
        </w:pPrChange>
      </w:pPr>
      <w:del w:id="9800" w:author="CopyEditor AI" w:date="2026-10-18T04:55:09+11:00">
        <w:r>
          <w:delText xml:space="preserve">Izard, C. E. (2010). The many meanings/aspects of emotion: Definitions, functions, activation, and regulation. Emotion Review, 2(4), 363–370. https://doi.org/10.1177/1754073910374661</w:delText>
        </w:r>
      </w:del>
      <w:ins w:id="9801" w:author="CopyEditor AI" w:date="2026-10-18T04:55:09+11:00">
        <w:r>
          <w:rPr>
            <w:rFonts w:ascii="Arial" w:hAnsi="Arial" w:cs="Arial"/>
            <w:sz w:val="22"/>
            <w:szCs w:val="22"/>
          </w:rPr>
          <w:t xml:space="preserve">Izard, C. E. (2010). The Many Meanings/Aspects of Emotion: Definitions, Functions, Activation, and Regulation. Emotion Review, 2(4), 363–370.</w:t>
        </w:r>
      </w:ins>
      <w:hyperlink r:id="rId119" w:history="1">
        <w:ins w:id="9802" w:author="CopyEditor AI" w:date="2026-10-18T04:55:09+11:00">
          <w:r>
            <w:rPr>
              <w:rStyle w:val="Hyperlink"/>
              <w:color w:val="000000"/>
              <w:rFonts w:ascii="Arial" w:hAnsi="Arial" w:cs="Arial"/>
              <w:sz w:val="22"/>
              <w:szCs w:val="22"/>
            </w:rPr>
            <w:t xml:space="preserve">https://doi.org/10.1177/1754073910374661</w:t>
          </w:r>
        </w:ins>
      </w:hyperlink>
    </w:p>
    <w:p w14:paraId="04DDE53E" w14:textId="77777777" w:rsidR="00F432CE" w:rsidRPr="00F432CE" w:rsidRDefault="00F432CE" w:rsidP="00867454">
      <w:pPr>
        <w:pStyle w:val="APA7ReferenceListEntry"/>
        <w:ind w:left="720" w:hanging="720"/>
        <w:mirrorIndents/>
        <w:rPr>
          <w:rFonts w:cstheme="minorHAnsi"/>
        </w:rPr>
        <w:pPrChange w:id="5045" w:author="CopyEditor AI" w:date="2026-10-18T04:55:09+11:00">
          <w:pPr>
            <w:ind w:left="720" w:hanging="720"/>
            <w:mirrorIndents/>
            <w:rPr>
              <w:rFonts w:cstheme="minorHAnsi"/>
            </w:rPr>
          </w:pPr>
        </w:pPrChange>
      </w:pPr>
      <w:del w:id="9803" w:author="CopyEditor AI" w:date="2026-10-18T04:55:09+11:00">
        <w:r>
          <w:delText xml:space="preserve">Jahoda, G. (2005). Theodor Lipps and the shift from “sympathy” to “empathy.” Journal of the History of the Behavioral Sciences, 41(2), 151–163. https://doi.org/10.1002/jhbs.20080</w:delText>
        </w:r>
      </w:del>
      <w:ins w:id="9804" w:author="CopyEditor AI" w:date="2026-10-18T04:55:09+11:00">
        <w:r>
          <w:rPr>
            <w:rFonts w:ascii="Arial" w:hAnsi="Arial" w:cs="Arial"/>
            <w:sz w:val="22"/>
            <w:szCs w:val="22"/>
          </w:rPr>
          <w:t xml:space="preserve">Jahoda, G. (2005). Theodor Lipps and the shift from ?sympathy? to ?empathy? Journal of the History of the Behavioral Sciences, 41(2), 151–163.</w:t>
        </w:r>
      </w:ins>
      <w:hyperlink r:id="rId120" w:history="1">
        <w:ins w:id="9805" w:author="CopyEditor AI" w:date="2026-10-18T04:55:09+11:00">
          <w:r>
            <w:rPr>
              <w:rStyle w:val="Hyperlink"/>
              <w:color w:val="000000"/>
              <w:rFonts w:ascii="Arial" w:hAnsi="Arial" w:cs="Arial"/>
              <w:sz w:val="22"/>
              <w:szCs w:val="22"/>
            </w:rPr>
            <w:t xml:space="preserve">https://doi.org/10.1002/jhbs.20080</w:t>
          </w:r>
        </w:ins>
      </w:hyperlink>
    </w:p>
    <w:p w14:paraId="4FB03C90" w14:textId="77777777" w:rsidR="00F432CE" w:rsidRPr="00F432CE" w:rsidRDefault="00F432CE" w:rsidP="00867454">
      <w:pPr>
        <w:pStyle w:val="APA7ReferenceListEntry"/>
        <w:ind w:left="720" w:hanging="720"/>
        <w:mirrorIndents/>
        <w:rPr>
          <w:rFonts w:cstheme="minorHAnsi"/>
        </w:rPr>
        <w:pPrChange w:id="5046" w:author="CopyEditor AI" w:date="2026-10-18T04:55:09+11:00">
          <w:pPr>
            <w:ind w:left="720" w:hanging="720"/>
            <w:mirrorIndents/>
            <w:rPr>
              <w:rFonts w:cstheme="minorHAnsi"/>
            </w:rPr>
          </w:pPr>
        </w:pPrChange>
      </w:pPr>
      <w:r w:rsidRPr="00F432CE">
        <w:rPr>
          <w:rFonts w:cstheme="minorHAnsi" w:ascii="Arial" w:hAnsi="Arial" w:cs="Arial"/>
          <w:sz w:val="22"/>
          <w:szCs w:val="22"/>
          <w:rPrChange w:id="9296" w:author="CopyEditor AI" w:date="2026-10-18T04:55:09+11:00">
            <w:rPr>
              <w:rFonts w:cstheme="minorHAnsi"/>
            </w:rPr>
          </w:rPrChange>
        </w:rPr>
        <w:t xml:space="preserve">Kelly, S. D. (2000). Grasping at straws: Motor intentionality and the cognitive science of skillful behavior. In M. Wrathall &amp; J. Malpas (Eds.), </w:t>
      </w:r>
      <w:r w:rsidRPr="006F3A00">
        <w:rPr>
          <w:rFonts w:cstheme="minorHAnsi" w:ascii="Arial" w:hAnsi="Arial" w:cs="Arial"/>
          <w:i/>
          <w:iCs/>
          <w:sz w:val="22"/>
          <w:szCs w:val="22"/>
          <w:rPrChange w:id="9297" w:author="CopyEditor AI" w:date="2026-10-18T04:55:09+11:00">
            <w:rPr>
              <w:rFonts w:cstheme="minorHAnsi"/>
              <w:i/>
              <w:iCs/>
            </w:rPr>
          </w:rPrChange>
        </w:rPr>
        <w:t>Heidegger, coping, and cognitive science: Essays in honor of Hubert L. Dreyfus</w:t>
      </w:r>
      <w:r w:rsidRPr="00F432CE">
        <w:rPr>
          <w:rFonts w:cstheme="minorHAnsi" w:ascii="Arial" w:hAnsi="Arial" w:cs="Arial"/>
          <w:sz w:val="22"/>
          <w:szCs w:val="22"/>
          <w:rPrChange w:id="9298" w:author="CopyEditor AI" w:date="2026-10-18T04:55:09+11:00">
            <w:rPr>
              <w:rFonts w:cstheme="minorHAnsi"/>
            </w:rPr>
          </w:rPrChange>
        </w:rPr>
        <w:t xml:space="preserve"> (Vol. 2, pp. 161–177). The MIT Press.</w:t>
      </w:r>
    </w:p>
    <w:p w14:paraId="37102D44" w14:textId="77777777" w:rsidR="00F432CE" w:rsidRPr="00F432CE" w:rsidRDefault="00F432CE" w:rsidP="00867454">
      <w:pPr>
        <w:pStyle w:val="APA7ReferenceListEntry"/>
        <w:ind w:left="720" w:hanging="720"/>
        <w:mirrorIndents/>
        <w:rPr>
          <w:rFonts w:cstheme="minorHAnsi"/>
        </w:rPr>
        <w:pPrChange w:id="5047" w:author="CopyEditor AI" w:date="2026-10-18T04:55:09+11:00">
          <w:pPr>
            <w:ind w:left="720" w:hanging="720"/>
            <w:mirrorIndents/>
            <w:rPr>
              <w:rFonts w:cstheme="minorHAnsi"/>
            </w:rPr>
          </w:pPr>
        </w:pPrChange>
      </w:pPr>
      <w:del w:id="9806" w:author="CopyEditor AI" w:date="2026-10-18T04:55:09+11:00">
        <w:r>
          <w:delText xml:space="preserve">Knafo, A., Zahn-Waxler, C., Van Hulle, C., Robinson, J., &amp; Rhee, S. (2008). The developmental origins of a disposition toward empathy: Genetic and environmental contributions. Emotion, 8(6), 737–752. https://doi.org/10.1037/a0014179</w:delText>
        </w:r>
      </w:del>
      <w:ins w:id="9807" w:author="CopyEditor AI" w:date="2026-10-18T04:55:09+11:00">
        <w:r>
          <w:rPr>
            <w:rFonts w:ascii="Arial" w:hAnsi="Arial" w:cs="Arial"/>
            <w:sz w:val="22"/>
            <w:szCs w:val="22"/>
          </w:rPr>
          <w:t xml:space="preserve">Knafo, A., Zahn-Waxler, C., Van Hulle, C., Robinson, J. L., &amp; Rhee, S. H. (2008). The developmental origins of a disposition toward empathy: Genetic and environmental contributions. Emotion, 8(6), 737–752.</w:t>
        </w:r>
      </w:ins>
      <w:hyperlink r:id="rId121" w:history="1">
        <w:ins w:id="9808" w:author="CopyEditor AI" w:date="2026-10-18T04:55:09+11:00">
          <w:r>
            <w:rPr>
              <w:rStyle w:val="Hyperlink"/>
              <w:color w:val="000000"/>
              <w:rFonts w:ascii="Arial" w:hAnsi="Arial" w:cs="Arial"/>
              <w:sz w:val="22"/>
              <w:szCs w:val="22"/>
            </w:rPr>
            <w:t xml:space="preserve">https://doi.org/10.1037/a0014179</w:t>
          </w:r>
        </w:ins>
      </w:hyperlink>
    </w:p>
    <w:p w14:paraId="02A55217" w14:textId="77777777" w:rsidR="00F432CE" w:rsidRPr="00F432CE" w:rsidRDefault="00F432CE" w:rsidP="00867454">
      <w:pPr>
        <w:pStyle w:val="APA7ReferenceListEntry"/>
        <w:ind w:left="720" w:hanging="720"/>
        <w:mirrorIndents/>
        <w:rPr>
          <w:rFonts w:cstheme="minorHAnsi"/>
        </w:rPr>
        <w:pPrChange w:id="5048" w:author="CopyEditor AI" w:date="2026-10-18T04:55:09+11:00">
          <w:pPr>
            <w:ind w:left="720" w:hanging="720"/>
            <w:mirrorIndents/>
            <w:rPr>
              <w:rFonts w:cstheme="minorHAnsi"/>
            </w:rPr>
          </w:pPr>
        </w:pPrChange>
      </w:pPr>
      <w:del w:id="9809" w:author="CopyEditor AI" w:date="2026-10-18T04:55:09+11:00">
        <w:r>
          <w:delText xml:space="preserve">Kochanska, G. (2002). Committed compliance, moral self, and internalization: A mediational model. Developmental Psychology, 38(3), 339–351. https://doi.org/10.1037/0012-1649.38.3.339</w:delText>
        </w:r>
      </w:del>
      <w:ins w:id="9810" w:author="CopyEditor AI" w:date="2026-10-18T04:55:09+11:00">
        <w:r>
          <w:rPr>
            <w:rFonts w:ascii="Arial" w:hAnsi="Arial" w:cs="Arial"/>
            <w:sz w:val="22"/>
            <w:szCs w:val="22"/>
          </w:rPr>
          <w:t xml:space="preserve">Kochanska, G. (2002). Committed compliance, moral self, and internalization: A mediational model. Developmental Psychology, 38(3), 339–351.</w:t>
        </w:r>
      </w:ins>
      <w:hyperlink r:id="rId122" w:history="1">
        <w:ins w:id="9811" w:author="CopyEditor AI" w:date="2026-10-18T04:55:09+11:00">
          <w:r>
            <w:rPr>
              <w:rStyle w:val="Hyperlink"/>
              <w:color w:val="000000"/>
              <w:rFonts w:ascii="Arial" w:hAnsi="Arial" w:cs="Arial"/>
              <w:sz w:val="22"/>
              <w:szCs w:val="22"/>
            </w:rPr>
            <w:t xml:space="preserve">https://doi.org/10.1037/0012-1649.38.3.339</w:t>
          </w:r>
        </w:ins>
      </w:hyperlink>
    </w:p>
    <w:p w14:paraId="21CBF37E" w14:textId="51588F8B" w:rsidR="00282B9A" w:rsidRPr="00F432CE" w:rsidRDefault="00F432CE" w:rsidP="00BD40BF">
      <w:pPr>
        <w:pStyle w:val="APA7ReferenceListEntry"/>
        <w:ind w:left="720" w:hanging="720"/>
        <w:mirrorIndents/>
        <w:rPr>
          <w:rFonts w:cstheme="minorHAnsi"/>
        </w:rPr>
        <w:pPrChange w:id="5049" w:author="CopyEditor AI" w:date="2026-10-18T04:55:09+11:00">
          <w:pPr>
            <w:ind w:left="720" w:hanging="720"/>
            <w:mirrorIndents/>
            <w:rPr>
              <w:rFonts w:cstheme="minorHAnsi"/>
            </w:rPr>
          </w:pPr>
        </w:pPrChange>
      </w:pPr>
      <w:del w:id="9812" w:author="CopyEditor AI" w:date="2026-10-18T04:55:09+11:00">
        <w:r>
          <w:delText xml:space="preserve">Lishner, D. A., Stocks, E. L., &amp; Steinert, S. W. (2017). Empathy. In V. Zeigler-Hill &amp; T. Shackelford (Eds.), Encyclopedia of personality and individual differences. Springer. https://doi.org/10.1007/978-3-319-28099-8_513-1</w:delText>
        </w:r>
      </w:del>
      <w:ins w:id="9813" w:author="CopyEditor AI" w:date="2026-10-18T04:55:09+11:00">
        <w:r>
          <w:rPr>
            <w:rFonts w:ascii="Arial" w:hAnsi="Arial" w:cs="Arial"/>
            <w:sz w:val="22"/>
            <w:szCs w:val="22"/>
          </w:rPr>
          <w:t xml:space="preserve">Lishner, D. A., Stocks, E. L., &amp; Steinert, S. W. (2017). Empathy. Encyclopedia of Personality and Individual Differences, 1–8.</w:t>
        </w:r>
      </w:ins>
      <w:hyperlink r:id="rId123" w:history="1">
        <w:ins w:id="9814" w:author="CopyEditor AI" w:date="2026-10-18T04:55:09+11:00">
          <w:r>
            <w:rPr>
              <w:rStyle w:val="Hyperlink"/>
              <w:color w:val="000000"/>
              <w:rFonts w:ascii="Arial" w:hAnsi="Arial" w:cs="Arial"/>
              <w:sz w:val="22"/>
              <w:szCs w:val="22"/>
            </w:rPr>
            <w:t xml:space="preserve">https://doi.org/10.1007/978-3-319-28099-8_513-1</w:t>
          </w:r>
        </w:ins>
      </w:hyperlink>
    </w:p>
    <w:p w14:paraId="2848DD13" w14:textId="77777777" w:rsidR="00F432CE" w:rsidRPr="00F432CE" w:rsidRDefault="00F432CE" w:rsidP="00BD40BF">
      <w:pPr>
        <w:pStyle w:val="APA7ReferenceListEntry"/>
        <w:ind w:left="720" w:hanging="720"/>
        <w:mirrorIndents/>
        <w:rPr>
          <w:rFonts w:cstheme="minorHAnsi"/>
        </w:rPr>
        <w:pPrChange w:id="5050" w:author="CopyEditor AI" w:date="2026-10-18T04:55:09+11:00">
          <w:pPr>
            <w:ind w:left="720" w:hanging="720"/>
            <w:mirrorIndents/>
            <w:rPr>
              <w:rFonts w:cstheme="minorHAnsi"/>
            </w:rPr>
          </w:pPr>
        </w:pPrChange>
      </w:pPr>
      <w:del w:id="9815" w:author="CopyEditor AI" w:date="2026-10-18T04:55:09+11:00">
        <w:r>
          <w:delText xml:space="preserve">Liszkowski, U. (2013). Using theory of mind. Child Development Perspectives, 7(2), 104–109. https://doi.org/10.1111/cdep.12025</w:delText>
        </w:r>
      </w:del>
      <w:ins w:id="9816" w:author="CopyEditor AI" w:date="2026-10-18T04:55:09+11:00">
        <w:r>
          <w:rPr>
            <w:rFonts w:ascii="Arial" w:hAnsi="Arial" w:cs="Arial"/>
            <w:sz w:val="22"/>
            <w:szCs w:val="22"/>
          </w:rPr>
          <w:t xml:space="preserve">Liszkowski, U. (2013). Using Theory of Mind. Child Development Perspectives, 7(2), 104–109.</w:t>
        </w:r>
      </w:ins>
      <w:hyperlink r:id="rId124" w:history="1">
        <w:ins w:id="9817" w:author="CopyEditor AI" w:date="2026-10-18T04:55:09+11:00">
          <w:r>
            <w:rPr>
              <w:rStyle w:val="Hyperlink"/>
              <w:color w:val="000000"/>
              <w:rFonts w:ascii="Arial" w:hAnsi="Arial" w:cs="Arial"/>
              <w:sz w:val="22"/>
              <w:szCs w:val="22"/>
            </w:rPr>
            <w:t xml:space="preserve">https://doi.org/10.1111/cdep.12025</w:t>
          </w:r>
        </w:ins>
      </w:hyperlink>
    </w:p>
    <w:p w14:paraId="0E55F381" w14:textId="77777777" w:rsidR="00F432CE" w:rsidRPr="00F432CE" w:rsidRDefault="00F432CE" w:rsidP="00BD40BF">
      <w:pPr>
        <w:pStyle w:val="APA7ReferenceListEntry"/>
        <w:ind w:left="720" w:hanging="720"/>
        <w:mirrorIndents/>
        <w:rPr>
          <w:rFonts w:cstheme="minorHAnsi"/>
        </w:rPr>
        <w:pPrChange w:id="5051" w:author="CopyEditor AI" w:date="2026-10-18T04:55:09+11:00">
          <w:pPr>
            <w:ind w:left="720" w:hanging="720"/>
            <w:mirrorIndents/>
            <w:rPr>
              <w:rFonts w:cstheme="minorHAnsi"/>
            </w:rPr>
          </w:pPr>
        </w:pPrChange>
      </w:pPr>
      <w:del w:id="9818" w:author="CopyEditor AI" w:date="2026-10-18T04:55:09+11:00">
        <w:r>
          <w:delText xml:space="preserve">Lopez, L. D., Reschke, P. J., Knothe, J. M., &amp; Walle, E. A. (2017). Postural communication of emotion: Perception of distinct poses of five discrete emotions. Frontiers in Psychology, 8, Article 710. https://doi.org/10.3389/fpsyg.2017.00710</w:delText>
        </w:r>
      </w:del>
      <w:ins w:id="9819" w:author="CopyEditor AI" w:date="2026-10-18T04:55:09+11:00">
        <w:r>
          <w:rPr>
            <w:rFonts w:ascii="Arial" w:hAnsi="Arial" w:cs="Arial"/>
            <w:sz w:val="22"/>
            <w:szCs w:val="22"/>
          </w:rPr>
          <w:t xml:space="preserve">Lopez, L. D., Reschke, P. J., Knothe, J. M., &amp; Walle, E. A. (2017). Postural Communication of Emotion: Perception of Distinct Poses of Five Discrete Emotions. Frontiers in Psychology, 8.</w:t>
        </w:r>
      </w:ins>
      <w:hyperlink r:id="rId125" w:history="1">
        <w:ins w:id="9820" w:author="CopyEditor AI" w:date="2026-10-18T04:55:09+11:00">
          <w:r>
            <w:rPr>
              <w:rStyle w:val="Hyperlink"/>
              <w:color w:val="000000"/>
              <w:rFonts w:ascii="Arial" w:hAnsi="Arial" w:cs="Arial"/>
              <w:sz w:val="22"/>
              <w:szCs w:val="22"/>
            </w:rPr>
            <w:t xml:space="preserve">https://doi.org/10.3389/fpsyg.2017.00710</w:t>
          </w:r>
        </w:ins>
      </w:hyperlink>
    </w:p>
    <w:p w14:paraId="126B47ED" w14:textId="77777777" w:rsidR="00F432CE" w:rsidRPr="00F432CE" w:rsidRDefault="00F432CE" w:rsidP="00BD40BF">
      <w:pPr>
        <w:pStyle w:val="APA7ReferenceListEntry"/>
        <w:ind w:left="720" w:hanging="720"/>
        <w:mirrorIndents/>
        <w:rPr>
          <w:rFonts w:cstheme="minorHAnsi"/>
        </w:rPr>
        <w:pPrChange w:id="5052" w:author="CopyEditor AI" w:date="2026-10-18T04:55:09+11:00">
          <w:pPr>
            <w:ind w:left="720" w:hanging="720"/>
            <w:mirrorIndents/>
            <w:rPr>
              <w:rFonts w:cstheme="minorHAnsi"/>
            </w:rPr>
          </w:pPr>
        </w:pPrChange>
      </w:pPr>
      <w:del w:id="9821" w:author="CopyEditor AI" w:date="2026-10-18T04:55:09+11:00">
        <w:r>
          <w:delText xml:space="preserve">Nelson, N. L., &amp; Russell, J. A. (2013). Universality revisited. Emotion Review, 5(1), 8–15. https://doi.org/10.1177/1754073912457227</w:delText>
        </w:r>
      </w:del>
      <w:ins w:id="9822" w:author="CopyEditor AI" w:date="2026-10-18T04:55:09+11:00">
        <w:r>
          <w:rPr>
            <w:rFonts w:ascii="Arial" w:hAnsi="Arial" w:cs="Arial"/>
            <w:sz w:val="22"/>
            <w:szCs w:val="22"/>
          </w:rPr>
          <w:t xml:space="preserve">Nelson, N. L., &amp; Russell, J. A. (2013). Universality Revisited. Emotion Review, 5(1), 8–15.</w:t>
        </w:r>
      </w:ins>
      <w:hyperlink r:id="rId126" w:history="1">
        <w:ins w:id="9823" w:author="CopyEditor AI" w:date="2026-10-18T04:55:09+11:00">
          <w:r>
            <w:rPr>
              <w:rStyle w:val="Hyperlink"/>
              <w:color w:val="000000"/>
              <w:rFonts w:ascii="Arial" w:hAnsi="Arial" w:cs="Arial"/>
              <w:sz w:val="22"/>
              <w:szCs w:val="22"/>
            </w:rPr>
            <w:t xml:space="preserve">https://doi.org/10.1177/1754073912457227</w:t>
          </w:r>
        </w:ins>
      </w:hyperlink>
    </w:p>
    <w:p w14:paraId="38B2FB15" w14:textId="77777777" w:rsidR="00F432CE" w:rsidRPr="00F432CE" w:rsidRDefault="00F432CE" w:rsidP="00BD40BF">
      <w:pPr>
        <w:pStyle w:val="APA7ReferenceListEntry"/>
        <w:ind w:left="720" w:hanging="720"/>
        <w:mirrorIndents/>
        <w:rPr>
          <w:rFonts w:cstheme="minorHAnsi"/>
        </w:rPr>
        <w:pPrChange w:id="5053" w:author="CopyEditor AI" w:date="2026-10-18T04:55:09+11:00">
          <w:pPr>
            <w:ind w:left="720" w:hanging="720"/>
            <w:mirrorIndents/>
            <w:rPr>
              <w:rFonts w:cstheme="minorHAnsi"/>
            </w:rPr>
          </w:pPr>
        </w:pPrChange>
      </w:pPr>
      <w:del w:id="9824" w:author="CopyEditor AI" w:date="2026-10-18T04:55:09+11:00">
        <w:r>
          <w:delText xml:space="preserve">Nichols, S. R., Svetlova, M., &amp; Brownell, C. A. (2010). Toddlers’ understanding of peers’ emotions. The Journal of Genetic Psychology, 171(1), 35–53. https://doi.org/10.1080/00221320903300346</w:delText>
        </w:r>
      </w:del>
      <w:ins w:id="9825" w:author="CopyEditor AI" w:date="2026-10-18T04:55:09+11:00">
        <w:r>
          <w:rPr>
            <w:rFonts w:ascii="Arial" w:hAnsi="Arial" w:cs="Arial"/>
            <w:sz w:val="22"/>
            <w:szCs w:val="22"/>
          </w:rPr>
          <w:t xml:space="preserve">Nichols, S. R., Svetlova, M., &amp; Brownell, C. A. (2010). Toddlers’ Understanding of Peers’ Emotions. The Journal of Genetic Psychology, 171(1), 35–53.</w:t>
        </w:r>
      </w:ins>
      <w:hyperlink r:id="rId127" w:history="1">
        <w:ins w:id="9826" w:author="CopyEditor AI" w:date="2026-10-18T04:55:09+11:00">
          <w:r>
            <w:rPr>
              <w:rStyle w:val="Hyperlink"/>
              <w:color w:val="000000"/>
              <w:rFonts w:ascii="Arial" w:hAnsi="Arial" w:cs="Arial"/>
              <w:sz w:val="22"/>
              <w:szCs w:val="22"/>
            </w:rPr>
            <w:t xml:space="preserve">https://doi.org/10.1080/00221320903300346</w:t>
          </w:r>
        </w:ins>
      </w:hyperlink>
    </w:p>
    <w:p w14:paraId="45572002" w14:textId="39574C05" w:rsidR="00F432CE" w:rsidRPr="00F432CE" w:rsidRDefault="00F432CE" w:rsidP="00BD40BF">
      <w:commentRangeStart w:id="35"/>
      <w:pPr>
        <w:pStyle w:val="APA7ReferenceListEntry"/>
        <w:ind w:left="720" w:hanging="720"/>
        <w:mirrorIndents/>
        <w:rPr>
          <w:rFonts w:cstheme="minorHAnsi"/>
        </w:rPr>
        <w:pPrChange w:id="5054" w:author="CopyEditor AI" w:date="2026-10-18T04:55:09+11:00">
          <w:pPr>
            <w:ind w:left="720" w:hanging="720"/>
            <w:mirrorIndents/>
            <w:rPr>
              <w:rFonts w:cstheme="minorHAnsi"/>
            </w:rPr>
          </w:pPr>
        </w:pPrChange>
      </w:pPr>
      <w:r w:rsidRPr="00F432CE">
        <w:rPr>
          <w:rFonts w:cstheme="minorHAnsi" w:ascii="Arial" w:hAnsi="Arial" w:cs="Arial"/>
          <w:sz w:val="22"/>
          <w:szCs w:val="22"/>
          <w:rPrChange w:id="9349" w:author="CopyEditor AI" w:date="2026-10-18T04:55:09+11:00">
            <w:rPr>
              <w:rFonts w:cstheme="minorHAnsi"/>
            </w:rPr>
          </w:rPrChange>
        </w:rPr>
        <w:t xml:space="preserve">Overton, W. F. (2013). Relationism and relational developmental systems: A paradigm for developmental science in the post-Cartesian era. In R. M. Lerner &amp; J. B. Benson (Eds.), </w:t>
      </w:r>
      <w:r w:rsidRPr="00FB387C">
        <w:rPr>
          <w:rFonts w:cstheme="minorHAnsi" w:ascii="Arial" w:hAnsi="Arial" w:cs="Arial"/>
          <w:i/>
          <w:iCs/>
          <w:sz w:val="22"/>
          <w:szCs w:val="22"/>
          <w:rPrChange w:id="9350" w:author="CopyEditor AI" w:date="2026-10-18T04:55:09+11:00">
            <w:rPr>
              <w:rFonts w:cstheme="minorHAnsi"/>
              <w:i/>
              <w:iCs/>
            </w:rPr>
          </w:rPrChange>
        </w:rPr>
        <w:t xml:space="preserve">Advances in child development and behavior</w:t>
      </w:r>
      <w:r w:rsidR="009E5C33" w:rsidRPr="00B20882">
        <w:rPr>
          <w:rFonts w:cstheme="minorHAnsi" w:ascii="Arial" w:hAnsi="Arial" w:cs="Arial"/>
          <w:i/>
          <w:sz w:val="22"/>
          <w:szCs w:val="22"/>
          <w:rPrChange w:id="9351" w:author="CopyEditor AI" w:date="2026-10-18T04:55:09+11:00">
            <w:rPr>
              <w:rFonts w:cstheme="minorHAnsi"/>
              <w:i/>
            </w:rPr>
          </w:rPrChange>
        </w:rPr>
        <w:t xml:space="preserve">: Vol. </w:t>
      </w:r>
      <w:r w:rsidRPr="00FB387C">
        <w:rPr>
          <w:rFonts w:cstheme="minorHAnsi" w:ascii="Arial" w:hAnsi="Arial" w:cs="Arial"/>
          <w:i/>
          <w:iCs/>
          <w:sz w:val="22"/>
          <w:szCs w:val="22"/>
          <w:rPrChange w:id="9352" w:author="CopyEditor AI" w:date="2026-10-18T04:55:09+11:00">
            <w:rPr>
              <w:rFonts w:cstheme="minorHAnsi"/>
              <w:i/>
              <w:iCs/>
            </w:rPr>
          </w:rPrChange>
        </w:rPr>
        <w:t xml:space="preserve">44.</w:t>
      </w:r>
      <w:r w:rsidR="009E5C33" w:rsidRPr="00B20882">
        <w:rPr>
          <w:rFonts w:cstheme="minorHAnsi" w:ascii="Arial" w:hAnsi="Arial" w:cs="Arial"/>
          <w:i/>
          <w:sz w:val="22"/>
          <w:szCs w:val="22"/>
          <w:rPrChange w:id="9353" w:author="CopyEditor AI" w:date="2026-10-18T04:55:09+11:00">
            <w:rPr>
              <w:rFonts w:cstheme="minorHAnsi"/>
              <w:i/>
            </w:rPr>
          </w:rPrChange>
        </w:rPr>
        <w:t xml:space="preserve"> Embodiment and epigenesis: Theoretical and methodological issues in understanding the role of biology within the relational developmental system. Part A: Philosophical, theoretical, and biological dimensions</w:t>
      </w:r>
      <w:r w:rsidRPr="00F432CE">
        <w:rPr>
          <w:rFonts w:cstheme="minorHAnsi" w:ascii="Arial" w:hAnsi="Arial" w:cs="Arial"/>
          <w:sz w:val="22"/>
          <w:szCs w:val="22"/>
          <w:rPrChange w:id="9354" w:author="CopyEditor AI" w:date="2026-10-18T04:55:09+11:00">
            <w:rPr>
              <w:rFonts w:cstheme="minorHAnsi"/>
            </w:rPr>
          </w:rPrChange>
        </w:rPr>
        <w:t xml:space="preserve"> (pp. 21–64). Academic Press. </w:t>
      </w:r>
      <w:hyperlink r:id="rId56" w:history="1">
        <w:r w:rsidR="00706C62" w:rsidRPr="00B97A8B">
          <w:rPr>
            <w:rStyle w:val="Hyperlink"/>
            <w:rFonts w:cstheme="minorHAnsi" w:ascii="Arial" w:hAnsi="Arial" w:cs="Arial"/>
            <w:sz w:val="22"/>
            <w:szCs w:val="22"/>
            <w:rPrChange w:id="9355" w:author="CopyEditor AI" w:date="2026-10-18T04:55:09+11:00">
              <w:rPr>
                <w:rStyle w:val="Hyperlink"/>
                <w:rFonts w:cstheme="minorHAnsi"/>
              </w:rPr>
            </w:rPrChange>
          </w:rPr>
          <w:t>https://doi.org/10.1016/B978-0-12-397947-6.00002-7</w:t>
        </w:r>
      </w:hyperlink>
      <w:r w:rsidR="00706C62">
        <w:rPr>
          <w:rFonts w:cstheme="minorHAnsi"/>
        </w:rPr>
        <w:t xml:space="preserve"> </w:t>
      </w:r>
      <w:commentRangeEnd w:id="35"/>
      <w:r>
        <w:rPr>
          <w:rStyle w:val="CommentReference"/>
        </w:rPr>
        <w:commentReference w:id="35"/>
      </w:r>
    </w:p>
    <w:p w14:paraId="3A73BC3A" w14:textId="77777777" w:rsidR="00F432CE" w:rsidRPr="00F432CE" w:rsidRDefault="00F432CE" w:rsidP="00BD40BF">
      <w:commentRangeStart w:id="36"/>
      <w:pPr>
        <w:pStyle w:val="APA7ReferenceListEntry"/>
        <w:ind w:left="720" w:hanging="720"/>
        <w:mirrorIndents/>
        <w:rPr>
          <w:rFonts w:cstheme="minorHAnsi"/>
        </w:rPr>
        <w:pPrChange w:id="5055" w:author="CopyEditor AI" w:date="2026-10-18T04:55:09+11:00">
          <w:pPr>
            <w:ind w:left="720" w:hanging="720"/>
            <w:mirrorIndents/>
            <w:rPr>
              <w:rFonts w:cstheme="minorHAnsi"/>
            </w:rPr>
          </w:pPr>
        </w:pPrChange>
      </w:pPr>
      <w:proofErr w:type="spellStart"/>
      <w:commentRangeStart w:id="15"/>
      <w:r w:rsidRPr="00F432CE">
        <w:rPr>
          <w:rFonts w:cstheme="minorHAnsi" w:ascii="Arial" w:hAnsi="Arial" w:cs="Arial"/>
          <w:sz w:val="22"/>
          <w:szCs w:val="22"/>
          <w:rPrChange w:id="9356" w:author="CopyEditor AI" w:date="2026-10-18T04:55:09+11:00">
            <w:rPr>
              <w:rFonts w:cstheme="minorHAnsi"/>
            </w:rPr>
          </w:rPrChange>
        </w:rPr>
        <w:t>Panskepp</w:t>
      </w:r>
      <w:proofErr w:type="spellEnd"/>
      <w:r w:rsidRPr="00F432CE">
        <w:rPr>
          <w:rFonts w:cstheme="minorHAnsi" w:ascii="Arial" w:hAnsi="Arial" w:cs="Arial"/>
          <w:sz w:val="22"/>
          <w:szCs w:val="22"/>
          <w:rPrChange w:id="9357" w:author="CopyEditor AI" w:date="2026-10-18T04:55:09+11:00">
            <w:rPr>
              <w:rFonts w:cstheme="minorHAnsi"/>
            </w:rPr>
          </w:rPrChange>
        </w:rPr>
        <w:t xml:space="preserve">, J. (1998). </w:t>
      </w:r>
      <w:r w:rsidRPr="006F3A00">
        <w:rPr>
          <w:rFonts w:cstheme="minorHAnsi" w:ascii="Arial" w:hAnsi="Arial" w:cs="Arial"/>
          <w:i/>
          <w:iCs/>
          <w:sz w:val="22"/>
          <w:szCs w:val="22"/>
          <w:rPrChange w:id="9358" w:author="CopyEditor AI" w:date="2026-10-18T04:55:09+11:00">
            <w:rPr>
              <w:rFonts w:cstheme="minorHAnsi"/>
              <w:i/>
              <w:iCs/>
            </w:rPr>
          </w:rPrChange>
        </w:rPr>
        <w:t>Affective neuroscience</w:t>
      </w:r>
      <w:r w:rsidRPr="00F432CE">
        <w:rPr>
          <w:rFonts w:cstheme="minorHAnsi" w:ascii="Arial" w:hAnsi="Arial" w:cs="Arial"/>
          <w:sz w:val="22"/>
          <w:szCs w:val="22"/>
          <w:rPrChange w:id="9359" w:author="CopyEditor AI" w:date="2026-10-18T04:55:09+11:00">
            <w:rPr>
              <w:rFonts w:cstheme="minorHAnsi"/>
            </w:rPr>
          </w:rPrChange>
        </w:rPr>
        <w:t>. Oxford University Press.</w:t>
      </w:r>
      <w:commentRangeEnd w:id="15"/>
      <w:r>
        <w:rPr>
          <w:rStyle w:val="CommentReference"/>
        </w:rPr>
        <w:commentReference w:id="15"/>
      </w:r>
      <w:commentRangeEnd w:id="36"/>
      <w:r>
        <w:rPr>
          <w:rStyle w:val="CommentReference"/>
        </w:rPr>
        <w:commentReference w:id="36"/>
      </w:r>
    </w:p>
    <w:p w14:paraId="0508CC33" w14:textId="77777777" w:rsidR="00F432CE" w:rsidRPr="00F432CE" w:rsidRDefault="00F432CE" w:rsidP="00BD40BF">
      <w:pPr>
        <w:pStyle w:val="APA7ReferenceListEntry"/>
        <w:ind w:left="720" w:hanging="720"/>
        <w:mirrorIndents/>
        <w:rPr>
          <w:rFonts w:cstheme="minorHAnsi"/>
        </w:rPr>
        <w:pPrChange w:id="5056" w:author="CopyEditor AI" w:date="2026-10-18T04:55:09+11:00">
          <w:pPr>
            <w:ind w:left="720" w:hanging="720"/>
            <w:mirrorIndents/>
            <w:rPr>
              <w:rFonts w:cstheme="minorHAnsi"/>
            </w:rPr>
          </w:pPr>
        </w:pPrChange>
      </w:pPr>
      <w:del w:id="9827" w:author="CopyEditor AI" w:date="2026-10-18T04:55:09+11:00">
        <w:r>
          <w:delText xml:space="preserve">Paulus, M., Becker, E., Scheub, A., &amp; König, L. (2016). Preschool children’s attachment security is associated with their sharing with others. Attachment &amp; Human Development, 18(1), 1–15. https://doi.org/10.1080/14616734.2015.1100208</w:delText>
        </w:r>
      </w:del>
      <w:ins w:id="9828" w:author="CopyEditor AI" w:date="2026-10-18T04:55:09+11:00">
        <w:r>
          <w:rPr>
            <w:rFonts w:ascii="Arial" w:hAnsi="Arial" w:cs="Arial"/>
            <w:sz w:val="22"/>
            <w:szCs w:val="22"/>
          </w:rPr>
          <w:t xml:space="preserve">Paulus, M., Becker, E., Scheub, A., &amp; König, L. (2015). Preschool children’s attachment security is associated with their sharing with others. Attachment &amp;Amp; Human Development, 18(1), 1–15.</w:t>
        </w:r>
      </w:ins>
      <w:hyperlink r:id="rId128" w:history="1">
        <w:ins w:id="9829" w:author="CopyEditor AI" w:date="2026-10-18T04:55:09+11:00">
          <w:r>
            <w:rPr>
              <w:rStyle w:val="Hyperlink"/>
              <w:color w:val="000000"/>
              <w:rFonts w:ascii="Arial" w:hAnsi="Arial" w:cs="Arial"/>
              <w:sz w:val="22"/>
              <w:szCs w:val="22"/>
            </w:rPr>
            <w:t xml:space="preserve">https://doi.org/10.1080/14616734.2015.1100208</w:t>
          </w:r>
        </w:ins>
      </w:hyperlink>
    </w:p>
    <w:p w14:paraId="3D8E6CCF" w14:textId="77777777" w:rsidR="00F432CE" w:rsidRPr="00F432CE" w:rsidRDefault="00F432CE" w:rsidP="00BD40BF">
      <w:pPr>
        <w:pStyle w:val="APA7ReferenceListEntry"/>
        <w:ind w:left="720" w:hanging="720"/>
        <w:mirrorIndents/>
        <w:rPr>
          <w:rFonts w:cstheme="minorHAnsi"/>
        </w:rPr>
        <w:pPrChange w:id="5057" w:author="CopyEditor AI" w:date="2026-10-18T04:55:09+11:00">
          <w:pPr>
            <w:ind w:left="720" w:hanging="720"/>
            <w:mirrorIndents/>
            <w:rPr>
              <w:rFonts w:cstheme="minorHAnsi"/>
            </w:rPr>
          </w:pPr>
        </w:pPrChange>
      </w:pPr>
      <w:del w:id="9830" w:author="CopyEditor AI" w:date="2026-10-18T04:55:09+11:00">
        <w:r>
          <w:delText xml:space="preserve">Pettygrove, D. M., Hammond, S. I., Karahuta, E. L., Waugh, W. E., &amp; Brownell, C. A. (2013). From cleaning up to helping out: Parental socialization and children’s early prosocial behavior. Infant Behavior and Development, 36(4), 843–846. https://doi.org/10.1016/j.infbeh.2013.09.005</w:delText>
        </w:r>
      </w:del>
      <w:ins w:id="9831" w:author="CopyEditor AI" w:date="2026-10-18T04:55:09+11:00">
        <w:r>
          <w:rPr>
            <w:rFonts w:ascii="Arial" w:hAnsi="Arial" w:cs="Arial"/>
            <w:sz w:val="22"/>
            <w:szCs w:val="22"/>
          </w:rPr>
          <w:t xml:space="preserve">Pettygrove, D. M., Hammond, S. I., Karahuta, E. L., Waugh, W. E., &amp; Brownell, C. A. (2013). From cleaning up to helping out: Parental socialization and children’s early prosocial behavior. Infant Behavior and Development, 36(4), 843–846.</w:t>
        </w:r>
      </w:ins>
      <w:hyperlink r:id="rId129" w:history="1">
        <w:ins w:id="9832" w:author="CopyEditor AI" w:date="2026-10-18T04:55:09+11:00">
          <w:r>
            <w:rPr>
              <w:rStyle w:val="Hyperlink"/>
              <w:color w:val="000000"/>
              <w:rFonts w:ascii="Arial" w:hAnsi="Arial" w:cs="Arial"/>
              <w:sz w:val="22"/>
              <w:szCs w:val="22"/>
            </w:rPr>
            <w:t xml:space="preserve">https://doi.org/10.1016/j.infbeh.2013.09.005</w:t>
          </w:r>
        </w:ins>
      </w:hyperlink>
    </w:p>
    <w:p w14:paraId="1BF12874" w14:textId="77777777" w:rsidR="00F432CE" w:rsidRPr="00F432CE" w:rsidRDefault="00F432CE" w:rsidP="00BD40BF">
      <w:commentRangeStart w:id="37"/>
      <w:pPr>
        <w:pStyle w:val="APA7ReferenceListEntry"/>
        <w:ind w:left="720" w:hanging="720"/>
        <w:mirrorIndents/>
        <w:rPr>
          <w:rFonts w:cstheme="minorHAnsi"/>
        </w:rPr>
        <w:pPrChange w:id="5058" w:author="CopyEditor AI" w:date="2026-10-18T04:55:09+11:00">
          <w:pPr>
            <w:ind w:left="720" w:hanging="720"/>
            <w:mirrorIndents/>
            <w:rPr>
              <w:rFonts w:cstheme="minorHAnsi"/>
            </w:rPr>
          </w:pPr>
        </w:pPrChange>
      </w:pPr>
      <w:commentRangeStart w:id="16"/>
      <w:r w:rsidRPr="00F432CE">
        <w:rPr>
          <w:rFonts w:cstheme="minorHAnsi" w:ascii="Arial" w:hAnsi="Arial" w:cs="Arial"/>
          <w:sz w:val="22"/>
          <w:szCs w:val="22"/>
          <w:rPrChange w:id="9372" w:author="CopyEditor AI" w:date="2026-10-18T04:55:09+11:00">
            <w:rPr>
              <w:rFonts w:cstheme="minorHAnsi"/>
            </w:rPr>
          </w:rPrChange>
        </w:rPr>
        <w:t xml:space="preserve">Piaget, J. (1981). </w:t>
      </w:r>
      <w:r w:rsidRPr="00DF4678">
        <w:rPr>
          <w:rFonts w:cstheme="minorHAnsi" w:ascii="Arial" w:hAnsi="Arial" w:cs="Arial"/>
          <w:i/>
          <w:iCs/>
          <w:sz w:val="22"/>
          <w:szCs w:val="22"/>
          <w:rPrChange w:id="9373" w:author="CopyEditor AI" w:date="2026-10-18T04:55:09+11:00">
            <w:rPr>
              <w:rFonts w:cstheme="minorHAnsi"/>
              <w:i/>
              <w:iCs/>
            </w:rPr>
          </w:rPrChange>
        </w:rPr>
        <w:t>Intelligence and affectivity</w:t>
      </w:r>
      <w:r w:rsidR="00DF68F0" w:rsidRPr="00DF4678">
        <w:rPr>
          <w:rFonts w:cstheme="minorHAnsi" w:ascii="Arial" w:hAnsi="Arial" w:cs="Arial"/>
          <w:sz w:val="22"/>
          <w:szCs w:val="22"/>
          <w:rPrChange w:id="9374" w:author="CopyEditor AI" w:date="2026-10-18T04:55:09+11:00">
            <w:rPr>
              <w:rFonts w:cstheme="minorHAnsi"/>
            </w:rPr>
          </w:rPrChange>
        </w:rPr>
        <w:t>:</w:t>
      </w:r>
      <w:r w:rsidR="00DF68F0" w:rsidRPr="00DF68F0">
        <w:t xml:space="preserve"> </w:t>
      </w:r>
      <w:r w:rsidR="00DF68F0" w:rsidRPr="00DF68F0">
        <w:rPr>
          <w:rFonts w:cstheme="minorHAnsi" w:ascii="Arial" w:hAnsi="Arial" w:cs="Arial"/>
          <w:i/>
          <w:iCs/>
          <w:sz w:val="22"/>
          <w:szCs w:val="22"/>
          <w:rPrChange w:id="9375" w:author="CopyEditor AI" w:date="2026-10-18T04:55:09+11:00">
            <w:rPr>
              <w:rFonts w:cstheme="minorHAnsi"/>
              <w:i/>
              <w:iCs/>
            </w:rPr>
          </w:rPrChange>
        </w:rPr>
        <w:t>Their relationship during child development</w:t>
      </w:r>
      <w:r w:rsidRPr="00F432CE">
        <w:rPr>
          <w:rFonts w:cstheme="minorHAnsi" w:ascii="Arial" w:hAnsi="Arial" w:cs="Arial"/>
          <w:sz w:val="22"/>
          <w:szCs w:val="22"/>
          <w:rPrChange w:id="9376" w:author="CopyEditor AI" w:date="2026-10-18T04:55:09+11:00">
            <w:rPr>
              <w:rFonts w:cstheme="minorHAnsi"/>
            </w:rPr>
          </w:rPrChange>
        </w:rPr>
        <w:t xml:space="preserve"> (T. A. Brown &amp; C. E. Kaegi, Trans.). Annual Reviews. (Original work published 1954)</w:t>
      </w:r>
      <w:commentRangeEnd w:id="16"/>
      <w:r>
        <w:rPr>
          <w:rStyle w:val="CommentReference"/>
        </w:rPr>
        <w:commentReference w:id="16"/>
      </w:r>
      <w:commentRangeEnd w:id="37"/>
      <w:r>
        <w:rPr>
          <w:rStyle w:val="CommentReference"/>
        </w:rPr>
        <w:commentReference w:id="37"/>
      </w:r>
    </w:p>
    <w:p w14:paraId="0DA9A929" w14:textId="77777777" w:rsidR="00F432CE" w:rsidRPr="00F432CE" w:rsidRDefault="00F432CE" w:rsidP="00BD40BF">
      <w:pPr>
        <w:pStyle w:val="APA7ReferenceListEntry"/>
        <w:ind w:left="720" w:hanging="720"/>
        <w:mirrorIndents/>
        <w:rPr>
          <w:rFonts w:cstheme="minorHAnsi"/>
        </w:rPr>
        <w:pPrChange w:id="5059" w:author="CopyEditor AI" w:date="2026-10-18T04:55:09+11:00">
          <w:pPr>
            <w:ind w:left="720" w:hanging="720"/>
            <w:mirrorIndents/>
            <w:rPr>
              <w:rFonts w:cstheme="minorHAnsi"/>
            </w:rPr>
          </w:pPr>
        </w:pPrChange>
      </w:pPr>
      <w:del w:id="9833" w:author="CopyEditor AI" w:date="2026-10-18T04:55:09+11:00">
        <w:r>
          <w:delText xml:space="preserve">Pletti, C., Scheel, A., &amp; Paulus, M. (2017). Intrinsic altruism or social motivation—What does pupil dilation tell us about children’s helping behavior? Frontiers in Psychology, 8, Article 2089. https://doi.org/10.3389/fpsyg.2017.02089</w:delText>
        </w:r>
      </w:del>
      <w:ins w:id="9834" w:author="CopyEditor AI" w:date="2026-10-18T04:55:09+11:00">
        <w:r>
          <w:rPr>
            <w:rFonts w:ascii="Arial" w:hAnsi="Arial" w:cs="Arial"/>
            <w:sz w:val="22"/>
            <w:szCs w:val="22"/>
          </w:rPr>
          <w:t xml:space="preserve">Pletti, C., Scheel, A., &amp; Paulus, M. (2017). Intrinsic Altruism or Social Motivation—What Does Pupil Dilation Tell Us about Children’s Helping Behavior? Frontiers in Psychology, 8.</w:t>
        </w:r>
      </w:ins>
      <w:hyperlink r:id="rId130" w:history="1">
        <w:ins w:id="9835" w:author="CopyEditor AI" w:date="2026-10-18T04:55:09+11:00">
          <w:r>
            <w:rPr>
              <w:rStyle w:val="Hyperlink"/>
              <w:color w:val="000000"/>
              <w:rFonts w:ascii="Arial" w:hAnsi="Arial" w:cs="Arial"/>
              <w:sz w:val="22"/>
              <w:szCs w:val="22"/>
            </w:rPr>
            <w:t xml:space="preserve">https://doi.org/10.3389/fpsyg.2017.02089</w:t>
          </w:r>
        </w:ins>
      </w:hyperlink>
    </w:p>
    <w:p w14:paraId="40CB3428" w14:textId="77777777" w:rsidR="00F432CE" w:rsidRPr="00F432CE" w:rsidRDefault="00F432CE" w:rsidP="00BD40BF">
      <w:pPr>
        <w:pStyle w:val="APA7ReferenceListEntry"/>
        <w:ind w:left="720" w:hanging="720"/>
        <w:mirrorIndents/>
        <w:rPr>
          <w:rFonts w:cstheme="minorHAnsi"/>
        </w:rPr>
        <w:pPrChange w:id="5060" w:author="CopyEditor AI" w:date="2026-10-18T04:55:09+11:00">
          <w:pPr>
            <w:ind w:left="720" w:hanging="720"/>
            <w:mirrorIndents/>
            <w:rPr>
              <w:rFonts w:cstheme="minorHAnsi"/>
            </w:rPr>
          </w:pPr>
        </w:pPrChange>
      </w:pPr>
      <w:del w:id="9836" w:author="CopyEditor AI" w:date="2026-10-18T04:55:09+11:00">
        <w:r>
          <w:delText xml:space="preserve">Quinn, P. C., Anzures, G., Izard, C. E., Lee, K., Pascalis, O., Slater, A. M., &amp; Tanaka, J. W. (2011). Looking across domains to understand infant representation of emotion. Emotion Review, 3(2), 197–206. https://doi.org/10.1177/1754073910387941</w:delText>
        </w:r>
      </w:del>
      <w:ins w:id="9837" w:author="CopyEditor AI" w:date="2026-10-18T04:55:09+11:00">
        <w:r>
          <w:rPr>
            <w:rFonts w:ascii="Arial" w:hAnsi="Arial" w:cs="Arial"/>
            <w:sz w:val="22"/>
            <w:szCs w:val="22"/>
          </w:rPr>
          <w:t xml:space="preserve">Quinn, P. C., Anzures, G., Izard, C. E., Lee, K., Pascalis, O., Slater, A. M., &amp; Tanaka, J. W. (2011). Looking Across Domains to Understand Infant Representation of                 Emotion. Emotion Review, 3(2), 197–206.</w:t>
        </w:r>
      </w:ins>
      <w:hyperlink r:id="rId131" w:history="1">
        <w:ins w:id="9838" w:author="CopyEditor AI" w:date="2026-10-18T04:55:09+11:00">
          <w:r>
            <w:rPr>
              <w:rStyle w:val="Hyperlink"/>
              <w:color w:val="000000"/>
              <w:rFonts w:ascii="Arial" w:hAnsi="Arial" w:cs="Arial"/>
              <w:sz w:val="22"/>
              <w:szCs w:val="22"/>
            </w:rPr>
            <w:t xml:space="preserve">https://doi.org/10.1177/1754073910387941</w:t>
          </w:r>
        </w:ins>
      </w:hyperlink>
    </w:p>
    <w:p w14:paraId="4E9CA717" w14:textId="77777777" w:rsidR="00F432CE" w:rsidRPr="00F432CE" w:rsidRDefault="00F432CE" w:rsidP="00BD40BF">
      <w:pPr>
        <w:pStyle w:val="APA7ReferenceListEntry"/>
        <w:ind w:left="720" w:hanging="720"/>
        <w:mirrorIndents/>
        <w:rPr>
          <w:rFonts w:cstheme="minorHAnsi"/>
        </w:rPr>
        <w:pPrChange w:id="5061" w:author="CopyEditor AI" w:date="2026-10-18T04:55:09+11:00">
          <w:pPr>
            <w:ind w:left="720" w:hanging="720"/>
            <w:mirrorIndents/>
            <w:rPr>
              <w:rFonts w:cstheme="minorHAnsi"/>
            </w:rPr>
          </w:pPr>
        </w:pPrChange>
      </w:pPr>
      <w:del w:id="9839" w:author="CopyEditor AI" w:date="2026-10-18T04:55:09+11:00">
        <w:r>
          <w:delText xml:space="preserve">Reddy, V., Markova, G., &amp; Wallot, S. (2013). Anticipatory adjustments to being picked up in infancy. PLoS ONE, 8(6), Article e65289. https://doi.org/10.1371/journal.pone.0065289</w:delText>
        </w:r>
      </w:del>
      <w:ins w:id="9840" w:author="CopyEditor AI" w:date="2026-10-18T04:55:09+11:00">
        <w:r>
          <w:rPr>
            <w:rFonts w:ascii="Arial" w:hAnsi="Arial" w:cs="Arial"/>
            <w:sz w:val="22"/>
            <w:szCs w:val="22"/>
          </w:rPr>
          <w:t xml:space="preserve">Reddy, V., Markova, G., &amp; Wallot, S. (2013). Anticipatory Adjustments to Being Picked Up in Infancy. PLoS ONE, 8(6), e65289.</w:t>
        </w:r>
      </w:ins>
      <w:hyperlink r:id="rId132" w:history="1">
        <w:ins w:id="9841" w:author="CopyEditor AI" w:date="2026-10-18T04:55:09+11:00">
          <w:r>
            <w:rPr>
              <w:rStyle w:val="Hyperlink"/>
              <w:color w:val="000000"/>
              <w:rFonts w:ascii="Arial" w:hAnsi="Arial" w:cs="Arial"/>
              <w:sz w:val="22"/>
              <w:szCs w:val="22"/>
            </w:rPr>
            <w:t xml:space="preserve">https://doi.org/10.1371/journal.pone.0065289</w:t>
          </w:r>
        </w:ins>
      </w:hyperlink>
    </w:p>
    <w:p w14:paraId="6AC2FEE9" w14:textId="77777777" w:rsidR="00F432CE" w:rsidRPr="00F432CE" w:rsidRDefault="00F432CE" w:rsidP="00BD40BF">
      <w:pPr>
        <w:pStyle w:val="APA7ReferenceListEntry"/>
        <w:ind w:left="720" w:hanging="720"/>
        <w:mirrorIndents/>
        <w:rPr>
          <w:rFonts w:cstheme="minorHAnsi"/>
        </w:rPr>
        <w:pPrChange w:id="5062" w:author="CopyEditor AI" w:date="2026-10-18T04:55:09+11:00">
          <w:pPr>
            <w:ind w:left="720" w:hanging="720"/>
            <w:mirrorIndents/>
            <w:rPr>
              <w:rFonts w:cstheme="minorHAnsi"/>
            </w:rPr>
          </w:pPr>
        </w:pPrChange>
      </w:pPr>
      <w:del w:id="9842" w:author="CopyEditor AI" w:date="2026-10-18T04:55:09+11:00">
        <w:r>
          <w:delText xml:space="preserve">Reeve, J. (1993). The face of interest. Motivation and Emotion, 17, 353–375. https://doi.org/10.1007/BF00992325</w:delText>
        </w:r>
      </w:del>
      <w:ins w:id="9843" w:author="CopyEditor AI" w:date="2026-10-18T04:55:09+11:00">
        <w:r>
          <w:rPr>
            <w:rFonts w:ascii="Arial" w:hAnsi="Arial" w:cs="Arial"/>
            <w:sz w:val="22"/>
            <w:szCs w:val="22"/>
          </w:rPr>
          <w:t xml:space="preserve">Reeve, J. (1993). The face of interest. Motivation and Emotion, 17(4), 353–375.</w:t>
        </w:r>
      </w:ins>
      <w:hyperlink r:id="rId133" w:history="1">
        <w:ins w:id="9844" w:author="CopyEditor AI" w:date="2026-10-18T04:55:09+11:00">
          <w:r>
            <w:rPr>
              <w:rStyle w:val="Hyperlink"/>
              <w:color w:val="000000"/>
              <w:rFonts w:ascii="Arial" w:hAnsi="Arial" w:cs="Arial"/>
              <w:sz w:val="22"/>
              <w:szCs w:val="22"/>
            </w:rPr>
            <w:t xml:space="preserve">https://doi.org/10.1007/bf00992325</w:t>
          </w:r>
        </w:ins>
      </w:hyperlink>
      <w:commentRangeStart w:id="17"/>
      <w:commentRangeEnd w:id="17"/>
      <w:r>
        <w:rPr>
          <w:rStyle w:val="CommentReference"/>
        </w:rPr>
        <w:commentReference w:id="17"/>
      </w:r>
    </w:p>
    <w:p w14:paraId="55BA1D84" w14:textId="77777777" w:rsidR="00F432CE" w:rsidRPr="00F432CE" w:rsidRDefault="00F432CE" w:rsidP="00BD40BF">
      <w:pPr>
        <w:pStyle w:val="APA7ReferenceListEntry"/>
        <w:ind w:left="720" w:hanging="720"/>
        <w:mirrorIndents/>
        <w:rPr>
          <w:rFonts w:cstheme="minorHAnsi"/>
        </w:rPr>
        <w:pPrChange w:id="5063" w:author="CopyEditor AI" w:date="2026-10-18T04:55:09+11:00">
          <w:pPr>
            <w:ind w:left="720" w:hanging="720"/>
            <w:mirrorIndents/>
            <w:rPr>
              <w:rFonts w:cstheme="minorHAnsi"/>
            </w:rPr>
          </w:pPr>
        </w:pPrChange>
      </w:pPr>
      <w:del w:id="9845" w:author="CopyEditor AI" w:date="2026-10-18T04:55:09+11:00">
        <w:r>
          <w:delText xml:space="preserve">Repacholi, B., &amp; Gopnik, A. (1997). Early reasoning about desires: Evidence from 14- and 18-month-olds. Developmental Psychology, 33(1), 12–21. https://doi.org/10.1037/0012-1649.33.1.12</w:delText>
        </w:r>
      </w:del>
      <w:ins w:id="9846" w:author="CopyEditor AI" w:date="2026-10-18T04:55:09+11:00">
        <w:r>
          <w:rPr>
            <w:rFonts w:ascii="Arial" w:hAnsi="Arial" w:cs="Arial"/>
            <w:sz w:val="22"/>
            <w:szCs w:val="22"/>
          </w:rPr>
          <w:t xml:space="preserve">Repacholi, B. M., &amp; Gopnik, A. (1997). Early reasoning about desires: Evidence from 14- and 18-month-olds. Developmental Psychology, 33(1), 12–21.</w:t>
        </w:r>
      </w:ins>
      <w:hyperlink r:id="rId134" w:history="1">
        <w:ins w:id="9847" w:author="CopyEditor AI" w:date="2026-10-18T04:55:09+11:00">
          <w:r>
            <w:rPr>
              <w:rStyle w:val="Hyperlink"/>
              <w:color w:val="000000"/>
              <w:rFonts w:ascii="Arial" w:hAnsi="Arial" w:cs="Arial"/>
              <w:sz w:val="22"/>
              <w:szCs w:val="22"/>
            </w:rPr>
            <w:t xml:space="preserve">https://doi.org/10.1037/0012-1649.33.1.12</w:t>
          </w:r>
        </w:ins>
      </w:hyperlink>
    </w:p>
    <w:p w14:paraId="600B27DE" w14:textId="5C95865F" w:rsidR="00F432CE" w:rsidRPr="00706C62" w:rsidRDefault="00F432CE" w:rsidP="00BD40BF">
      <w:pPr>
        <w:pStyle w:val="APA7ReferenceListEntry"/>
        <w:ind w:left="720" w:hanging="720"/>
        <w:mirrorIndents/>
        <w:rPr>
          <w:rFonts w:cstheme="minorHAnsi"/>
          <w:i/>
          <w:iCs/>
        </w:rPr>
        <w:pPrChange w:id="5064" w:author="CopyEditor AI" w:date="2026-10-18T04:55:09+11:00">
          <w:pPr>
            <w:ind w:left="720" w:hanging="720"/>
            <w:mirrorIndents/>
            <w:rPr>
              <w:rFonts w:cstheme="minorHAnsi"/>
              <w:i/>
              <w:iCs/>
            </w:rPr>
          </w:pPr>
        </w:pPrChange>
      </w:pPr>
      <w:del w:id="9848" w:author="CopyEditor AI" w:date="2026-10-18T04:55:09+11:00">
        <w:r>
          <w:delText xml:space="preserve">Reschke, P. J., Walle, E. A., &amp; Dukes, D. (2017). Interpersonal development in infancy: The interconnectedness of emotion understanding and social cognition. Child Development Perspectives, 11(3), 178–183. https://doi.org/10.1111/cdep.12230</w:delText>
        </w:r>
      </w:del>
      <w:ins w:id="9849" w:author="CopyEditor AI" w:date="2026-10-18T04:55:09+11:00">
        <w:r>
          <w:rPr>
            <w:rFonts w:ascii="Arial" w:hAnsi="Arial" w:cs="Arial"/>
            <w:sz w:val="22"/>
            <w:szCs w:val="22"/>
          </w:rPr>
          <w:t xml:space="preserve">Reschke, P. J., Walle, E. A., &amp; Dukes, D. (2017). Interpersonal Development in Infancy: The Interconnectedness of Emotion Understanding and Social Cognition. Child Development Perspectives, 11(3), 178–183.</w:t>
        </w:r>
      </w:ins>
      <w:hyperlink r:id="rId135" w:history="1">
        <w:ins w:id="9850" w:author="CopyEditor AI" w:date="2026-10-18T04:55:09+11:00">
          <w:r>
            <w:rPr>
              <w:rStyle w:val="Hyperlink"/>
              <w:color w:val="000000"/>
              <w:rFonts w:ascii="Arial" w:hAnsi="Arial" w:cs="Arial"/>
              <w:sz w:val="22"/>
              <w:szCs w:val="22"/>
            </w:rPr>
            <w:t xml:space="preserve">https://doi.org/10.1111/cdep.12230</w:t>
          </w:r>
        </w:ins>
      </w:hyperlink>
    </w:p>
    <w:p w14:paraId="27056477" w14:textId="77777777" w:rsidR="00F432CE" w:rsidRPr="00F432CE" w:rsidRDefault="00F432CE" w:rsidP="00BD40BF">
      <w:pPr>
        <w:pStyle w:val="APA7ReferenceListEntry"/>
        <w:ind w:left="720" w:hanging="720"/>
        <w:mirrorIndents/>
        <w:rPr>
          <w:rFonts w:cstheme="minorHAnsi"/>
        </w:rPr>
        <w:pPrChange w:id="5065" w:author="CopyEditor AI" w:date="2026-10-18T04:55:09+11:00">
          <w:pPr>
            <w:ind w:left="720" w:hanging="720"/>
            <w:mirrorIndents/>
            <w:rPr>
              <w:rFonts w:cstheme="minorHAnsi"/>
            </w:rPr>
          </w:pPr>
        </w:pPrChange>
      </w:pPr>
      <w:del w:id="9851" w:author="CopyEditor AI" w:date="2026-10-18T04:55:09+11:00">
        <w:r>
          <w:delText xml:space="preserve">Reschke, P. J., Walle, E. A., Flom, R., &amp; Guenther, D. (2017). Twelve-month-old infants’ sensitivity to others’ emotions following positive and negative events. Infancy, 22(6), 874–881. https://doi.org/10.1111/infa.12193</w:delText>
        </w:r>
      </w:del>
      <w:ins w:id="9852" w:author="CopyEditor AI" w:date="2026-10-18T04:55:09+11:00">
        <w:r>
          <w:rPr>
            <w:rFonts w:ascii="Arial" w:hAnsi="Arial" w:cs="Arial"/>
            <w:sz w:val="22"/>
            <w:szCs w:val="22"/>
          </w:rPr>
          <w:t xml:space="preserve">Reschke, P. J., Walle, E. A., Flom, R., &amp; Guenther, D. (2017). Twelve‐Month‐Old Infants’ Sensitivity to Others’ Emotions Following Positive and Negative Events. Infancy, 22(6), 874–881. Portico.</w:t>
        </w:r>
      </w:ins>
      <w:hyperlink r:id="rId136" w:history="1">
        <w:ins w:id="9853" w:author="CopyEditor AI" w:date="2026-10-18T04:55:09+11:00">
          <w:r>
            <w:rPr>
              <w:rStyle w:val="Hyperlink"/>
              <w:color w:val="000000"/>
              <w:rFonts w:ascii="Arial" w:hAnsi="Arial" w:cs="Arial"/>
              <w:sz w:val="22"/>
              <w:szCs w:val="22"/>
            </w:rPr>
            <w:t xml:space="preserve">https://doi.org/10.1111/infa.12193</w:t>
          </w:r>
        </w:ins>
      </w:hyperlink>
    </w:p>
    <w:p w14:paraId="14EBE387" w14:textId="77777777" w:rsidR="00F432CE" w:rsidRPr="00F432CE" w:rsidRDefault="00F432CE" w:rsidP="00BD40BF">
      <w:pPr>
        <w:pStyle w:val="APA7ReferenceListEntry"/>
        <w:ind w:left="720" w:hanging="720"/>
        <w:mirrorIndents/>
        <w:rPr>
          <w:rFonts w:cstheme="minorHAnsi"/>
        </w:rPr>
        <w:pPrChange w:id="5066" w:author="CopyEditor AI" w:date="2026-10-18T04:55:09+11:00">
          <w:pPr>
            <w:ind w:left="720" w:hanging="720"/>
            <w:mirrorIndents/>
            <w:rPr>
              <w:rFonts w:cstheme="minorHAnsi"/>
            </w:rPr>
          </w:pPr>
        </w:pPrChange>
      </w:pPr>
      <w:del w:id="9854" w:author="CopyEditor AI" w:date="2026-10-18T04:55:09+11:00">
        <w:r>
          <w:delText xml:space="preserve">Rheingold, H. L. (1982). Little children’s participation in the work of adults, a nascent prosocial behavior. Child Development, 53(1), 114–125. https://doi.org/10.2307/1129643</w:delText>
        </w:r>
      </w:del>
      <w:ins w:id="9855" w:author="CopyEditor AI" w:date="2026-10-18T04:55:09+11:00">
        <w:r>
          <w:rPr>
            <w:rFonts w:ascii="Arial" w:hAnsi="Arial" w:cs="Arial"/>
            <w:sz w:val="22"/>
            <w:szCs w:val="22"/>
          </w:rPr>
          <w:t xml:space="preserve">Rheingold, H. L. (1982). Little Children’s Participation in the Work of Adults, a Nascent Prosocial Behavior. Child Development, 53(1), 114.</w:t>
        </w:r>
      </w:ins>
      <w:hyperlink r:id="rId137" w:history="1">
        <w:ins w:id="9856" w:author="CopyEditor AI" w:date="2026-10-18T04:55:09+11:00">
          <w:r>
            <w:rPr>
              <w:rStyle w:val="Hyperlink"/>
              <w:color w:val="000000"/>
              <w:rFonts w:ascii="Arial" w:hAnsi="Arial" w:cs="Arial"/>
              <w:sz w:val="22"/>
              <w:szCs w:val="22"/>
            </w:rPr>
            <w:t xml:space="preserve">https://doi.org/10.2307/1129643</w:t>
          </w:r>
        </w:ins>
      </w:hyperlink>
    </w:p>
    <w:p w14:paraId="388471A8" w14:textId="77777777" w:rsidR="00F432CE" w:rsidRPr="00F432CE" w:rsidRDefault="00F432CE" w:rsidP="00BD40BF">
      <w:pPr>
        <w:pStyle w:val="APA7ReferenceListEntry"/>
        <w:ind w:left="720" w:hanging="720"/>
        <w:mirrorIndents/>
        <w:rPr>
          <w:rFonts w:cstheme="minorHAnsi"/>
        </w:rPr>
        <w:pPrChange w:id="5067" w:author="CopyEditor AI" w:date="2026-10-18T04:55:09+11:00">
          <w:pPr>
            <w:ind w:left="720" w:hanging="720"/>
            <w:mirrorIndents/>
            <w:rPr>
              <w:rFonts w:cstheme="minorHAnsi"/>
            </w:rPr>
          </w:pPr>
        </w:pPrChange>
      </w:pPr>
      <w:r w:rsidRPr="00F432CE">
        <w:rPr>
          <w:rFonts w:cstheme="minorHAnsi" w:ascii="Arial" w:hAnsi="Arial" w:cs="Arial"/>
          <w:sz w:val="22"/>
          <w:szCs w:val="22"/>
          <w:rPrChange w:id="9431" w:author="CopyEditor AI" w:date="2026-10-18T04:55:09+11:00">
            <w:rPr>
              <w:rFonts w:cstheme="minorHAnsi"/>
            </w:rPr>
          </w:rPrChange>
        </w:rPr>
        <w:t xml:space="preserve">Rogoff, B. (2003). </w:t>
      </w:r>
      <w:r w:rsidRPr="006F3A00">
        <w:rPr>
          <w:rFonts w:cstheme="minorHAnsi" w:ascii="Arial" w:hAnsi="Arial" w:cs="Arial"/>
          <w:i/>
          <w:iCs/>
          <w:sz w:val="22"/>
          <w:szCs w:val="22"/>
          <w:rPrChange w:id="9432" w:author="CopyEditor AI" w:date="2026-10-18T04:55:09+11:00">
            <w:rPr>
              <w:rFonts w:cstheme="minorHAnsi"/>
              <w:i/>
              <w:iCs/>
            </w:rPr>
          </w:rPrChange>
        </w:rPr>
        <w:t>Cultural nature of human development</w:t>
      </w:r>
      <w:r w:rsidRPr="00F432CE">
        <w:rPr>
          <w:rFonts w:cstheme="minorHAnsi" w:ascii="Arial" w:hAnsi="Arial" w:cs="Arial"/>
          <w:sz w:val="22"/>
          <w:szCs w:val="22"/>
          <w:rPrChange w:id="9433" w:author="CopyEditor AI" w:date="2026-10-18T04:55:09+11:00">
            <w:rPr>
              <w:rFonts w:cstheme="minorHAnsi"/>
            </w:rPr>
          </w:rPrChange>
        </w:rPr>
        <w:t>. Oxford University Press.</w:t>
      </w:r>
    </w:p>
    <w:p w14:paraId="4C091C09" w14:textId="77777777" w:rsidR="00F432CE" w:rsidRPr="00F432CE" w:rsidRDefault="00F432CE" w:rsidP="00BD40BF">
      <w:pPr>
        <w:pStyle w:val="APA7ReferenceListEntry"/>
        <w:ind w:left="720" w:hanging="720"/>
        <w:mirrorIndents/>
        <w:rPr>
          <w:rFonts w:cstheme="minorHAnsi"/>
        </w:rPr>
        <w:pPrChange w:id="5068" w:author="CopyEditor AI" w:date="2026-10-18T04:55:09+11:00">
          <w:pPr>
            <w:ind w:left="720" w:hanging="720"/>
            <w:mirrorIndents/>
            <w:rPr>
              <w:rFonts w:cstheme="minorHAnsi"/>
            </w:rPr>
          </w:pPr>
        </w:pPrChange>
      </w:pPr>
      <w:del w:id="9857" w:author="CopyEditor AI" w:date="2026-10-18T04:55:09+11:00">
        <w:r>
          <w:delText xml:space="preserve">Rogoff, B. (2014). Learning by observing and pitching in to family and community endeavors: An orientation. Human Development, 57(2–3), 69–81. https://doi.org/10.1159/000356757</w:delText>
        </w:r>
      </w:del>
      <w:ins w:id="9858" w:author="CopyEditor AI" w:date="2026-10-18T04:55:09+11:00">
        <w:r>
          <w:rPr>
            <w:rFonts w:ascii="Arial" w:hAnsi="Arial" w:cs="Arial"/>
            <w:sz w:val="22"/>
            <w:szCs w:val="22"/>
          </w:rPr>
          <w:t xml:space="preserve">Rogoff, B. (2014). Learning by Observing and Pitching In to Family and Community Endeavors: An Orientation. Human Development, 57(2-3), 69–81. Portico.</w:t>
        </w:r>
      </w:ins>
      <w:hyperlink r:id="rId138" w:history="1">
        <w:ins w:id="9859" w:author="CopyEditor AI" w:date="2026-10-18T04:55:09+11:00">
          <w:r>
            <w:rPr>
              <w:rStyle w:val="Hyperlink"/>
              <w:color w:val="000000"/>
              <w:rFonts w:ascii="Arial" w:hAnsi="Arial" w:cs="Arial"/>
              <w:sz w:val="22"/>
              <w:szCs w:val="22"/>
            </w:rPr>
            <w:t xml:space="preserve">https://doi.org/10.1159/000356757</w:t>
          </w:r>
        </w:ins>
      </w:hyperlink>
    </w:p>
    <w:p w14:paraId="14857597" w14:textId="77777777" w:rsidR="00F432CE" w:rsidRPr="00F432CE" w:rsidRDefault="00F432CE" w:rsidP="00BD40BF">
      <w:pPr>
        <w:pStyle w:val="APA7ReferenceListEntry"/>
        <w:ind w:left="720" w:hanging="720"/>
        <w:mirrorIndents/>
        <w:rPr>
          <w:rFonts w:cstheme="minorHAnsi"/>
        </w:rPr>
        <w:pPrChange w:id="5069" w:author="CopyEditor AI" w:date="2026-10-18T04:55:09+11:00">
          <w:pPr>
            <w:ind w:left="720" w:hanging="720"/>
            <w:mirrorIndents/>
            <w:rPr>
              <w:rFonts w:cstheme="minorHAnsi"/>
            </w:rPr>
          </w:pPr>
        </w:pPrChange>
      </w:pPr>
      <w:del w:id="9860" w:author="CopyEditor AI" w:date="2026-10-18T04:55:09+11:00">
        <w:r>
          <w:delText xml:space="preserve">Rogoff, B., Dahl, A., &amp; Callanan, M. (2018). The importance of understanding children’s lived experience. Developmental Review, 50(Part A), 5–15. https://doi.org/10.1016/j.dr.2018.05.006</w:delText>
        </w:r>
      </w:del>
      <w:ins w:id="9861" w:author="CopyEditor AI" w:date="2026-10-18T04:55:09+11:00">
        <w:r>
          <w:rPr>
            <w:rFonts w:ascii="Arial" w:hAnsi="Arial" w:cs="Arial"/>
            <w:sz w:val="22"/>
            <w:szCs w:val="22"/>
          </w:rPr>
          <w:t xml:space="preserve">Rogoff, B., Dahl, A., &amp; Callanan, M. (2018). The importance of understanding children’s lived experience. Developmental Review, 50, 5–15.</w:t>
        </w:r>
      </w:ins>
      <w:hyperlink r:id="rId139" w:history="1">
        <w:ins w:id="9862" w:author="CopyEditor AI" w:date="2026-10-18T04:55:09+11:00">
          <w:r>
            <w:rPr>
              <w:rStyle w:val="Hyperlink"/>
              <w:color w:val="000000"/>
              <w:rFonts w:ascii="Arial" w:hAnsi="Arial" w:cs="Arial"/>
              <w:sz w:val="22"/>
              <w:szCs w:val="22"/>
            </w:rPr>
            <w:t xml:space="preserve">https://doi.org/10.1016/j.dr.2018.05.006</w:t>
          </w:r>
        </w:ins>
      </w:hyperlink>
    </w:p>
    <w:p w14:paraId="5EFCE00B" w14:textId="77777777" w:rsidR="00F432CE" w:rsidRPr="00F432CE" w:rsidRDefault="00F432CE" w:rsidP="00BD40BF">
      <w:pPr>
        <w:pStyle w:val="APA7ReferenceListEntry"/>
        <w:ind w:left="720" w:hanging="720"/>
        <w:mirrorIndents/>
        <w:rPr>
          <w:rFonts w:cstheme="minorHAnsi"/>
        </w:rPr>
        <w:pPrChange w:id="5070" w:author="CopyEditor AI" w:date="2026-10-18T04:55:09+11:00">
          <w:pPr>
            <w:ind w:left="720" w:hanging="720"/>
            <w:mirrorIndents/>
            <w:rPr>
              <w:rFonts w:cstheme="minorHAnsi"/>
            </w:rPr>
          </w:pPr>
        </w:pPrChange>
      </w:pPr>
      <w:r w:rsidRPr="00F432CE">
        <w:rPr>
          <w:rFonts w:cstheme="minorHAnsi" w:ascii="Arial" w:hAnsi="Arial" w:cs="Arial"/>
          <w:sz w:val="22"/>
          <w:szCs w:val="22"/>
          <w:rPrChange w:id="9448" w:author="CopyEditor AI" w:date="2026-10-18T04:55:09+11:00">
            <w:rPr>
              <w:rFonts w:cstheme="minorHAnsi"/>
            </w:rPr>
          </w:rPrChange>
        </w:rPr>
        <w:lastRenderedPageBreak/>
        <w:t xml:space="preserve">Russell, J. A. (2015). Introduction to psychological construction. In L. Feldman Barrett &amp; J. A. Russell (Eds.), </w:t>
      </w:r>
      <w:r w:rsidRPr="006F3A00">
        <w:rPr>
          <w:rFonts w:cstheme="minorHAnsi" w:ascii="Arial" w:hAnsi="Arial" w:cs="Arial"/>
          <w:i/>
          <w:iCs/>
          <w:sz w:val="22"/>
          <w:szCs w:val="22"/>
          <w:rPrChange w:id="9449" w:author="CopyEditor AI" w:date="2026-10-18T04:55:09+11:00">
            <w:rPr>
              <w:rFonts w:cstheme="minorHAnsi"/>
              <w:i/>
              <w:iCs/>
            </w:rPr>
          </w:rPrChange>
        </w:rPr>
        <w:t>The psychological construction of emotion</w:t>
      </w:r>
      <w:r w:rsidRPr="00F432CE">
        <w:rPr>
          <w:rFonts w:cstheme="minorHAnsi" w:ascii="Arial" w:hAnsi="Arial" w:cs="Arial"/>
          <w:sz w:val="22"/>
          <w:szCs w:val="22"/>
          <w:rPrChange w:id="9450" w:author="CopyEditor AI" w:date="2026-10-18T04:55:09+11:00">
            <w:rPr>
              <w:rFonts w:cstheme="minorHAnsi"/>
            </w:rPr>
          </w:rPrChange>
        </w:rPr>
        <w:t xml:space="preserve"> (pp. 1–20). The Guilford Press.</w:t>
      </w:r>
    </w:p>
    <w:p w14:paraId="262BFD0F" w14:textId="77777777" w:rsidR="00F432CE" w:rsidRPr="00F432CE" w:rsidRDefault="00F432CE" w:rsidP="00BD40BF">
      <w:pPr>
        <w:pStyle w:val="APA7ReferenceListEntry"/>
        <w:ind w:left="720" w:hanging="720"/>
        <w:mirrorIndents/>
        <w:rPr>
          <w:rFonts w:cstheme="minorHAnsi"/>
        </w:rPr>
        <w:pPrChange w:id="5071" w:author="CopyEditor AI" w:date="2026-10-18T04:55:09+11:00">
          <w:pPr>
            <w:ind w:left="720" w:hanging="720"/>
            <w:mirrorIndents/>
            <w:rPr>
              <w:rFonts w:cstheme="minorHAnsi"/>
            </w:rPr>
          </w:pPr>
        </w:pPrChange>
      </w:pPr>
      <w:proofErr w:type="spellStart"/>
      <w:r w:rsidRPr="00F432CE">
        <w:rPr>
          <w:rFonts w:cstheme="minorHAnsi" w:ascii="Arial" w:hAnsi="Arial" w:cs="Arial"/>
          <w:sz w:val="22"/>
          <w:szCs w:val="22"/>
          <w:rPrChange w:id="9451" w:author="CopyEditor AI" w:date="2026-10-18T04:55:09+11:00">
            <w:rPr>
              <w:rFonts w:cstheme="minorHAnsi"/>
            </w:rPr>
          </w:rPrChange>
        </w:rPr>
        <w:t>Shanon</w:t>
      </w:r>
      <w:proofErr w:type="spellEnd"/>
      <w:r w:rsidRPr="00F432CE">
        <w:rPr>
          <w:rFonts w:cstheme="minorHAnsi" w:ascii="Arial" w:hAnsi="Arial" w:cs="Arial"/>
          <w:sz w:val="22"/>
          <w:szCs w:val="22"/>
          <w:rPrChange w:id="9452" w:author="CopyEditor AI" w:date="2026-10-18T04:55:09+11:00">
            <w:rPr>
              <w:rFonts w:cstheme="minorHAnsi"/>
            </w:rPr>
          </w:rPrChange>
        </w:rPr>
        <w:t xml:space="preserve">, B. (2008). </w:t>
      </w:r>
      <w:r w:rsidRPr="006F3A00">
        <w:rPr>
          <w:rFonts w:cstheme="minorHAnsi" w:ascii="Arial" w:hAnsi="Arial" w:cs="Arial"/>
          <w:i/>
          <w:iCs/>
          <w:sz w:val="22"/>
          <w:szCs w:val="22"/>
          <w:rPrChange w:id="9453" w:author="CopyEditor AI" w:date="2026-10-18T04:55:09+11:00">
            <w:rPr>
              <w:rFonts w:cstheme="minorHAnsi"/>
              <w:i/>
              <w:iCs/>
            </w:rPr>
          </w:rPrChange>
        </w:rPr>
        <w:t>The representational and the presentational</w:t>
      </w:r>
      <w:r w:rsidR="001D408F">
        <w:rPr>
          <w:rFonts w:cstheme="minorHAnsi" w:ascii="Arial" w:hAnsi="Arial" w:cs="Arial"/>
          <w:i/>
          <w:iCs/>
          <w:sz w:val="22"/>
          <w:szCs w:val="22"/>
          <w:rPrChange w:id="9454" w:author="CopyEditor AI" w:date="2026-10-18T04:55:09+11:00">
            <w:rPr>
              <w:rFonts w:cstheme="minorHAnsi"/>
              <w:i/>
              <w:iCs/>
            </w:rPr>
          </w:rPrChange>
        </w:rPr>
        <w:t>:</w:t>
      </w:r>
      <w:r w:rsidR="001D408F" w:rsidRPr="001D408F">
        <w:t xml:space="preserve"> </w:t>
      </w:r>
      <w:r w:rsidR="001D408F" w:rsidRPr="001D408F">
        <w:rPr>
          <w:rFonts w:cstheme="minorHAnsi" w:ascii="Arial" w:hAnsi="Arial" w:cs="Arial"/>
          <w:i/>
          <w:iCs/>
          <w:sz w:val="22"/>
          <w:szCs w:val="22"/>
          <w:rPrChange w:id="9455" w:author="CopyEditor AI" w:date="2026-10-18T04:55:09+11:00">
            <w:rPr>
              <w:rFonts w:cstheme="minorHAnsi"/>
              <w:i/>
              <w:iCs/>
            </w:rPr>
          </w:rPrChange>
        </w:rPr>
        <w:t>An essay on cognition and the study of mind</w:t>
      </w:r>
      <w:r w:rsidRPr="00F432CE">
        <w:rPr>
          <w:rFonts w:cstheme="minorHAnsi" w:ascii="Arial" w:hAnsi="Arial" w:cs="Arial"/>
          <w:sz w:val="22"/>
          <w:szCs w:val="22"/>
          <w:rPrChange w:id="9456" w:author="CopyEditor AI" w:date="2026-10-18T04:55:09+11:00">
            <w:rPr>
              <w:rFonts w:cstheme="minorHAnsi"/>
            </w:rPr>
          </w:rPrChange>
        </w:rPr>
        <w:t xml:space="preserve"> (2nd ed.). Imprint Academic.</w:t>
      </w:r>
    </w:p>
    <w:p w14:paraId="0097F3FB" w14:textId="77777777" w:rsidR="00F432CE" w:rsidRPr="00F432CE" w:rsidRDefault="00F432CE" w:rsidP="00BD40BF">
      <w:commentRangeStart w:id="38"/>
      <w:pPr>
        <w:pStyle w:val="APA7ReferenceListEntry"/>
        <w:ind w:left="720" w:hanging="720"/>
        <w:mirrorIndents/>
        <w:rPr>
          <w:rFonts w:cstheme="minorHAnsi"/>
        </w:rPr>
        <w:pPrChange w:id="5072" w:author="CopyEditor AI" w:date="2026-10-18T04:55:09+11:00">
          <w:pPr>
            <w:ind w:left="720" w:hanging="720"/>
            <w:mirrorIndents/>
            <w:rPr>
              <w:rFonts w:cstheme="minorHAnsi"/>
            </w:rPr>
          </w:pPr>
        </w:pPrChange>
      </w:pPr>
      <w:r w:rsidRPr="00F432CE">
        <w:rPr>
          <w:rFonts w:cstheme="minorHAnsi" w:ascii="Arial" w:hAnsi="Arial" w:cs="Arial"/>
          <w:sz w:val="22"/>
          <w:szCs w:val="22"/>
          <w:rPrChange w:id="9457" w:author="CopyEditor AI" w:date="2026-10-18T04:55:09+11:00">
            <w:rPr>
              <w:rFonts w:cstheme="minorHAnsi"/>
            </w:rPr>
          </w:rPrChange>
        </w:rPr>
        <w:t xml:space="preserve">Silvia, P. J. (2006). </w:t>
      </w:r>
      <w:r w:rsidRPr="006F3A00">
        <w:rPr>
          <w:rFonts w:cstheme="minorHAnsi" w:ascii="Arial" w:hAnsi="Arial" w:cs="Arial"/>
          <w:i/>
          <w:iCs/>
          <w:sz w:val="22"/>
          <w:szCs w:val="22"/>
          <w:rPrChange w:id="9458" w:author="CopyEditor AI" w:date="2026-10-18T04:55:09+11:00">
            <w:rPr>
              <w:rFonts w:cstheme="minorHAnsi"/>
              <w:i/>
              <w:iCs/>
            </w:rPr>
          </w:rPrChange>
        </w:rPr>
        <w:t>Exploring the psychology of interest</w:t>
      </w:r>
      <w:r w:rsidRPr="00F432CE">
        <w:rPr>
          <w:rFonts w:cstheme="minorHAnsi" w:ascii="Arial" w:hAnsi="Arial" w:cs="Arial"/>
          <w:sz w:val="22"/>
          <w:szCs w:val="22"/>
          <w:rPrChange w:id="9459" w:author="CopyEditor AI" w:date="2026-10-18T04:55:09+11:00">
            <w:rPr>
              <w:rFonts w:cstheme="minorHAnsi"/>
            </w:rPr>
          </w:rPrChange>
        </w:rPr>
        <w:t xml:space="preserve">. Oxford University Press. </w:t>
      </w:r>
      <w:hyperlink r:id="rId69" w:history="1">
        <w:r w:rsidR="00587EB5" w:rsidRPr="00B97A8B">
          <w:rPr>
            <w:rStyle w:val="Hyperlink"/>
            <w:rFonts w:cstheme="minorHAnsi" w:ascii="Arial" w:hAnsi="Arial" w:cs="Arial"/>
            <w:sz w:val="22"/>
            <w:szCs w:val="22"/>
            <w:rPrChange w:id="9460" w:author="CopyEditor AI" w:date="2026-10-18T04:55:09+11:00">
              <w:rPr>
                <w:rStyle w:val="Hyperlink"/>
                <w:rFonts w:cstheme="minorHAnsi"/>
              </w:rPr>
            </w:rPrChange>
          </w:rPr>
          <w:t>https://doi.org/10.1093/acprof:oso/9780195158557.001.0001</w:t>
        </w:r>
      </w:hyperlink>
      <w:r w:rsidR="00587EB5">
        <w:rPr>
          <w:rFonts w:cstheme="minorHAnsi"/>
        </w:rPr>
        <w:t xml:space="preserve"> </w:t>
      </w:r>
      <w:commentRangeEnd w:id="38"/>
      <w:r>
        <w:rPr>
          <w:rStyle w:val="CommentReference"/>
        </w:rPr>
        <w:commentReference w:id="38"/>
      </w:r>
    </w:p>
    <w:p w14:paraId="60779B41" w14:textId="77777777" w:rsidR="00F432CE" w:rsidRPr="00F432CE" w:rsidRDefault="00F432CE" w:rsidP="00BD40BF">
      <w:commentRangeStart w:id="39"/>
      <w:pPr>
        <w:pStyle w:val="APA7ReferenceListEntry"/>
        <w:ind w:left="720" w:hanging="720"/>
        <w:mirrorIndents/>
        <w:rPr>
          <w:rFonts w:cstheme="minorHAnsi"/>
        </w:rPr>
        <w:pPrChange w:id="5073" w:author="CopyEditor AI" w:date="2026-10-18T04:55:09+11:00">
          <w:pPr>
            <w:ind w:left="720" w:hanging="720"/>
            <w:mirrorIndents/>
            <w:rPr>
              <w:rFonts w:cstheme="minorHAnsi"/>
            </w:rPr>
          </w:pPr>
        </w:pPrChange>
      </w:pPr>
      <w:r w:rsidRPr="00F432CE">
        <w:rPr>
          <w:rFonts w:cstheme="minorHAnsi" w:ascii="Arial" w:hAnsi="Arial" w:cs="Arial"/>
          <w:sz w:val="22"/>
          <w:szCs w:val="22"/>
          <w:rPrChange w:id="9461" w:author="CopyEditor AI" w:date="2026-10-18T04:55:09+11:00">
            <w:rPr>
              <w:rFonts w:cstheme="minorHAnsi"/>
            </w:rPr>
          </w:rPrChange>
        </w:rPr>
        <w:t xml:space="preserve">Smith, A. (1976). </w:t>
      </w:r>
      <w:r w:rsidRPr="006F3A00">
        <w:rPr>
          <w:rFonts w:cstheme="minorHAnsi" w:ascii="Arial" w:hAnsi="Arial" w:cs="Arial"/>
          <w:i/>
          <w:iCs/>
          <w:sz w:val="22"/>
          <w:szCs w:val="22"/>
          <w:rPrChange w:id="9462" w:author="CopyEditor AI" w:date="2026-10-18T04:55:09+11:00">
            <w:rPr>
              <w:rFonts w:cstheme="minorHAnsi"/>
              <w:i/>
              <w:iCs/>
            </w:rPr>
          </w:rPrChange>
        </w:rPr>
        <w:t>The theory of moral sentiments</w:t>
      </w:r>
      <w:r w:rsidRPr="00F432CE">
        <w:rPr>
          <w:rFonts w:cstheme="minorHAnsi" w:ascii="Arial" w:hAnsi="Arial" w:cs="Arial"/>
          <w:sz w:val="22"/>
          <w:szCs w:val="22"/>
          <w:rPrChange w:id="9463" w:author="CopyEditor AI" w:date="2026-10-18T04:55:09+11:00">
            <w:rPr>
              <w:rFonts w:cstheme="minorHAnsi"/>
            </w:rPr>
          </w:rPrChange>
        </w:rPr>
        <w:t xml:space="preserve"> (D. Raphael &amp; A. Macfie, Eds.). Liberty Fund. (Original worked published 1790)</w:t>
      </w:r>
      <w:commentRangeEnd w:id="39"/>
      <w:r>
        <w:rPr>
          <w:rStyle w:val="CommentReference"/>
        </w:rPr>
        <w:commentReference w:id="39"/>
      </w:r>
    </w:p>
    <w:p w14:paraId="678BF9DC" w14:textId="77777777" w:rsidR="00F432CE" w:rsidRPr="00F432CE" w:rsidRDefault="00F432CE" w:rsidP="00BD40BF">
      <w:commentRangeStart w:id="40"/>
      <w:pPr>
        <w:pStyle w:val="APA7ReferenceListEntry"/>
        <w:ind w:left="720" w:hanging="720"/>
        <w:mirrorIndents/>
        <w:rPr>
          <w:rFonts w:cstheme="minorHAnsi"/>
        </w:rPr>
        <w:pPrChange w:id="5074" w:author="CopyEditor AI" w:date="2026-10-18T04:55:09+11:00">
          <w:pPr>
            <w:ind w:left="720" w:hanging="720"/>
            <w:mirrorIndents/>
            <w:rPr>
              <w:rFonts w:cstheme="minorHAnsi"/>
            </w:rPr>
          </w:pPr>
        </w:pPrChange>
      </w:pPr>
      <w:r w:rsidRPr="00F432CE">
        <w:rPr>
          <w:rFonts w:cstheme="minorHAnsi" w:ascii="Arial" w:hAnsi="Arial" w:cs="Arial"/>
          <w:sz w:val="22"/>
          <w:szCs w:val="22"/>
          <w:rPrChange w:id="9464" w:author="CopyEditor AI" w:date="2026-10-18T04:55:09+11:00">
            <w:rPr>
              <w:rFonts w:cstheme="minorHAnsi"/>
            </w:rPr>
          </w:rPrChange>
        </w:rPr>
        <w:t xml:space="preserve">Sokol, B. W., &amp; Hammond, S. I. (2009). Piaget and affectivity. In U. Muller, J. I. M. Carpendale, &amp; L. Smith (Eds.), The </w:t>
      </w:r>
      <w:r w:rsidRPr="006F3A00">
        <w:rPr>
          <w:rFonts w:cstheme="minorHAnsi" w:ascii="Arial" w:hAnsi="Arial" w:cs="Arial"/>
          <w:i/>
          <w:iCs/>
          <w:sz w:val="22"/>
          <w:szCs w:val="22"/>
          <w:rPrChange w:id="9465" w:author="CopyEditor AI" w:date="2026-10-18T04:55:09+11:00">
            <w:rPr>
              <w:rFonts w:cstheme="minorHAnsi"/>
              <w:i/>
              <w:iCs/>
            </w:rPr>
          </w:rPrChange>
        </w:rPr>
        <w:t>Cambridge companion to Piaget</w:t>
      </w:r>
      <w:r w:rsidRPr="00F432CE">
        <w:rPr>
          <w:rFonts w:cstheme="minorHAnsi" w:ascii="Arial" w:hAnsi="Arial" w:cs="Arial"/>
          <w:sz w:val="22"/>
          <w:szCs w:val="22"/>
          <w:rPrChange w:id="9466" w:author="CopyEditor AI" w:date="2026-10-18T04:55:09+11:00">
            <w:rPr>
              <w:rFonts w:cstheme="minorHAnsi"/>
            </w:rPr>
          </w:rPrChange>
        </w:rPr>
        <w:t xml:space="preserve"> (pp. 309–323). Cambridge University Press. </w:t>
      </w:r>
      <w:hyperlink r:id="rId70" w:history="1">
        <w:r w:rsidR="00706C62" w:rsidRPr="00B97A8B">
          <w:rPr>
            <w:rStyle w:val="Hyperlink"/>
            <w:rFonts w:cstheme="minorHAnsi" w:ascii="Arial" w:hAnsi="Arial" w:cs="Arial"/>
            <w:sz w:val="22"/>
            <w:szCs w:val="22"/>
            <w:rPrChange w:id="9467" w:author="CopyEditor AI" w:date="2026-10-18T04:55:09+11:00">
              <w:rPr>
                <w:rStyle w:val="Hyperlink"/>
                <w:rFonts w:cstheme="minorHAnsi"/>
              </w:rPr>
            </w:rPrChange>
          </w:rPr>
          <w:t>https://doi.org/10.1017/CCOL9780521898584.014</w:t>
        </w:r>
      </w:hyperlink>
      <w:r w:rsidR="00706C62">
        <w:rPr>
          <w:rFonts w:cstheme="minorHAnsi"/>
        </w:rPr>
        <w:t xml:space="preserve"> </w:t>
      </w:r>
      <w:commentRangeEnd w:id="40"/>
      <w:r>
        <w:rPr>
          <w:rStyle w:val="CommentReference"/>
        </w:rPr>
        <w:commentReference w:id="40"/>
      </w:r>
    </w:p>
    <w:p w14:paraId="7FFD4BC7" w14:textId="77777777" w:rsidR="00F432CE" w:rsidRPr="00F432CE" w:rsidRDefault="00F432CE" w:rsidP="00BD40BF">
      <w:pPr>
        <w:pStyle w:val="APA7ReferenceListEntry"/>
        <w:ind w:left="720" w:hanging="720"/>
        <w:mirrorIndents/>
        <w:rPr>
          <w:rFonts w:cstheme="minorHAnsi"/>
        </w:rPr>
        <w:pPrChange w:id="5075" w:author="CopyEditor AI" w:date="2026-10-18T04:55:09+11:00">
          <w:pPr>
            <w:ind w:left="720" w:hanging="720"/>
            <w:mirrorIndents/>
            <w:rPr>
              <w:rFonts w:cstheme="minorHAnsi"/>
            </w:rPr>
          </w:pPr>
        </w:pPrChange>
      </w:pPr>
      <w:del w:id="9863" w:author="CopyEditor AI" w:date="2026-10-18T04:55:09+11:00">
        <w:r>
          <w:delText xml:space="preserve">Svetlova, M., Nichols, S. R., &amp; Brownell, C. A. (2010). Toddlers’ prosocial behavior: From instrumental to empathic to altruistic helping. Child Development, 81(6), 1814–1827. https://doi.org/10.1111/j.1467-8624.2010.01512.x</w:delText>
        </w:r>
      </w:del>
      <w:ins w:id="9864" w:author="CopyEditor AI" w:date="2026-10-18T04:55:09+11:00">
        <w:r>
          <w:rPr>
            <w:rFonts w:ascii="Arial" w:hAnsi="Arial" w:cs="Arial"/>
            <w:sz w:val="22"/>
            <w:szCs w:val="22"/>
          </w:rPr>
          <w:t xml:space="preserve">Svetlova, M., Nichols, S. R., &amp; Brownell, C. A. (2010). Toddlers’ Prosocial Behavior: From Instrumental to Empathic to Altruistic Helping. Child Development, 81(6), 1814–1827.</w:t>
        </w:r>
      </w:ins>
      <w:hyperlink r:id="rId140" w:history="1">
        <w:ins w:id="9865" w:author="CopyEditor AI" w:date="2026-10-18T04:55:09+11:00">
          <w:r>
            <w:rPr>
              <w:rStyle w:val="Hyperlink"/>
              <w:color w:val="000000"/>
              <w:rFonts w:ascii="Arial" w:hAnsi="Arial" w:cs="Arial"/>
              <w:sz w:val="22"/>
              <w:szCs w:val="22"/>
            </w:rPr>
            <w:t xml:space="preserve">https://doi.org/10.1111/j.1467-8624.2010.01512.x</w:t>
          </w:r>
        </w:ins>
      </w:hyperlink>
    </w:p>
    <w:p w14:paraId="33510FD9" w14:textId="77777777" w:rsidR="00F432CE" w:rsidRPr="00F432CE" w:rsidRDefault="00F432CE" w:rsidP="00BD40BF">
      <w:pPr>
        <w:pStyle w:val="APA7ReferenceListEntry"/>
        <w:ind w:left="720" w:hanging="720"/>
        <w:mirrorIndents/>
        <w:rPr>
          <w:rFonts w:cstheme="minorHAnsi"/>
        </w:rPr>
        <w:pPrChange w:id="5076" w:author="CopyEditor AI" w:date="2026-10-18T04:55:09+11:00">
          <w:pPr>
            <w:ind w:left="720" w:hanging="720"/>
            <w:mirrorIndents/>
            <w:rPr>
              <w:rFonts w:cstheme="minorHAnsi"/>
            </w:rPr>
          </w:pPr>
        </w:pPrChange>
      </w:pPr>
      <w:del w:id="9866" w:author="CopyEditor AI" w:date="2026-10-18T04:55:09+11:00">
        <w:r>
          <w:delText xml:space="preserve">Telle, N.-T., &amp; Pfister, H.-R. (2016). Positive empathy and prosocial behavior: A neglected link. Emotion Review, 8(2), 154–163. https://doi.org/10.1177/1754073915586817</w:delText>
        </w:r>
      </w:del>
      <w:ins w:id="9867" w:author="CopyEditor AI" w:date="2026-10-18T04:55:09+11:00">
        <w:r>
          <w:rPr>
            <w:rFonts w:ascii="Arial" w:hAnsi="Arial" w:cs="Arial"/>
            <w:sz w:val="22"/>
            <w:szCs w:val="22"/>
          </w:rPr>
          <w:t xml:space="preserve">Telle, N.-T., &amp; Pfister, H.-R. (2015). Positive Empathy and Prosocial Behavior: A Neglected Link. Emotion Review, 8(2), 154–163.</w:t>
        </w:r>
      </w:ins>
      <w:hyperlink r:id="rId141" w:history="1">
        <w:ins w:id="9868" w:author="CopyEditor AI" w:date="2026-10-18T04:55:09+11:00">
          <w:r>
            <w:rPr>
              <w:rStyle w:val="Hyperlink"/>
              <w:color w:val="000000"/>
              <w:rFonts w:ascii="Arial" w:hAnsi="Arial" w:cs="Arial"/>
              <w:sz w:val="22"/>
              <w:szCs w:val="22"/>
            </w:rPr>
            <w:t xml:space="preserve">https://doi.org/10.1177/1754073915586817</w:t>
          </w:r>
        </w:ins>
      </w:hyperlink>
    </w:p>
    <w:p w14:paraId="47D9C9BA" w14:textId="77777777" w:rsidR="00F432CE" w:rsidRPr="00F432CE" w:rsidRDefault="00F432CE" w:rsidP="00BD40BF">
      <w:pPr>
        <w:pStyle w:val="APA7ReferenceListEntry"/>
        <w:ind w:left="720" w:hanging="720"/>
        <w:mirrorIndents/>
        <w:rPr>
          <w:rFonts w:cstheme="minorHAnsi"/>
        </w:rPr>
        <w:pPrChange w:id="5077" w:author="CopyEditor AI" w:date="2026-10-18T04:55:09+11:00">
          <w:pPr>
            <w:ind w:left="720" w:hanging="720"/>
            <w:mirrorIndents/>
            <w:rPr>
              <w:rFonts w:cstheme="minorHAnsi"/>
            </w:rPr>
          </w:pPr>
        </w:pPrChange>
      </w:pPr>
      <w:del w:id="9869" w:author="CopyEditor AI" w:date="2026-10-18T04:55:09+11:00">
        <w:r>
          <w:delText xml:space="preserve">Turiel, E. (2010). Snap judgment? Not so fast: Thought, reasoning, and choice as psychological realities. Human Development, 53(3), 105–109. https://doi.org/10.1159/000315167</w:delText>
        </w:r>
      </w:del>
      <w:ins w:id="9870" w:author="CopyEditor AI" w:date="2026-10-18T04:55:09+11:00">
        <w:r>
          <w:rPr>
            <w:rFonts w:ascii="Arial" w:hAnsi="Arial" w:cs="Arial"/>
            <w:sz w:val="22"/>
            <w:szCs w:val="22"/>
          </w:rPr>
          <w:t xml:space="preserve">Turiel, E. (2010). Snap Judgment? Not So Fast: Thought, Reasoning, and Choice as Psychological Realities. Human Development, 53(3), 105–109.</w:t>
        </w:r>
      </w:ins>
      <w:hyperlink r:id="rId142" w:history="1">
        <w:ins w:id="9871" w:author="CopyEditor AI" w:date="2026-10-18T04:55:09+11:00">
          <w:r>
            <w:rPr>
              <w:rStyle w:val="Hyperlink"/>
              <w:color w:val="000000"/>
              <w:rFonts w:ascii="Arial" w:hAnsi="Arial" w:cs="Arial"/>
              <w:sz w:val="22"/>
              <w:szCs w:val="22"/>
            </w:rPr>
            <w:t xml:space="preserve">https://doi.org/10.1159/000315167</w:t>
          </w:r>
        </w:ins>
      </w:hyperlink>
    </w:p>
    <w:p w14:paraId="091CD2DE" w14:textId="77777777" w:rsidR="00F432CE" w:rsidRPr="00F432CE" w:rsidRDefault="00F432CE" w:rsidP="00BD40BF">
      <w:pPr>
        <w:pStyle w:val="APA7ReferenceListEntry"/>
        <w:ind w:left="720" w:hanging="720"/>
        <w:mirrorIndents/>
        <w:rPr>
          <w:rFonts w:cstheme="minorHAnsi"/>
        </w:rPr>
        <w:pPrChange w:id="5078" w:author="CopyEditor AI" w:date="2026-10-18T04:55:09+11:00">
          <w:pPr>
            <w:ind w:left="720" w:hanging="720"/>
            <w:mirrorIndents/>
            <w:rPr>
              <w:rFonts w:cstheme="minorHAnsi"/>
            </w:rPr>
          </w:pPr>
        </w:pPrChange>
      </w:pPr>
      <w:del w:id="9872" w:author="CopyEditor AI" w:date="2026-10-18T04:55:09+11:00">
        <w:r>
          <w:delText xml:space="preserve">Vaish, A., &amp; Woodward, A. (2010). Infants use attention but not emotions to predict others’ actions. Infant Behavior and Development, 33(1), 79–87. https://doi.org/10.1016/j.infbeh.2009.11.003</w:delText>
        </w:r>
      </w:del>
      <w:ins w:id="9873" w:author="CopyEditor AI" w:date="2026-10-18T04:55:09+11:00">
        <w:r>
          <w:rPr>
            <w:rFonts w:ascii="Arial" w:hAnsi="Arial" w:cs="Arial"/>
            <w:sz w:val="22"/>
            <w:szCs w:val="22"/>
          </w:rPr>
          <w:t xml:space="preserve">Vaish, A., &amp; Woodward, A. (2010). Infants use attention but not emotions to predict others’ actions. Infant Behavior and Development, 33(1), 79–87.</w:t>
        </w:r>
      </w:ins>
      <w:hyperlink r:id="rId143" w:history="1">
        <w:ins w:id="9874" w:author="CopyEditor AI" w:date="2026-10-18T04:55:09+11:00">
          <w:r>
            <w:rPr>
              <w:rStyle w:val="Hyperlink"/>
              <w:color w:val="000000"/>
              <w:rFonts w:ascii="Arial" w:hAnsi="Arial" w:cs="Arial"/>
              <w:sz w:val="22"/>
              <w:szCs w:val="22"/>
            </w:rPr>
            <w:t xml:space="preserve">https://doi.org/10.1016/j.infbeh.2009.11.003</w:t>
          </w:r>
        </w:ins>
      </w:hyperlink>
    </w:p>
    <w:p w14:paraId="31D25083" w14:textId="77777777" w:rsidR="00F432CE" w:rsidRPr="00F432CE" w:rsidRDefault="00F432CE" w:rsidP="00BD40BF">
      <w:pPr>
        <w:pStyle w:val="APA7ReferenceListEntry"/>
        <w:ind w:left="720" w:hanging="720"/>
        <w:mirrorIndents/>
        <w:rPr>
          <w:rFonts w:cstheme="minorHAnsi"/>
        </w:rPr>
        <w:pPrChange w:id="5079" w:author="CopyEditor AI" w:date="2026-10-18T04:55:09+11:00">
          <w:pPr>
            <w:ind w:left="720" w:hanging="720"/>
            <w:mirrorIndents/>
            <w:rPr>
              <w:rFonts w:cstheme="minorHAnsi"/>
            </w:rPr>
          </w:pPr>
        </w:pPrChange>
      </w:pPr>
      <w:del w:id="9875" w:author="CopyEditor AI" w:date="2026-10-18T04:55:09+11:00">
        <w:r>
          <w:delText xml:space="preserve">Van de Vondervoort, J. W., &amp; Hamlin, J. K. (2018). The early emergence of sociomoral evaluation: Infants prefer prosocial others. Current Opinion in Psychology, 20, 77–81. https://doi.org/10.1016/j.copsyc.2017.08.014</w:delText>
        </w:r>
      </w:del>
      <w:ins w:id="9876" w:author="CopyEditor AI" w:date="2026-10-18T04:55:09+11:00">
        <w:r>
          <w:rPr>
            <w:rFonts w:ascii="Arial" w:hAnsi="Arial" w:cs="Arial"/>
            <w:sz w:val="22"/>
            <w:szCs w:val="22"/>
          </w:rPr>
          <w:t xml:space="preserve">Van de Vondervoort, J. W., &amp; Hamlin, J. K. (2018). The early emergence of sociomoral evaluation: infants prefer prosocial others. Current Opinion in Psychology, 20, 77–81.</w:t>
        </w:r>
      </w:ins>
      <w:hyperlink r:id="rId144" w:history="1">
        <w:ins w:id="9877" w:author="CopyEditor AI" w:date="2026-10-18T04:55:09+11:00">
          <w:r>
            <w:rPr>
              <w:rStyle w:val="Hyperlink"/>
              <w:color w:val="000000"/>
              <w:rFonts w:ascii="Arial" w:hAnsi="Arial" w:cs="Arial"/>
              <w:sz w:val="22"/>
              <w:szCs w:val="22"/>
            </w:rPr>
            <w:t xml:space="preserve">https://doi.org/10.1016/j.copsyc.2017.08.014</w:t>
          </w:r>
        </w:ins>
      </w:hyperlink>
      <w:commentRangeStart w:id="18"/>
      <w:commentRangeStart w:id="19"/>
      <w:commentRangeEnd w:id="19"/>
      <w:r>
        <w:rPr>
          <w:rStyle w:val="CommentReference"/>
        </w:rPr>
        <w:commentReference w:id="19"/>
      </w:r>
      <w:commentRangeEnd w:id="18"/>
      <w:r>
        <w:rPr>
          <w:rStyle w:val="CommentReference"/>
        </w:rPr>
        <w:commentReference w:id="18"/>
      </w:r>
    </w:p>
    <w:p w14:paraId="6C677E77" w14:textId="77777777" w:rsidR="00F432CE" w:rsidRPr="00F432CE" w:rsidRDefault="00F432CE" w:rsidP="00BD40BF">
      <w:pPr>
        <w:pStyle w:val="APA7ReferenceListEntry"/>
        <w:ind w:left="720" w:hanging="720"/>
        <w:mirrorIndents/>
        <w:rPr>
          <w:rFonts w:cstheme="minorHAnsi"/>
        </w:rPr>
        <w:pPrChange w:id="5080" w:author="CopyEditor AI" w:date="2026-10-18T04:55:09+11:00">
          <w:pPr>
            <w:ind w:left="720" w:hanging="720"/>
            <w:mirrorIndents/>
            <w:rPr>
              <w:rFonts w:cstheme="minorHAnsi"/>
            </w:rPr>
          </w:pPr>
        </w:pPrChange>
      </w:pPr>
      <w:del w:id="9878" w:author="CopyEditor AI" w:date="2026-10-18T04:55:09+11:00">
        <w:r>
          <w:delText xml:space="preserve">Walle, E. A., &amp; Campos, J. (2012). Interpersonal responding to discrete emotions: A functionalist approach to the development of affect specificity. Emotion Review, 4(4), 413–422. https://doi.org/10.1177/1754073912445812</w:delText>
        </w:r>
      </w:del>
      <w:ins w:id="9879" w:author="CopyEditor AI" w:date="2026-10-18T04:55:09+11:00">
        <w:r>
          <w:rPr>
            <w:rFonts w:ascii="Arial" w:hAnsi="Arial" w:cs="Arial"/>
            <w:sz w:val="22"/>
            <w:szCs w:val="22"/>
          </w:rPr>
          <w:t xml:space="preserve">Walle, E. A., &amp; Campos, J. J. (2012). Interpersonal Responding to Discrete Emotions: A Functionalist Approach to the Development of Affect Specificity. Emotion Review, 4(4), 413–422.</w:t>
        </w:r>
      </w:ins>
      <w:hyperlink r:id="rId145" w:history="1">
        <w:ins w:id="9880" w:author="CopyEditor AI" w:date="2026-10-18T04:55:09+11:00">
          <w:r>
            <w:rPr>
              <w:rStyle w:val="Hyperlink"/>
              <w:color w:val="000000"/>
              <w:rFonts w:ascii="Arial" w:hAnsi="Arial" w:cs="Arial"/>
              <w:sz w:val="22"/>
              <w:szCs w:val="22"/>
            </w:rPr>
            <w:t xml:space="preserve">https://doi.org/10.1177/1754073912445812</w:t>
          </w:r>
        </w:ins>
      </w:hyperlink>
    </w:p>
    <w:p w14:paraId="596B8301" w14:textId="77777777" w:rsidR="00F432CE" w:rsidRPr="00F432CE" w:rsidRDefault="00F432CE" w:rsidP="00BD40BF">
      <w:pPr>
        <w:pStyle w:val="APA7ReferenceListEntry"/>
        <w:ind w:left="720" w:hanging="720"/>
        <w:mirrorIndents/>
        <w:rPr>
          <w:rFonts w:cstheme="minorHAnsi"/>
        </w:rPr>
        <w:pPrChange w:id="5081" w:author="CopyEditor AI" w:date="2026-10-18T04:55:09+11:00">
          <w:pPr>
            <w:ind w:left="720" w:hanging="720"/>
            <w:mirrorIndents/>
            <w:rPr>
              <w:rFonts w:cstheme="minorHAnsi"/>
            </w:rPr>
          </w:pPr>
        </w:pPrChange>
      </w:pPr>
      <w:del w:id="9881" w:author="CopyEditor AI" w:date="2026-10-18T04:55:09+11:00">
        <w:r>
          <w:delText xml:space="preserve">Walle, E. A., Reschke, P. J., Camras, L. A., &amp; Campos, J. J. (2017). Infant differential behavioral responding to discrete emotions. Emotion, 17(7), 1078–1091. https://doi.org/10.1037/emo0000307</w:delText>
        </w:r>
      </w:del>
      <w:ins w:id="9882" w:author="CopyEditor AI" w:date="2026-10-18T04:55:09+11:00">
        <w:r>
          <w:rPr>
            <w:rFonts w:ascii="Arial" w:hAnsi="Arial" w:cs="Arial"/>
            <w:sz w:val="22"/>
            <w:szCs w:val="22"/>
          </w:rPr>
          <w:t xml:space="preserve">Walle, E. A., Reschke, P. J., Camras, L. A., &amp; Campos, J. J. (2017). Infant differential behavioral responding to discrete emotions. Emotion, 17(7), 1078–1091.</w:t>
        </w:r>
      </w:ins>
      <w:hyperlink r:id="rId146" w:history="1">
        <w:ins w:id="9883" w:author="CopyEditor AI" w:date="2026-10-18T04:55:09+11:00">
          <w:r>
            <w:rPr>
              <w:rStyle w:val="Hyperlink"/>
              <w:color w:val="000000"/>
              <w:rFonts w:ascii="Arial" w:hAnsi="Arial" w:cs="Arial"/>
              <w:sz w:val="22"/>
              <w:szCs w:val="22"/>
            </w:rPr>
            <w:t xml:space="preserve">https://doi.org/10.1037/emo0000307</w:t>
          </w:r>
        </w:ins>
      </w:hyperlink>
    </w:p>
    <w:p w14:paraId="0C8DAD3C" w14:textId="77777777" w:rsidR="00F432CE" w:rsidRPr="00F432CE" w:rsidRDefault="00F432CE" w:rsidP="00BD40BF">
      <w:pPr>
        <w:pStyle w:val="APA7ReferenceListEntry"/>
        <w:ind w:left="720" w:hanging="720"/>
        <w:mirrorIndents/>
        <w:rPr>
          <w:rFonts w:cstheme="minorHAnsi"/>
        </w:rPr>
        <w:pPrChange w:id="5082" w:author="CopyEditor AI" w:date="2026-10-18T04:55:09+11:00">
          <w:pPr>
            <w:ind w:left="720" w:hanging="720"/>
            <w:mirrorIndents/>
            <w:rPr>
              <w:rFonts w:cstheme="minorHAnsi"/>
            </w:rPr>
          </w:pPr>
        </w:pPrChange>
      </w:pPr>
      <w:del w:id="9884" w:author="CopyEditor AI" w:date="2026-10-18T04:55:09+11:00">
        <w:r>
          <w:delText xml:space="preserve">Ward, L. G., &amp; Throop, R. (1989). The Dewey-Mead analysis of emotions. The Social Science Journal, 26(4), 465–479. https://doi.org/10.1016/0362-3319(89)90009-8</w:delText>
        </w:r>
      </w:del>
      <w:ins w:id="9885" w:author="CopyEditor AI" w:date="2026-10-18T04:55:09+11:00">
        <w:r>
          <w:rPr>
            <w:rFonts w:ascii="Arial" w:hAnsi="Arial" w:cs="Arial"/>
            <w:sz w:val="22"/>
            <w:szCs w:val="22"/>
          </w:rPr>
          <w:t xml:space="preserve">Ward, L. G. (1989). The Dewey-Mead analysis of emotions. The Social Science Journal, 26(4), 465–479.</w:t>
        </w:r>
      </w:ins>
      <w:hyperlink r:id="rId147" w:history="1">
        <w:ins w:id="9886" w:author="CopyEditor AI" w:date="2026-10-18T04:55:09+11:00">
          <w:r>
            <w:rPr>
              <w:rStyle w:val="Hyperlink"/>
              <w:color w:val="000000"/>
              <w:rFonts w:ascii="Arial" w:hAnsi="Arial" w:cs="Arial"/>
              <w:sz w:val="22"/>
              <w:szCs w:val="22"/>
            </w:rPr>
            <w:t xml:space="preserve">https://doi.org/10.1016/0362-3319(89)90009-8</w:t>
          </w:r>
        </w:ins>
      </w:hyperlink>
    </w:p>
    <w:p w14:paraId="323B918B" w14:textId="77777777" w:rsidR="00F432CE" w:rsidRPr="00F432CE" w:rsidRDefault="00F432CE" w:rsidP="00BD40BF">
      <w:pPr>
        <w:pStyle w:val="APA7ReferenceListEntry"/>
        <w:ind w:left="720" w:hanging="720"/>
        <w:mirrorIndents/>
        <w:rPr>
          <w:rFonts w:cstheme="minorHAnsi"/>
        </w:rPr>
        <w:pPrChange w:id="5083" w:author="CopyEditor AI" w:date="2026-10-18T04:55:09+11:00">
          <w:pPr>
            <w:ind w:left="720" w:hanging="720"/>
            <w:mirrorIndents/>
            <w:rPr>
              <w:rFonts w:cstheme="minorHAnsi"/>
            </w:rPr>
          </w:pPr>
        </w:pPrChange>
      </w:pPr>
      <w:del w:id="9887" w:author="CopyEditor AI" w:date="2026-10-18T04:55:09+11:00">
        <w:r>
          <w:delText xml:space="preserve">Warneken, F., Chen, F., &amp; Tomasello, M. (2006). Cooperative activities in young children and chimpanzees. Child Development, 77(3), 640–663. https://doi.org/10.1111/j.1467-8624.2006.00895.x</w:delText>
        </w:r>
      </w:del>
      <w:ins w:id="9888" w:author="CopyEditor AI" w:date="2026-10-18T04:55:09+11:00">
        <w:r>
          <w:rPr>
            <w:rFonts w:ascii="Arial" w:hAnsi="Arial" w:cs="Arial"/>
            <w:sz w:val="22"/>
            <w:szCs w:val="22"/>
          </w:rPr>
          <w:t xml:space="preserve">Warneken, F., Chen, F., &amp; Tomasello, M. (2006). Cooperative Activities in Young Children and Chimpanzees. Child Development, 77(3), 640–663.</w:t>
        </w:r>
      </w:ins>
      <w:hyperlink r:id="rId148" w:history="1">
        <w:ins w:id="9889" w:author="CopyEditor AI" w:date="2026-10-18T04:55:09+11:00">
          <w:r>
            <w:rPr>
              <w:rStyle w:val="Hyperlink"/>
              <w:color w:val="000000"/>
              <w:rFonts w:ascii="Arial" w:hAnsi="Arial" w:cs="Arial"/>
              <w:sz w:val="22"/>
              <w:szCs w:val="22"/>
            </w:rPr>
            <w:t xml:space="preserve">https://doi.org/10.1111/j.1467-8624.2006.00895.x</w:t>
          </w:r>
        </w:ins>
      </w:hyperlink>
    </w:p>
    <w:p w14:paraId="324B448F" w14:textId="77777777" w:rsidR="00F432CE" w:rsidRPr="00F432CE" w:rsidRDefault="00F432CE" w:rsidP="00BD40BF">
      <w:commentRangeStart w:id="41"/>
      <w:pPr>
        <w:pStyle w:val="APA7ReferenceListEntry"/>
        <w:ind w:left="720" w:hanging="720"/>
        <w:mirrorIndents/>
        <w:rPr>
          <w:rFonts w:cstheme="minorHAnsi"/>
        </w:rPr>
        <w:pPrChange w:id="5084" w:author="CopyEditor AI" w:date="2026-10-18T04:55:09+11:00">
          <w:pPr>
            <w:ind w:left="720" w:hanging="720"/>
            <w:mirrorIndents/>
            <w:rPr>
              <w:rFonts w:cstheme="minorHAnsi"/>
            </w:rPr>
          </w:pPr>
        </w:pPrChange>
      </w:pPr>
      <w:r w:rsidRPr="00F432CE">
        <w:rPr>
          <w:rFonts w:cstheme="minorHAnsi" w:ascii="Arial" w:hAnsi="Arial" w:cs="Arial"/>
          <w:sz w:val="22"/>
          <w:szCs w:val="22"/>
          <w:rPrChange w:id="9525" w:author="CopyEditor AI" w:date="2026-10-18T04:55:09+11:00">
            <w:rPr>
              <w:rFonts w:cstheme="minorHAnsi"/>
            </w:rPr>
          </w:rPrChange>
        </w:rPr>
        <w:t xml:space="preserve">Warneken, F., &amp; Tomasello, M. (2006, March 3). Altruistic helping in human infants and young chimpanzees. </w:t>
      </w:r>
      <w:r w:rsidRPr="00C16A81">
        <w:rPr>
          <w:rFonts w:cstheme="minorHAnsi" w:ascii="Arial" w:hAnsi="Arial" w:cs="Arial"/>
          <w:i/>
          <w:iCs/>
          <w:sz w:val="22"/>
          <w:szCs w:val="22"/>
          <w:rPrChange w:id="9526" w:author="CopyEditor AI" w:date="2026-10-18T04:55:09+11:00">
            <w:rPr>
              <w:rFonts w:cstheme="minorHAnsi"/>
              <w:i/>
              <w:iCs/>
            </w:rPr>
          </w:rPrChange>
        </w:rPr>
        <w:t>Science</w:t>
      </w:r>
      <w:r w:rsidRPr="00F432CE">
        <w:rPr>
          <w:rFonts w:cstheme="minorHAnsi" w:ascii="Arial" w:hAnsi="Arial" w:cs="Arial"/>
          <w:sz w:val="22"/>
          <w:szCs w:val="22"/>
          <w:rPrChange w:id="9527" w:author="CopyEditor AI" w:date="2026-10-18T04:55:09+11:00">
            <w:rPr>
              <w:rFonts w:cstheme="minorHAnsi"/>
            </w:rPr>
          </w:rPrChange>
        </w:rPr>
        <w:t xml:space="preserve">, </w:t>
      </w:r>
      <w:r w:rsidRPr="00C16A81">
        <w:rPr>
          <w:rFonts w:cstheme="minorHAnsi" w:ascii="Arial" w:hAnsi="Arial" w:cs="Arial"/>
          <w:i/>
          <w:iCs/>
          <w:sz w:val="22"/>
          <w:szCs w:val="22"/>
          <w:rPrChange w:id="9528" w:author="CopyEditor AI" w:date="2026-10-18T04:55:09+11:00">
            <w:rPr>
              <w:rFonts w:cstheme="minorHAnsi"/>
              <w:i/>
              <w:iCs/>
            </w:rPr>
          </w:rPrChange>
        </w:rPr>
        <w:t>311</w:t>
      </w:r>
      <w:r w:rsidR="00587EB5">
        <w:rPr>
          <w:rFonts w:cstheme="minorHAnsi" w:ascii="Arial" w:hAnsi="Arial" w:cs="Arial"/>
          <w:sz w:val="22"/>
          <w:szCs w:val="22"/>
          <w:rPrChange w:id="9529" w:author="CopyEditor AI" w:date="2026-10-18T04:55:09+11:00">
            <w:rPr>
              <w:rFonts w:cstheme="minorHAnsi"/>
            </w:rPr>
          </w:rPrChange>
        </w:rPr>
        <w:t xml:space="preserve">(5765), 1301–1303. </w:t>
      </w:r>
      <w:hyperlink r:id="rId80" w:history="1">
        <w:r w:rsidR="00C16A81" w:rsidRPr="00B97A8B">
          <w:rPr>
            <w:rStyle w:val="Hyperlink"/>
            <w:rFonts w:cstheme="minorHAnsi" w:ascii="Arial" w:hAnsi="Arial" w:cs="Arial"/>
            <w:sz w:val="22"/>
            <w:szCs w:val="22"/>
            <w:rPrChange w:id="9530" w:author="CopyEditor AI" w:date="2026-10-18T04:55:09+11:00">
              <w:rPr>
                <w:rStyle w:val="Hyperlink"/>
                <w:rFonts w:cstheme="minorHAnsi"/>
              </w:rPr>
            </w:rPrChange>
          </w:rPr>
          <w:t>https://doi.org/10.1126/science.1121448</w:t>
        </w:r>
      </w:hyperlink>
      <w:commentRangeEnd w:id="41"/>
      <w:r>
        <w:rPr>
          <w:rStyle w:val="CommentReference"/>
        </w:rPr>
        <w:commentReference w:id="41"/>
      </w:r>
    </w:p>
    <w:p w14:paraId="0C91EB3C" w14:textId="77777777" w:rsidR="00F432CE" w:rsidRPr="00F432CE" w:rsidRDefault="00F432CE" w:rsidP="00BD40BF">
      <w:pPr>
        <w:pStyle w:val="APA7ReferenceListEntry"/>
        <w:ind w:left="720" w:hanging="720"/>
        <w:mirrorIndents/>
        <w:rPr>
          <w:rFonts w:cstheme="minorHAnsi"/>
        </w:rPr>
        <w:pPrChange w:id="5085" w:author="CopyEditor AI" w:date="2026-10-18T04:55:09+11:00">
          <w:pPr>
            <w:ind w:left="720" w:hanging="720"/>
            <w:mirrorIndents/>
            <w:rPr>
              <w:rFonts w:cstheme="minorHAnsi"/>
            </w:rPr>
          </w:pPr>
        </w:pPrChange>
      </w:pPr>
      <w:del w:id="9890" w:author="CopyEditor AI" w:date="2026-10-18T04:55:09+11:00">
        <w:r>
          <w:delText xml:space="preserve">Waugh, W., &amp; Brownell, C. A. (2017). “Help yourself!” What can toddlers’ helping failures tell us about the development of prosocial behavior? Infancy, 22(5), 665–680. https://doi.org/10.1111/infa.12189</w:delText>
        </w:r>
      </w:del>
      <w:ins w:id="9891" w:author="CopyEditor AI" w:date="2026-10-18T04:55:09+11:00">
        <w:r>
          <w:rPr>
            <w:rFonts w:ascii="Arial" w:hAnsi="Arial" w:cs="Arial"/>
            <w:sz w:val="22"/>
            <w:szCs w:val="22"/>
          </w:rPr>
          <w:t xml:space="preserve">Waugh, W. E., &amp; Brownell, C. A. (2017). “Help Yourself!” What Can Toddlers’ Helping Failures Tell Us About the Development of Prosocial Behavior? Infancy, 22(5), 665–680. Portico.</w:t>
        </w:r>
      </w:ins>
      <w:hyperlink r:id="rId149" w:history="1">
        <w:ins w:id="9892" w:author="CopyEditor AI" w:date="2026-10-18T04:55:09+11:00">
          <w:r>
            <w:rPr>
              <w:rStyle w:val="Hyperlink"/>
              <w:color w:val="000000"/>
              <w:rFonts w:ascii="Arial" w:hAnsi="Arial" w:cs="Arial"/>
              <w:sz w:val="22"/>
              <w:szCs w:val="22"/>
            </w:rPr>
            <w:t xml:space="preserve">https://doi.org/10.1111/infa.12189</w:t>
          </w:r>
        </w:ins>
      </w:hyperlink>
    </w:p>
    <w:p w14:paraId="54FA02A2" w14:textId="77777777" w:rsidR="00F432CE" w:rsidRPr="00F432CE" w:rsidRDefault="00F432CE" w:rsidP="00BD40BF">
      <w:pPr>
        <w:pStyle w:val="APA7ReferenceListEntry"/>
        <w:ind w:left="720" w:hanging="720"/>
        <w:mirrorIndents/>
        <w:rPr>
          <w:rFonts w:cstheme="minorHAnsi"/>
        </w:rPr>
        <w:pPrChange w:id="5086" w:author="CopyEditor AI" w:date="2026-10-18T04:55:09+11:00">
          <w:pPr>
            <w:ind w:left="720" w:hanging="720"/>
            <w:mirrorIndents/>
            <w:rPr>
              <w:rFonts w:cstheme="minorHAnsi"/>
            </w:rPr>
          </w:pPr>
        </w:pPrChange>
      </w:pPr>
      <w:r w:rsidRPr="00F432CE">
        <w:rPr>
          <w:rFonts w:cstheme="minorHAnsi" w:ascii="Arial" w:hAnsi="Arial" w:cs="Arial"/>
          <w:sz w:val="22"/>
          <w:szCs w:val="22"/>
          <w:rPrChange w:id="9537" w:author="CopyEditor AI" w:date="2026-10-18T04:55:09+11:00">
            <w:rPr>
              <w:rFonts w:cstheme="minorHAnsi"/>
            </w:rPr>
          </w:rPrChange>
        </w:rPr>
        <w:t xml:space="preserve">Widen, S. C., &amp; Russell, J. A. (2008). Young children’s understanding of others’ emotions. In M. Lewis, J. M. Havliand-Jones, &amp; L. Feldman Barrett (Eds.), </w:t>
      </w:r>
      <w:r w:rsidRPr="00C16A81">
        <w:rPr>
          <w:rFonts w:cstheme="minorHAnsi" w:ascii="Arial" w:hAnsi="Arial" w:cs="Arial"/>
          <w:i/>
          <w:iCs/>
          <w:sz w:val="22"/>
          <w:szCs w:val="22"/>
          <w:rPrChange w:id="9538" w:author="CopyEditor AI" w:date="2026-10-18T04:55:09+11:00">
            <w:rPr>
              <w:rFonts w:cstheme="minorHAnsi"/>
              <w:i/>
              <w:iCs/>
            </w:rPr>
          </w:rPrChange>
        </w:rPr>
        <w:t>Handbook of emotions</w:t>
      </w:r>
      <w:r w:rsidRPr="00F432CE">
        <w:rPr>
          <w:rFonts w:cstheme="minorHAnsi" w:ascii="Arial" w:hAnsi="Arial" w:cs="Arial"/>
          <w:sz w:val="22"/>
          <w:szCs w:val="22"/>
          <w:rPrChange w:id="9539" w:author="CopyEditor AI" w:date="2026-10-18T04:55:09+11:00">
            <w:rPr>
              <w:rFonts w:cstheme="minorHAnsi"/>
            </w:rPr>
          </w:rPrChange>
        </w:rPr>
        <w:t xml:space="preserve"> (3rd ed., pp. 348–363). The Guilford Press.</w:t>
      </w:r>
    </w:p>
    <w:p w14:paraId="1643F6A4" w14:textId="77777777" w:rsidR="00F432CE" w:rsidRPr="00F432CE" w:rsidRDefault="00F432CE" w:rsidP="00BD40BF">
      <w:commentRangeStart w:id="42"/>
      <w:pPr>
        <w:pStyle w:val="APA7ReferenceListEntry"/>
        <w:ind w:left="720" w:hanging="720"/>
        <w:mirrorIndents/>
        <w:rPr>
          <w:rFonts w:cstheme="minorHAnsi"/>
        </w:rPr>
        <w:pPrChange w:id="5087" w:author="CopyEditor AI" w:date="2026-10-18T04:55:09+11:00">
          <w:pPr>
            <w:ind w:left="720" w:hanging="720"/>
            <w:mirrorIndents/>
            <w:rPr>
              <w:rFonts w:cstheme="minorHAnsi"/>
            </w:rPr>
          </w:pPr>
        </w:pPrChange>
      </w:pPr>
      <w:proofErr w:type="spellStart"/>
      <w:r w:rsidRPr="00F432CE">
        <w:rPr>
          <w:rFonts w:cstheme="minorHAnsi" w:ascii="Arial" w:hAnsi="Arial" w:cs="Arial"/>
          <w:sz w:val="22"/>
          <w:szCs w:val="22"/>
          <w:rPrChange w:id="9540" w:author="CopyEditor AI" w:date="2026-10-18T04:55:09+11:00">
            <w:rPr>
              <w:rFonts w:cstheme="minorHAnsi"/>
            </w:rPr>
          </w:rPrChange>
        </w:rPr>
        <w:t>Wispé</w:t>
      </w:r>
      <w:proofErr w:type="spellEnd"/>
      <w:r w:rsidRPr="00F432CE">
        <w:rPr>
          <w:rFonts w:cstheme="minorHAnsi" w:ascii="Arial" w:hAnsi="Arial" w:cs="Arial"/>
          <w:sz w:val="22"/>
          <w:szCs w:val="22"/>
          <w:rPrChange w:id="9541" w:author="CopyEditor AI" w:date="2026-10-18T04:55:09+11:00">
            <w:rPr>
              <w:rFonts w:cstheme="minorHAnsi"/>
            </w:rPr>
          </w:rPrChange>
        </w:rPr>
        <w:t xml:space="preserve">, L. (1991). </w:t>
      </w:r>
      <w:r w:rsidRPr="006F3A00">
        <w:rPr>
          <w:rFonts w:cstheme="minorHAnsi" w:ascii="Arial" w:hAnsi="Arial" w:cs="Arial"/>
          <w:i/>
          <w:iCs/>
          <w:sz w:val="22"/>
          <w:szCs w:val="22"/>
          <w:rPrChange w:id="9542" w:author="CopyEditor AI" w:date="2026-10-18T04:55:09+11:00">
            <w:rPr>
              <w:rFonts w:cstheme="minorHAnsi"/>
              <w:i/>
              <w:iCs/>
            </w:rPr>
          </w:rPrChange>
        </w:rPr>
        <w:t>The psychology of sympathy</w:t>
      </w:r>
      <w:r w:rsidRPr="00F432CE">
        <w:rPr>
          <w:rFonts w:cstheme="minorHAnsi" w:ascii="Arial" w:hAnsi="Arial" w:cs="Arial"/>
          <w:sz w:val="22"/>
          <w:szCs w:val="22"/>
          <w:rPrChange w:id="9543" w:author="CopyEditor AI" w:date="2026-10-18T04:55:09+11:00">
            <w:rPr>
              <w:rFonts w:cstheme="minorHAnsi"/>
            </w:rPr>
          </w:rPrChange>
        </w:rPr>
        <w:t xml:space="preserve">. Plenum Press. </w:t>
      </w:r>
      <w:hyperlink r:id="rId82" w:history="1">
        <w:r>
          <w:rPr>
            <w:rStyle w:val="Hyperlink"/>
            <w:rFonts w:cstheme="minorHAnsi" w:ascii="Arial" w:hAnsi="Arial" w:cs="Arial"/>
            <w:sz w:val="22"/>
            <w:szCs w:val="22"/>
            <w:rPrChange w:id="9544" w:author="CopyEditor AI" w:date="2026-10-18T04:55:09+11:00">
              <w:rPr>
                <w:rStyle w:val="Hyperlink"/>
                <w:rFonts w:cstheme="minorHAnsi"/>
              </w:rPr>
            </w:rPrChange>
          </w:rPr>
          <w:t>https://doi.org/</w:t>
        </w:r>
        <w:r w:rsidRPr="00F432CE">
          <w:rPr>
            <w:rStyle w:val="Hyperlink"/>
            <w:rFonts w:cstheme="minorHAnsi" w:ascii="Arial" w:hAnsi="Arial" w:cs="Arial"/>
            <w:sz w:val="22"/>
            <w:szCs w:val="22"/>
            <w:rPrChange w:id="9545" w:author="CopyEditor AI" w:date="2026-10-18T04:55:09+11:00">
              <w:rPr>
                <w:rStyle w:val="Hyperlink"/>
                <w:rFonts w:cstheme="minorHAnsi"/>
              </w:rPr>
            </w:rPrChange>
          </w:rPr>
          <w:t>10.1007/978-1-4757-6779-7</w:t>
        </w:r>
      </w:hyperlink>
      <w:commentRangeEnd w:id="42"/>
      <w:r>
        <w:rPr>
          <w:rStyle w:val="CommentReference"/>
        </w:rPr>
        <w:commentReference w:id="42"/>
      </w:r>
    </w:p>
    <w:p w14:paraId="4859B9BC" w14:textId="77777777" w:rsidR="00F432CE" w:rsidRPr="00F432CE" w:rsidRDefault="00F432CE" w:rsidP="00867454">
      <w:pPr>
        <w:pStyle w:val="APA7ReferenceListEntry"/>
        <w:ind w:left="720" w:hanging="720"/>
        <w:mirrorIndents/>
        <w:rPr>
          <w:rFonts w:cstheme="minorHAnsi"/>
        </w:rPr>
        <w:pPrChange w:id="5088" w:author="CopyEditor AI" w:date="2026-10-18T04:55:09+11:00">
          <w:pPr>
            <w:ind w:left="720" w:hanging="720"/>
            <w:mirrorIndents/>
            <w:rPr>
              <w:rFonts w:cstheme="minorHAnsi"/>
            </w:rPr>
          </w:pPr>
        </w:pPrChange>
      </w:pPr>
      <w:del w:id="9893" w:author="CopyEditor AI" w:date="2026-10-18T04:55:09+11:00">
        <w:r>
          <w:delText xml:space="preserve">Zahn-Waxler, C., Radke-Yarrow, M., Wagner, E., &amp; Chapman, M. (1992). Development of concern for others. Developmental Psychology, 28(1), 126–136. https://doi.org/10.1037/0012-1649.28.1.126</w:delText>
        </w:r>
      </w:del>
      <w:ins w:id="9894" w:author="CopyEditor AI" w:date="2026-10-18T04:55:09+11:00">
        <w:r>
          <w:rPr>
            <w:rFonts w:ascii="Arial" w:hAnsi="Arial" w:cs="Arial"/>
            <w:sz w:val="22"/>
            <w:szCs w:val="22"/>
          </w:rPr>
          <w:t xml:space="preserve">Zahn-Waxler, C., Radke-Yarrow, M., Wagner, E., &amp; Chapman, M. (1992). Development of concern for others. Developmental Psychology, 28(1), 126–136.</w:t>
        </w:r>
      </w:ins>
      <w:hyperlink r:id="rId150" w:history="1">
        <w:ins w:id="9895" w:author="CopyEditor AI" w:date="2026-10-18T04:55:09+11:00">
          <w:r>
            <w:rPr>
              <w:rStyle w:val="Hyperlink"/>
              <w:color w:val="000000"/>
              <w:rFonts w:ascii="Arial" w:hAnsi="Arial" w:cs="Arial"/>
              <w:sz w:val="22"/>
              <w:szCs w:val="22"/>
            </w:rPr>
            <w:t xml:space="preserve">https://doi.org/10.1037/0012-1649.28.1.126</w:t>
          </w:r>
        </w:ins>
      </w:hyperlink>
      <w:commentRangeStart w:id="20"/>
      <w:commentRangeEnd w:id="20"/>
      <w:r>
        <w:rPr>
          <w:rStyle w:val="CommentReference"/>
        </w:rPr>
        <w:commentReference w:id="20"/>
      </w:r>
    </w:p>
    <w:sectPr w:rsidR="00F432CE" w:rsidRPr="00F432CE" w:rsidSect="001F6D30">
      <w:headerReference w:type="first" r:id="rId87"/>
      <w:headerReference w:type="default" r:id="rId84"/>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1" w:author="CopyEditor AI" w:date="2026-10-18T04:55:09+11:00" w:initials="AI">
    <w:p>
      <w:pPr>
        <w:pStyle w:val="CommentText"/>
      </w:pPr>
      <w:r>
        <w:rPr>
          <w:rStyle w:val="CommentReference"/>
        </w:rPr>
        <w:annotationRef/>
      </w:r>
      <w:r>
        <w:rPr>
          <w:b/>
        </w:rPr>
        <w:t xml:space="preserve">Author Query 1. </w:t>
      </w:r>
      <w:r>
        <w:t xml:space="preserve">Normalised author formatting: removed 11 blank paragraph(s).</w:t>
      </w:r>
    </w:p>
  </w:comment>
  <w:comment w:id="22" w:author="CopyEditor AI" w:date="2026-10-18T04:55:09+11:00" w:initials="AI">
    <w:p>
      <w:pPr>
        <w:pStyle w:val="CommentText"/>
      </w:pPr>
      <w:r>
        <w:rPr>
          <w:rStyle w:val="CommentReference"/>
        </w:rPr>
        <w:annotationRef/>
      </w:r>
      <w:r>
        <w:rPr>
          <w:b/>
        </w:rPr>
        <w:t xml:space="preserve">Author Query 2. </w:t>
      </w:r>
      <w:r>
        <w:t xml:space="preserve">27 US spellings were changed to Australian English with tracked changes: behaviors → behaviours (7 occurrences); characterize → characterise (3 occurrences); synthesize → synthesise (1 occurrence); Behavior → Behaviour (4 occurrences); recognizing → recognising (1 occurrence); characterized → characterised (3 occurrences); socialization → socialisation (2 occurrences); socialize → socialise (1 occurrence); recognized → recognised (1 occurrence); favor → favour (1 occurrence); generalized → generalised (1 occurrence); organized → organised (1 occurrence); analyzing → analysing (1 occurrence).</w:t>
      </w:r>
    </w:p>
  </w:comment>
  <w:comment w:id="1" w:author="CopyEditor AI" w:date="2026-10-18T04:55:09+11:00" w:initials="AI">
    <w:p>
      <w:pPr>
        <w:pStyle w:val="CommentText"/>
      </w:pPr>
      <w:r>
        <w:rPr>
          <w:rStyle w:val="CommentReference"/>
        </w:rPr>
        <w:annotationRef/>
      </w:r>
      <w:r>
        <w:rPr>
          <w:b/>
        </w:rPr>
        <w:t xml:space="preserve">Author Query 3. </w:t>
      </w:r>
      <w:r>
        <w:t xml:space="preserve">Required section 'Introduction' not found</w:t>
      </w:r>
    </w:p>
  </w:comment>
  <w:comment w:id="2" w:author="CopyEditor AI" w:date="2026-10-18T04:55:09+11:00" w:initials="AI">
    <w:p>
      <w:pPr>
        <w:pStyle w:val="CommentText"/>
      </w:pPr>
      <w:r>
        <w:rPr>
          <w:rStyle w:val="CommentReference"/>
        </w:rPr>
        <w:annotationRef/>
      </w:r>
      <w:r>
        <w:rPr>
          <w:b/>
        </w:rPr>
        <w:t xml:space="preserve">Author Query 4. </w:t>
      </w:r>
      <w:r>
        <w:t xml:space="preserve">Required section 'Literature' not found</w:t>
      </w:r>
    </w:p>
  </w:comment>
  <w:comment w:id="3" w:author="CopyEditor AI" w:date="2026-10-18T04:55:09+11:00" w:initials="AI">
    <w:p>
      <w:pPr>
        <w:pStyle w:val="CommentText"/>
      </w:pPr>
      <w:r>
        <w:rPr>
          <w:rStyle w:val="CommentReference"/>
        </w:rPr>
        <w:annotationRef/>
      </w:r>
      <w:r>
        <w:rPr>
          <w:b/>
        </w:rPr>
        <w:t xml:space="preserve">Author Query 5. </w:t>
      </w:r>
      <w:r>
        <w:t xml:space="preserve">Required section 'Method' not found</w:t>
      </w:r>
    </w:p>
  </w:comment>
  <w:comment w:id="4" w:author="CopyEditor AI" w:date="2026-10-18T04:55:09+11:00" w:initials="AI">
    <w:p>
      <w:pPr>
        <w:pStyle w:val="CommentText"/>
      </w:pPr>
      <w:r>
        <w:rPr>
          <w:rStyle w:val="CommentReference"/>
        </w:rPr>
        <w:annotationRef/>
      </w:r>
      <w:r>
        <w:rPr>
          <w:b/>
        </w:rPr>
        <w:t xml:space="preserve">Author Query 6. </w:t>
      </w:r>
      <w:r>
        <w:t xml:space="preserve">Required section 'Results' not found</w:t>
      </w:r>
    </w:p>
  </w:comment>
  <w:comment w:id="8" w:author="CopyEditor AI" w:date="2026-10-18T04:55:09+11:00" w:initials="AI">
    <w:p>
      <w:pPr>
        <w:pStyle w:val="CommentText"/>
      </w:pPr>
      <w:r>
        <w:rPr>
          <w:rStyle w:val="CommentReference"/>
        </w:rPr>
        <w:annotationRef/>
      </w:r>
      <w:r>
        <w:rPr>
          <w:b/>
        </w:rPr>
        <w:t xml:space="preserve">Author Query 7. </w:t>
      </w:r>
      <w:r>
        <w:t xml:space="preserve">Required Discussion subsection 'Limitations and Future Research' missing</w:t>
      </w:r>
    </w:p>
  </w:comment>
  <w:comment w:id="7" w:author="CopyEditor AI" w:date="2026-10-18T04:55:09+11:00" w:initials="AI">
    <w:p>
      <w:pPr>
        <w:pStyle w:val="CommentText"/>
      </w:pPr>
      <w:r>
        <w:rPr>
          <w:rStyle w:val="CommentReference"/>
        </w:rPr>
        <w:annotationRef/>
      </w:r>
      <w:r>
        <w:rPr>
          <w:b/>
        </w:rPr>
        <w:t xml:space="preserve">Author Query 8. </w:t>
      </w:r>
      <w:r>
        <w:t xml:space="preserve">Required Discussion subsection 'Theoretical Implications' missing</w:t>
      </w:r>
    </w:p>
  </w:comment>
  <w:comment w:id="6" w:author="CopyEditor AI" w:date="2026-10-18T04:55:09+11:00" w:initials="AI">
    <w:p>
      <w:pPr>
        <w:pStyle w:val="CommentText"/>
      </w:pPr>
      <w:r>
        <w:rPr>
          <w:rStyle w:val="CommentReference"/>
        </w:rPr>
        <w:annotationRef/>
      </w:r>
      <w:r>
        <w:rPr>
          <w:b/>
        </w:rPr>
        <w:t xml:space="preserve">Author Query 9. </w:t>
      </w:r>
      <w:r>
        <w:t xml:space="preserve">Required Discussion subsection 'Practical Implications' missing</w:t>
      </w:r>
    </w:p>
  </w:comment>
  <w:comment w:id="5" w:author="CopyEditor AI" w:date="2026-10-18T04:55:09+11:00" w:initials="AI">
    <w:p>
      <w:pPr>
        <w:pStyle w:val="CommentText"/>
      </w:pPr>
      <w:r>
        <w:rPr>
          <w:rStyle w:val="CommentReference"/>
        </w:rPr>
        <w:annotationRef/>
      </w:r>
      <w:r>
        <w:rPr>
          <w:b/>
        </w:rPr>
        <w:t xml:space="preserve">Author Query 10. </w:t>
      </w:r>
      <w:r>
        <w:t xml:space="preserve">Required section 'Discussion' not found</w:t>
      </w:r>
    </w:p>
  </w:comment>
  <w:comment w:id="23" w:author="CopyEditor AI" w:date="2026-10-18T04:55:09+11:00" w:initials="AI">
    <w:p>
      <w:pPr>
        <w:pStyle w:val="CommentText"/>
      </w:pPr>
      <w:r>
        <w:rPr>
          <w:b/>
        </w:rPr>
        <w:t xml:space="preserve">Author Query 11. </w:t>
      </w:r>
      <w:r>
        <w:t xml:space="preserve">Possible typo: 'foundationally'. Did you mean 'foundational'? Please verify.</w:t>
      </w:r>
    </w:p>
  </w:comment>
  <w:comment w:id="9" w:author="CopyEditor AI" w:date="2026-10-18T04:55:09+11:00" w:initials="AI">
    <w:p>
      <w:pPr>
        <w:pStyle w:val="CommentText"/>
      </w:pPr>
      <w:r>
        <w:rPr>
          <w:rStyle w:val="CommentReference"/>
        </w:rPr>
        <w:annotationRef/>
      </w:r>
      <w:r>
        <w:rPr>
          <w:b/>
        </w:rPr>
        <w:t xml:space="preserve">Author Query 12. </w:t>
      </w:r>
      <w:r>
        <w:t xml:space="preserve">Required section 'Acknowledgements' not found</w:t>
      </w:r>
    </w:p>
  </w:comment>
  <w:comment w:id="25" w:author="CopyEditor AI" w:date="2026-10-18T04:55:09+11:00" w:initials="AI">
    <w:p>
      <w:pPr>
        <w:pStyle w:val="CommentText"/>
      </w:pPr>
      <w:r>
        <w:rPr>
          <w:rStyle w:val="CommentReference"/>
        </w:rPr>
        <w:annotationRef/>
      </w:r>
      <w:r>
        <w:rPr>
          <w:b/>
        </w:rPr>
        <w:t xml:space="preserve">Author Query 13. </w:t>
      </w:r>
      <w:r>
        <w:t xml:space="preserve">5 reference(s) not found cited in the body text: Frazer (2010); Jahoda (2005); Reschke (2017); Reschke (2017); Smith (1976)</w:t>
      </w:r>
    </w:p>
  </w:comment>
  <w:comment w:id="24" w:author="CopyEditor AI" w:date="2026-10-18T04:55:09+11:00" w:initials="AI">
    <w:p>
      <w:pPr>
        <w:pStyle w:val="CommentText"/>
      </w:pPr>
      <w:r>
        <w:rPr>
          <w:b/>
        </w:rPr>
        <w:t xml:space="preserve">Author Query 14. </w:t>
      </w:r>
      <w:r>
        <w:t xml:space="preserve">The reference list does not appear to be in alphabetical order. APA 7 (JUTLP house style) requires entries to be ordered alphabetically by the first author's surname. For example, “Hammond” appears after “Kiley Hamlin” but should come before it. Please reorder the reference list alphabetically by first-author surname.</w:t>
      </w:r>
    </w:p>
  </w:comment>
  <w:comment w:id="10" w:author="CopyEditor AI" w:date="2026-10-18T04:55:09+11:00" w:initials="AI">
    <w:p>
      <w:pPr>
        <w:pStyle w:val="CommentText"/>
      </w:pPr>
      <w:r>
        <w:rPr>
          <w:rStyle w:val="CommentReference"/>
        </w:rPr>
        <w:annotationRef/>
      </w:r>
      <w:r>
        <w:rPr>
          <w:b/>
        </w:rPr>
        <w:t xml:space="preserve">Author Query 15. </w:t>
      </w:r>
      <w:r>
        <w:t xml:space="preserve">Reference list issue summary: 1 citation-consistency warning; 2 reference entries could not be automatically verified; 7 reference-format issues. Please review the reference list before publication.</w:t>
      </w:r>
    </w:p>
  </w:comment>
  <w:comment w:id="26" w:author="CopyEditor AI" w:date="2026-10-18T04:55:09+11:00" w:initials="AI">
    <w:p>
      <w:pPr>
        <w:pStyle w:val="CommentText"/>
      </w:pPr>
      <w:r>
        <w:rPr>
          <w:rStyle w:val="CommentReference"/>
        </w:rPr>
        <w:annotationRef/>
      </w:r>
      <w:r>
        <w:rPr>
          <w:b/>
        </w:rPr>
        <w:t xml:space="preserve">Author Query 16. </w:t>
      </w:r>
      <w:r>
        <w:t xml:space="preserve">Entry 1: CrossRef returned malformed APA output — please verify the DOI manually (10.1111/cdep.12189)</w:t>
      </w:r>
    </w:p>
  </w:comment>
  <w:comment w:id="27" w:author="CopyEditor AI" w:date="2026-10-18T04:55:09+11:00" w:initials="AI">
    <w:p>
      <w:pPr>
        <w:pStyle w:val="CommentText"/>
      </w:pPr>
      <w:r>
        <w:rPr>
          <w:rStyle w:val="CommentReference"/>
        </w:rPr>
        <w:annotationRef/>
      </w:r>
      <w:r>
        <w:rPr>
          <w:b/>
        </w:rPr>
        <w:t xml:space="preserve">Author Query 17. </w:t>
      </w:r>
      <w:r>
        <w:t xml:space="preserve">Entry 9: DOI may not match this reference (CrossRef returned different content) — please verify the DOI is correct</w:t>
      </w:r>
    </w:p>
  </w:comment>
  <w:comment w:id="11" w:author="CopyEditor AI" w:date="2026-10-18T04:55:09+11:00" w:initials="AI">
    <w:p>
      <w:pPr>
        <w:pStyle w:val="CommentText"/>
      </w:pPr>
      <w:r>
        <w:rPr>
          <w:rStyle w:val="CommentReference"/>
        </w:rPr>
        <w:annotationRef/>
      </w:r>
      <w:r>
        <w:rPr>
          <w:b/>
        </w:rPr>
        <w:t xml:space="preserve">Author Query 18. </w:t>
      </w:r>
      <w:r>
        <w:t xml:space="preserve">Entry 15: author format may not follow APA 7 (Surname, F.) — De Jaegher, H. (2009). Social understanding through direct perception? Yes, by i</w:t>
      </w:r>
    </w:p>
  </w:comment>
  <w:comment w:id="28" w:author="CopyEditor AI" w:date="2026-10-18T04:55:09+11:00" w:initials="AI">
    <w:p>
      <w:pPr>
        <w:pStyle w:val="CommentText"/>
      </w:pPr>
      <w:r>
        <w:rPr>
          <w:rStyle w:val="CommentReference"/>
        </w:rPr>
        <w:annotationRef/>
      </w:r>
      <w:r>
        <w:rPr>
          <w:b/>
        </w:rPr>
        <w:t xml:space="preserve">Author Query 19. </w:t>
      </w:r>
      <w:r>
        <w:t xml:space="preserve">Entry 18: DOI may not match this reference (CrossRef returned different content) — please verify the DOI is correct</w:t>
      </w:r>
    </w:p>
  </w:comment>
  <w:comment w:id="29" w:author="CopyEditor AI" w:date="2026-10-18T04:55:09+11:00" w:initials="AI">
    <w:p>
      <w:pPr>
        <w:pStyle w:val="CommentText"/>
      </w:pPr>
      <w:r>
        <w:rPr>
          <w:rStyle w:val="CommentReference"/>
        </w:rPr>
        <w:annotationRef/>
      </w:r>
      <w:r>
        <w:rPr>
          <w:b/>
        </w:rPr>
        <w:t xml:space="preserve">Author Query 20. </w:t>
      </w:r>
      <w:r>
        <w:t xml:space="preserve">Entry 19: DOI may not match this reference (CrossRef returned different content) — please verify the DOI is correct</w:t>
      </w:r>
    </w:p>
  </w:comment>
  <w:comment w:id="30" w:author="CopyEditor AI" w:date="2026-10-18T04:55:09+11:00" w:initials="AI">
    <w:p>
      <w:pPr>
        <w:pStyle w:val="CommentText"/>
      </w:pPr>
      <w:r>
        <w:rPr>
          <w:rStyle w:val="CommentReference"/>
        </w:rPr>
        <w:annotationRef/>
      </w:r>
      <w:r>
        <w:rPr>
          <w:b/>
        </w:rPr>
        <w:t xml:space="preserve">Author Query 21. </w:t>
      </w:r>
      <w:r>
        <w:t xml:space="preserve">Entry 25: DOI may not match this reference (CrossRef returned different content) — please verify the DOI is correct</w:t>
      </w:r>
    </w:p>
  </w:comment>
  <w:comment w:id="31" w:author="CopyEditor AI" w:date="2026-10-18T04:55:09+11:00" w:initials="AI">
    <w:p>
      <w:pPr>
        <w:pStyle w:val="CommentText"/>
      </w:pPr>
      <w:r>
        <w:rPr>
          <w:rStyle w:val="CommentReference"/>
        </w:rPr>
        <w:annotationRef/>
      </w:r>
      <w:r>
        <w:rPr>
          <w:b/>
        </w:rPr>
        <w:t xml:space="preserve">Author Query 22. </w:t>
      </w:r>
      <w:r>
        <w:t xml:space="preserve">Entry 29: DOI may not match this reference (CrossRef returned different content) — please verify the DOI is correct</w:t>
      </w:r>
    </w:p>
  </w:comment>
  <w:comment w:id="12" w:author="CopyEditor AI" w:date="2026-10-18T04:55:09+11:00" w:initials="AI">
    <w:p>
      <w:pPr>
        <w:pStyle w:val="CommentText"/>
      </w:pPr>
      <w:r>
        <w:rPr>
          <w:rStyle w:val="CommentReference"/>
        </w:rPr>
        <w:annotationRef/>
      </w:r>
      <w:r>
        <w:rPr>
          <w:b/>
        </w:rPr>
        <w:t xml:space="preserve">Author Query 23. </w:t>
      </w:r>
      <w:r>
        <w:t xml:space="preserve">Entry 30 [Journal article]: volume number found but issue number appears to be missing — add the issue number in parentheses after the volume if the journal uses one. APA 7 format: Author, A. A., &amp; Author, B. B. (Year). Title of article. Journal Name, Volume(Issue), pp. X–Y. https://doi.org/...</w:t>
      </w:r>
    </w:p>
  </w:comment>
  <w:comment w:id="13" w:author="CopyEditor AI" w:date="2026-10-18T04:55:09+11:00" w:initials="AI">
    <w:p>
      <w:pPr>
        <w:pStyle w:val="CommentText"/>
      </w:pPr>
      <w:r>
        <w:rPr>
          <w:rStyle w:val="CommentReference"/>
        </w:rPr>
        <w:annotationRef/>
      </w:r>
      <w:r>
        <w:rPr>
          <w:b/>
        </w:rPr>
        <w:t xml:space="preserve">Author Query 24. </w:t>
      </w:r>
      <w:r>
        <w:t xml:space="preserve">Entry 33 [Journal article]: volume number found but issue number appears to be missing — add the issue number in parentheses after the volume if the journal uses one. APA 7 format: Author, A. A., &amp; Author, B. B. (Year). Title of article. Journal Name, Volume(Issue), pp. X–Y. https://doi.org/...</w:t>
      </w:r>
    </w:p>
  </w:comment>
  <w:comment w:id="14" w:author="CopyEditor AI" w:date="2026-10-18T04:55:09+11:00" w:initials="AI">
    <w:p>
      <w:pPr>
        <w:pStyle w:val="CommentText"/>
      </w:pPr>
      <w:r>
        <w:rPr>
          <w:rStyle w:val="CommentReference"/>
        </w:rPr>
        <w:annotationRef/>
      </w:r>
      <w:r>
        <w:rPr>
          <w:b/>
        </w:rPr>
        <w:t xml:space="preserve">Author Query 25. </w:t>
      </w:r>
      <w:r>
        <w:t xml:space="preserve">Entry 36 [Journal article]: volume number found but issue number appears to be missing — add the issue number in parentheses after the volume if the journal uses one. APA 7 format: Author, A. A., &amp; Author, B. B. (Year). Title of article. Journal Name, Volume(Issue), pp. X–Y. https://doi.org/...</w:t>
      </w:r>
    </w:p>
  </w:comment>
  <w:comment w:id="32" w:author="CopyEditor AI" w:date="2026-10-18T04:55:09+11:00" w:initials="AI">
    <w:p>
      <w:pPr>
        <w:pStyle w:val="CommentText"/>
      </w:pPr>
      <w:r>
        <w:rPr>
          <w:rStyle w:val="CommentReference"/>
        </w:rPr>
        <w:annotationRef/>
      </w:r>
      <w:r>
        <w:rPr>
          <w:b/>
        </w:rPr>
        <w:t xml:space="preserve">Author Query 26. </w:t>
      </w:r>
      <w:r>
        <w:t xml:space="preserve">Entry 38: DOI may not match this reference (CrossRef returned different content) — please verify the DOI is correct</w:t>
      </w:r>
    </w:p>
  </w:comment>
  <w:comment w:id="33" w:author="CopyEditor AI" w:date="2026-10-18T04:55:09+11:00" w:initials="AI">
    <w:p>
      <w:pPr>
        <w:pStyle w:val="CommentText"/>
      </w:pPr>
      <w:r>
        <w:rPr>
          <w:rStyle w:val="CommentReference"/>
        </w:rPr>
        <w:annotationRef/>
      </w:r>
      <w:r>
        <w:rPr>
          <w:b/>
        </w:rPr>
        <w:t xml:space="preserve">Author Query 27. </w:t>
      </w:r>
      <w:r>
        <w:t xml:space="preserve">Entry 39: DOI may not match this reference (CrossRef returned different content) — please verify the DOI is correct</w:t>
      </w:r>
    </w:p>
  </w:comment>
  <w:comment w:id="34" w:author="CopyEditor AI" w:date="2026-10-18T04:55:09+11:00" w:initials="AI">
    <w:p>
      <w:pPr>
        <w:pStyle w:val="CommentText"/>
      </w:pPr>
      <w:r>
        <w:rPr>
          <w:rStyle w:val="CommentReference"/>
        </w:rPr>
        <w:annotationRef/>
      </w:r>
      <w:r>
        <w:rPr>
          <w:b/>
        </w:rPr>
        <w:t xml:space="preserve">Author Query 28. </w:t>
      </w:r>
      <w:r>
        <w:t xml:space="preserve">Entry 41: DOI may not match this reference (CrossRef returned different content) — please verify the DOI is correct</w:t>
      </w:r>
    </w:p>
  </w:comment>
  <w:comment w:id="35" w:author="CopyEditor AI" w:date="2026-10-18T04:55:09+11:00" w:initials="AI">
    <w:p>
      <w:pPr>
        <w:pStyle w:val="CommentText"/>
      </w:pPr>
      <w:r>
        <w:rPr>
          <w:rStyle w:val="CommentReference"/>
        </w:rPr>
        <w:annotationRef/>
      </w:r>
      <w:r>
        <w:rPr>
          <w:b/>
        </w:rPr>
        <w:t xml:space="preserve">Author Query 29. </w:t>
      </w:r>
      <w:r>
        <w:t xml:space="preserve">Entry 55: DOI may not match this reference (CrossRef returned different content) — please verify the DOI is correct</w:t>
      </w:r>
    </w:p>
  </w:comment>
  <w:comment w:id="36" w:author="CopyEditor AI" w:date="2026-10-18T04:55:09+11:00" w:initials="AI">
    <w:p>
      <w:pPr>
        <w:pStyle w:val="CommentText"/>
      </w:pPr>
      <w:r>
        <w:rPr>
          <w:rStyle w:val="CommentReference"/>
        </w:rPr>
        <w:annotationRef/>
      </w:r>
      <w:r>
        <w:rPr>
          <w:b/>
        </w:rPr>
        <w:t xml:space="preserve">Author Query 30. </w:t>
      </w:r>
      <w:r>
        <w:t xml:space="preserve">Entry 56: we could not verify this reference — please confirm it exists and is complete: Panskepp, J. (1998). Affective neuroscience. Oxford University Press.</w:t>
      </w:r>
    </w:p>
  </w:comment>
  <w:comment w:id="15" w:author="CopyEditor AI" w:date="2026-10-18T04:55:09+11:00" w:initials="AI">
    <w:p>
      <w:pPr>
        <w:pStyle w:val="CommentText"/>
      </w:pPr>
      <w:r>
        <w:rPr>
          <w:rStyle w:val="CommentReference"/>
        </w:rPr>
        <w:annotationRef/>
      </w:r>
      <w:r>
        <w:rPr>
          <w:b/>
        </w:rPr>
        <w:t xml:space="preserve">Author Query 31. </w:t>
      </w:r>
      <w:r>
        <w:t xml:space="preserve">Entry 56: we could not verify this reference — please confirm it exists and is complete: Panskepp, J. (1998). Affective neuroscience. Oxford University Press.</w:t>
      </w:r>
    </w:p>
  </w:comment>
  <w:comment w:id="37" w:author="CopyEditor AI" w:date="2026-10-18T04:55:09+11:00" w:initials="AI">
    <w:p>
      <w:pPr>
        <w:pStyle w:val="CommentText"/>
      </w:pPr>
      <w:r>
        <w:rPr>
          <w:rStyle w:val="CommentReference"/>
        </w:rPr>
        <w:annotationRef/>
      </w:r>
      <w:r>
        <w:rPr>
          <w:b/>
        </w:rPr>
        <w:t xml:space="preserve">Author Query 32. </w:t>
      </w:r>
      <w:r>
        <w:t xml:space="preserve">Entry 59: we could not verify this reference — please confirm it exists and is complete: Piaget, J. (1981). Intelligence and affectivity: Their relationship during child</w:t>
      </w:r>
    </w:p>
  </w:comment>
  <w:comment w:id="16" w:author="CopyEditor AI" w:date="2026-10-18T04:55:09+11:00" w:initials="AI">
    <w:p>
      <w:pPr>
        <w:pStyle w:val="CommentText"/>
      </w:pPr>
      <w:r>
        <w:rPr>
          <w:rStyle w:val="CommentReference"/>
        </w:rPr>
        <w:annotationRef/>
      </w:r>
      <w:r>
        <w:rPr>
          <w:b/>
        </w:rPr>
        <w:t xml:space="preserve">Author Query 33. </w:t>
      </w:r>
      <w:r>
        <w:t xml:space="preserve">Entry 59: we could not verify this reference — please confirm it exists and is complete: Piaget, J. (1981). Intelligence and affectivity: Their relationship during child</w:t>
      </w:r>
    </w:p>
  </w:comment>
  <w:comment w:id="17" w:author="CopyEditor AI" w:date="2026-10-18T04:55:09+11:00" w:initials="AI">
    <w:p>
      <w:pPr>
        <w:pStyle w:val="CommentText"/>
      </w:pPr>
      <w:r>
        <w:rPr>
          <w:rStyle w:val="CommentReference"/>
        </w:rPr>
        <w:annotationRef/>
      </w:r>
      <w:r>
        <w:rPr>
          <w:b/>
        </w:rPr>
        <w:t xml:space="preserve">Author Query 34. </w:t>
      </w:r>
      <w:r>
        <w:t xml:space="preserve">Entry 63 [Journal article]: volume number found but issue number appears to be missing — add the issue number in parentheses after the volume if the journal uses one. APA 7 format: Author, A. A., &amp; Author, B. B. (Year). Title of article. Journal Name, Volume(Issue), pp. X–Y. https://doi.org/...</w:t>
      </w:r>
    </w:p>
  </w:comment>
  <w:comment w:id="38" w:author="CopyEditor AI" w:date="2026-10-18T04:55:09+11:00" w:initials="AI">
    <w:p>
      <w:pPr>
        <w:pStyle w:val="CommentText"/>
      </w:pPr>
      <w:r>
        <w:rPr>
          <w:rStyle w:val="CommentReference"/>
        </w:rPr>
        <w:annotationRef/>
      </w:r>
      <w:r>
        <w:rPr>
          <w:b/>
        </w:rPr>
        <w:t xml:space="preserve">Author Query 35. </w:t>
      </w:r>
      <w:r>
        <w:t xml:space="preserve">Entry 73: DOI may not match this reference (CrossRef returned different content) — please verify the DOI is correct</w:t>
      </w:r>
    </w:p>
  </w:comment>
  <w:comment w:id="39" w:author="CopyEditor AI" w:date="2026-10-18T04:55:09+11:00" w:initials="AI">
    <w:p>
      <w:pPr>
        <w:pStyle w:val="CommentText"/>
      </w:pPr>
      <w:r>
        <w:rPr>
          <w:rStyle w:val="CommentReference"/>
        </w:rPr>
        <w:annotationRef/>
      </w:r>
      <w:r>
        <w:rPr>
          <w:b/>
        </w:rPr>
        <w:t xml:space="preserve">Author Query 36. </w:t>
      </w:r>
      <w:r>
        <w:t xml:space="preserve">Entry 74: DOI may not match this reference (CrossRef returned different content) — please verify the DOI is correct</w:t>
      </w:r>
    </w:p>
  </w:comment>
  <w:comment w:id="40" w:author="CopyEditor AI" w:date="2026-10-18T04:55:09+11:00" w:initials="AI">
    <w:p>
      <w:pPr>
        <w:pStyle w:val="CommentText"/>
      </w:pPr>
      <w:r>
        <w:rPr>
          <w:rStyle w:val="CommentReference"/>
        </w:rPr>
        <w:annotationRef/>
      </w:r>
      <w:r>
        <w:rPr>
          <w:b/>
        </w:rPr>
        <w:t xml:space="preserve">Author Query 37. </w:t>
      </w:r>
      <w:r>
        <w:t xml:space="preserve">Entry 75: DOI may not match this reference (CrossRef returned different content) — please verify the DOI is correct</w:t>
      </w:r>
    </w:p>
  </w:comment>
  <w:comment w:id="18" w:author="CopyEditor AI" w:date="2026-10-18T04:55:09+11:00" w:initials="AI">
    <w:p>
      <w:pPr>
        <w:pStyle w:val="CommentText"/>
      </w:pPr>
      <w:r>
        <w:rPr>
          <w:rStyle w:val="CommentReference"/>
        </w:rPr>
        <w:annotationRef/>
      </w:r>
      <w:r>
        <w:rPr>
          <w:b/>
        </w:rPr>
        <w:t xml:space="preserve">Author Query 38. </w:t>
      </w:r>
      <w:r>
        <w:t xml:space="preserve">Entry 80: author format may not follow APA 7 (Surname, F.) — Van de Vondervoort, J. W., &amp; Hamlin, J. K. (2018). The early emergence of sociom</w:t>
      </w:r>
    </w:p>
  </w:comment>
  <w:comment w:id="19" w:author="CopyEditor AI" w:date="2026-10-18T04:55:09+11:00" w:initials="AI">
    <w:p>
      <w:pPr>
        <w:pStyle w:val="CommentText"/>
      </w:pPr>
      <w:r>
        <w:rPr>
          <w:rStyle w:val="CommentReference"/>
        </w:rPr>
        <w:annotationRef/>
      </w:r>
      <w:r>
        <w:rPr>
          <w:b/>
        </w:rPr>
        <w:t xml:space="preserve">Author Query 39. </w:t>
      </w:r>
      <w:r>
        <w:t xml:space="preserve">Entry 80 [Journal article]: volume number found but issue number appears to be missing — add the issue number in parentheses after the volume if the journal uses one. APA 7 format: Author, A. A., &amp; Author, B. B. (Year). Title of article. Journal Name, Volume(Issue), pp. X–Y. https://doi.org/...</w:t>
      </w:r>
    </w:p>
  </w:comment>
  <w:comment w:id="41" w:author="CopyEditor AI" w:date="2026-10-18T04:55:09+11:00" w:initials="AI">
    <w:p>
      <w:pPr>
        <w:pStyle w:val="CommentText"/>
      </w:pPr>
      <w:r>
        <w:rPr>
          <w:rStyle w:val="CommentReference"/>
        </w:rPr>
        <w:annotationRef/>
      </w:r>
      <w:r>
        <w:rPr>
          <w:b/>
        </w:rPr>
        <w:t xml:space="preserve">Author Query 40. </w:t>
      </w:r>
      <w:r>
        <w:t xml:space="preserve">Entry 85: CrossRef returned a different year (5765 in reference vs 2006 from DOI) — DOI may point to a different edition or publication; please verify</w:t>
      </w:r>
    </w:p>
  </w:comment>
  <w:comment w:id="42" w:author="CopyEditor AI" w:date="2026-10-18T04:55:09+11:00" w:initials="AI">
    <w:p>
      <w:pPr>
        <w:pStyle w:val="CommentText"/>
      </w:pPr>
      <w:r>
        <w:rPr>
          <w:rStyle w:val="CommentReference"/>
        </w:rPr>
        <w:annotationRef/>
      </w:r>
      <w:r>
        <w:rPr>
          <w:b/>
        </w:rPr>
        <w:t xml:space="preserve">Author Query 41. </w:t>
      </w:r>
      <w:r>
        <w:t xml:space="preserve">Entry 88: DOI may not match this reference (CrossRef returned different content) — please verify the DOI is correct</w:t>
      </w:r>
    </w:p>
  </w:comment>
  <w:comment w:id="20" w:author="CopyEditor AI" w:date="2026-10-18T04:55:09+11:00" w:initials="AI">
    <w:p>
      <w:pPr>
        <w:pStyle w:val="CommentText"/>
      </w:pPr>
      <w:r>
        <w:rPr>
          <w:rStyle w:val="CommentReference"/>
        </w:rPr>
        <w:annotationRef/>
      </w:r>
      <w:r>
        <w:rPr>
          <w:b/>
        </w:rPr>
        <w:t xml:space="preserve">Author Query 42. </w:t>
      </w:r>
      <w:r>
        <w:t xml:space="preserve">No keywords found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14409" w14:textId="77777777" w:rsidR="00060905" w:rsidRDefault="00060905" w:rsidP="00F432CE">
      <w:pPr>
        <w:spacing w:line="240" w:lineRule="auto"/>
      </w:pPr>
      <w:r>
        <w:separator/>
      </w:r>
    </w:p>
  </w:endnote>
  <w:endnote w:type="continuationSeparator" w:id="0">
    <w:p w14:paraId="336A62D5" w14:textId="77777777" w:rsidR="00060905" w:rsidRDefault="00060905" w:rsidP="00F432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F438D" w14:textId="77777777" w:rsidR="00060905" w:rsidRDefault="00060905" w:rsidP="00F432CE">
      <w:pPr>
        <w:spacing w:line="240" w:lineRule="auto"/>
      </w:pPr>
      <w:r>
        <w:separator/>
      </w:r>
    </w:p>
  </w:footnote>
  <w:footnote w:type="continuationSeparator" w:id="0">
    <w:p w14:paraId="3708E14D" w14:textId="77777777" w:rsidR="00060905" w:rsidRDefault="00060905" w:rsidP="00F432CE">
      <w:pPr>
        <w:spacing w:line="240" w:lineRule="auto"/>
      </w:pPr>
      <w:r>
        <w:continuationSeparator/>
      </w:r>
    </w:p>
  </w:footnote>
  <w:footnote w:id="1">
    <w:p w14:paraId="62FD32B5" w14:textId="7659BE80" w:rsidR="00B20882" w:rsidRPr="002D7590" w:rsidRDefault="00B20882" w:rsidP="002D7590">
      <w:pPr>
        <w:pStyle w:val="FootnoteText"/>
      </w:pPr>
      <w:r w:rsidRPr="002D7590">
        <w:rPr>
          <w:rStyle w:val="FootnoteReference"/>
        </w:rPr>
        <w:footnoteRef/>
      </w:r>
      <w:r w:rsidRPr="002D7590">
        <w:t xml:space="preserve"> Adam Smith (1790/1976) claimed that empathy (or sympathy, as he called it; see Jahoda, 2005, for the shared history of the terms) with negative emotions leads to pleasure. The philosopher David Hume quipped in response that “if all </w:t>
      </w:r>
      <w:r w:rsidR="00087350" w:rsidRPr="002D7590">
        <w:t>E</w:t>
      </w:r>
      <w:r w:rsidRPr="002D7590">
        <w:t>mpathy were agreeable . . . a hospital would be a more entertaining place than a ball” (Hume, as cited in Frazer, 2010, p. 100).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6C108" w14:textId="21F8502A" w:rsidR="00B20882" w:rsidRPr="00BD40BF" w:rsidRDefault="00B20882" w:rsidP="004B37AC">
    <w:pPr>
      <w:spacing w:before="14"/>
      <w:ind w:left="20"/>
      <w:rPr>
        <w:szCs w:val="32"/>
      </w:rPr>
    </w:pPr>
    <w:r w:rsidRPr="00BD40BF">
      <w:rPr>
        <w:color w:val="231F20"/>
        <w:szCs w:val="32"/>
      </w:rPr>
      <w:t>EMOTIONS AND INFANTS’ PROSOCIAL BEHAVIOR</w:t>
    </w:r>
    <w:r>
      <w:rPr>
        <w:color w:val="231F20"/>
        <w:szCs w:val="32"/>
      </w:rPr>
      <w:tab/>
    </w:r>
    <w:r>
      <w:rPr>
        <w:color w:val="231F20"/>
        <w:szCs w:val="32"/>
      </w:rPr>
      <w:tab/>
    </w:r>
    <w:r>
      <w:rPr>
        <w:color w:val="231F20"/>
        <w:szCs w:val="32"/>
      </w:rPr>
      <w:tab/>
    </w:r>
    <w:r>
      <w:rPr>
        <w:color w:val="231F20"/>
        <w:szCs w:val="32"/>
      </w:rPr>
      <w:tab/>
    </w:r>
    <w:r>
      <w:rPr>
        <w:color w:val="231F20"/>
        <w:szCs w:val="32"/>
      </w:rPr>
      <w:tab/>
    </w:r>
    <w:r>
      <w:rPr>
        <w:color w:val="231F20"/>
        <w:szCs w:val="32"/>
      </w:rPr>
      <w:tab/>
    </w:r>
    <w:sdt>
      <w:sdtPr>
        <w:id w:val="-214641991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23</w:t>
        </w:r>
        <w:r>
          <w:rPr>
            <w:noProof/>
          </w:rPr>
          <w:fldChar w:fldCharType="end"/>
        </w:r>
      </w:sdtContent>
    </w:sdt>
  </w:p>
  <w:p>
    <w:pPr>
      <w:jc w:val="right"/>
      <w:tabs>
        <w:tab w:val="right" w:pos="9360"/>
      </w:tabs>
    </w:pPr>
    <w:fldSimple w:instr=" PAGE ">
      <w:r>
        <w:rPr>
          <w:rFonts w:ascii="Calibri" w:hAnsi="Calibri" w:cs="Calibri"/>
          <w:sz w:val="22"/>
        </w:rPr>
        <w:t>1</w:t>
      </w:r>
    </w:fldSimple>
  </w:p>
</w:hdr>
</file>

<file path=word/header2.xml><?xml version="1.0" encoding="utf-8"?>
<w:hdr xmlns:w="http://schemas.openxmlformats.org/wordprocessingml/2006/main">
  <w:p>
    <w:pPr>
      <w:jc w:val="right"/>
      <w:tabs>
        <w:tab w:val="right" w:pos="9360"/>
      </w:tabs>
    </w:pPr>
    <w:fldSimple w:instr=" PAGE ">
      <w:r>
        <w:rPr>
          <w:rFonts w:ascii="Calibri" w:hAnsi="Calibri" w:cs="Calibri"/>
          <w:sz w:val="22"/>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9" type="#_x0000_t75" style="width:50.1pt;height:49.55pt;visibility:visible;mso-wrap-style:square" o:bullet="t">
        <v:imagedata r:id="rId1" o:title=""/>
      </v:shape>
    </w:pict>
  </w:numPicBullet>
  <w:abstractNum w:abstractNumId="0" w15:restartNumberingAfterBreak="0">
    <w:nsid w:val="1A8D36E7"/>
    <w:multiLevelType w:val="hybridMultilevel"/>
    <w:tmpl w:val="F48435D8"/>
    <w:lvl w:ilvl="0" w:tplc="F3FCBF3E">
      <w:start w:val="1"/>
      <w:numFmt w:val="bullet"/>
      <w:lvlText w:val=""/>
      <w:lvlPicBulletId w:val="0"/>
      <w:lvlJc w:val="left"/>
      <w:pPr>
        <w:tabs>
          <w:tab w:val="num" w:pos="960"/>
        </w:tabs>
        <w:ind w:left="960" w:hanging="360"/>
      </w:pPr>
      <w:rPr>
        <w:rFonts w:ascii="Symbol" w:hAnsi="Symbol" w:hint="default"/>
      </w:rPr>
    </w:lvl>
    <w:lvl w:ilvl="1" w:tplc="2DACA5B8" w:tentative="1">
      <w:start w:val="1"/>
      <w:numFmt w:val="bullet"/>
      <w:lvlText w:val=""/>
      <w:lvlJc w:val="left"/>
      <w:pPr>
        <w:tabs>
          <w:tab w:val="num" w:pos="1680"/>
        </w:tabs>
        <w:ind w:left="1680" w:hanging="360"/>
      </w:pPr>
      <w:rPr>
        <w:rFonts w:ascii="Symbol" w:hAnsi="Symbol" w:hint="default"/>
      </w:rPr>
    </w:lvl>
    <w:lvl w:ilvl="2" w:tplc="F95A89CC" w:tentative="1">
      <w:start w:val="1"/>
      <w:numFmt w:val="bullet"/>
      <w:lvlText w:val=""/>
      <w:lvlJc w:val="left"/>
      <w:pPr>
        <w:tabs>
          <w:tab w:val="num" w:pos="2400"/>
        </w:tabs>
        <w:ind w:left="2400" w:hanging="360"/>
      </w:pPr>
      <w:rPr>
        <w:rFonts w:ascii="Symbol" w:hAnsi="Symbol" w:hint="default"/>
      </w:rPr>
    </w:lvl>
    <w:lvl w:ilvl="3" w:tplc="D868B020" w:tentative="1">
      <w:start w:val="1"/>
      <w:numFmt w:val="bullet"/>
      <w:lvlText w:val=""/>
      <w:lvlJc w:val="left"/>
      <w:pPr>
        <w:tabs>
          <w:tab w:val="num" w:pos="3120"/>
        </w:tabs>
        <w:ind w:left="3120" w:hanging="360"/>
      </w:pPr>
      <w:rPr>
        <w:rFonts w:ascii="Symbol" w:hAnsi="Symbol" w:hint="default"/>
      </w:rPr>
    </w:lvl>
    <w:lvl w:ilvl="4" w:tplc="3C5E367E" w:tentative="1">
      <w:start w:val="1"/>
      <w:numFmt w:val="bullet"/>
      <w:lvlText w:val=""/>
      <w:lvlJc w:val="left"/>
      <w:pPr>
        <w:tabs>
          <w:tab w:val="num" w:pos="3840"/>
        </w:tabs>
        <w:ind w:left="3840" w:hanging="360"/>
      </w:pPr>
      <w:rPr>
        <w:rFonts w:ascii="Symbol" w:hAnsi="Symbol" w:hint="default"/>
      </w:rPr>
    </w:lvl>
    <w:lvl w:ilvl="5" w:tplc="F1306D6A" w:tentative="1">
      <w:start w:val="1"/>
      <w:numFmt w:val="bullet"/>
      <w:lvlText w:val=""/>
      <w:lvlJc w:val="left"/>
      <w:pPr>
        <w:tabs>
          <w:tab w:val="num" w:pos="4560"/>
        </w:tabs>
        <w:ind w:left="4560" w:hanging="360"/>
      </w:pPr>
      <w:rPr>
        <w:rFonts w:ascii="Symbol" w:hAnsi="Symbol" w:hint="default"/>
      </w:rPr>
    </w:lvl>
    <w:lvl w:ilvl="6" w:tplc="F5AA3F58" w:tentative="1">
      <w:start w:val="1"/>
      <w:numFmt w:val="bullet"/>
      <w:lvlText w:val=""/>
      <w:lvlJc w:val="left"/>
      <w:pPr>
        <w:tabs>
          <w:tab w:val="num" w:pos="5280"/>
        </w:tabs>
        <w:ind w:left="5280" w:hanging="360"/>
      </w:pPr>
      <w:rPr>
        <w:rFonts w:ascii="Symbol" w:hAnsi="Symbol" w:hint="default"/>
      </w:rPr>
    </w:lvl>
    <w:lvl w:ilvl="7" w:tplc="838E4BF0" w:tentative="1">
      <w:start w:val="1"/>
      <w:numFmt w:val="bullet"/>
      <w:lvlText w:val=""/>
      <w:lvlJc w:val="left"/>
      <w:pPr>
        <w:tabs>
          <w:tab w:val="num" w:pos="6000"/>
        </w:tabs>
        <w:ind w:left="6000" w:hanging="360"/>
      </w:pPr>
      <w:rPr>
        <w:rFonts w:ascii="Symbol" w:hAnsi="Symbol" w:hint="default"/>
      </w:rPr>
    </w:lvl>
    <w:lvl w:ilvl="8" w:tplc="97F05650" w:tentative="1">
      <w:start w:val="1"/>
      <w:numFmt w:val="bullet"/>
      <w:lvlText w:val=""/>
      <w:lvlJc w:val="left"/>
      <w:pPr>
        <w:tabs>
          <w:tab w:val="num" w:pos="6720"/>
        </w:tabs>
        <w:ind w:left="6720" w:hanging="360"/>
      </w:pPr>
      <w:rPr>
        <w:rFonts w:ascii="Symbol" w:hAnsi="Symbol" w:hint="default"/>
      </w:rPr>
    </w:lvl>
  </w:abstractNum>
  <w:num w:numId="1" w16cid:durableId="207280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proofState w:spelling="clean" w:grammar="clean"/>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showDel/>
  <w:showInsMarkup/>
  <w:revisionView w:markup="1" w:comments="1" w:displayXMLNames="0" w:showDel="1" w:showInsMarkup="1" w:formatting="1" w:inkAnnotations="1"/>
  <w:rsids>
    <w:rsidRoot w:val="003B245B"/>
    <w:rsid w:val="0000115E"/>
    <w:rsid w:val="000077D8"/>
    <w:rsid w:val="00017DC0"/>
    <w:rsid w:val="00022B0E"/>
    <w:rsid w:val="000376A2"/>
    <w:rsid w:val="00042687"/>
    <w:rsid w:val="00060905"/>
    <w:rsid w:val="00063B22"/>
    <w:rsid w:val="0006407E"/>
    <w:rsid w:val="00085EA0"/>
    <w:rsid w:val="00087350"/>
    <w:rsid w:val="000B0353"/>
    <w:rsid w:val="000B7AC8"/>
    <w:rsid w:val="000D2054"/>
    <w:rsid w:val="000E5260"/>
    <w:rsid w:val="00100DDF"/>
    <w:rsid w:val="00146089"/>
    <w:rsid w:val="00164BCA"/>
    <w:rsid w:val="00172419"/>
    <w:rsid w:val="001A7F34"/>
    <w:rsid w:val="001B28E3"/>
    <w:rsid w:val="001C0732"/>
    <w:rsid w:val="001C6A50"/>
    <w:rsid w:val="001D408F"/>
    <w:rsid w:val="001F6D30"/>
    <w:rsid w:val="00200211"/>
    <w:rsid w:val="00216D00"/>
    <w:rsid w:val="00227E1E"/>
    <w:rsid w:val="00282B9A"/>
    <w:rsid w:val="002863A7"/>
    <w:rsid w:val="002A2B06"/>
    <w:rsid w:val="002D7590"/>
    <w:rsid w:val="002E57E9"/>
    <w:rsid w:val="002F2710"/>
    <w:rsid w:val="002F5134"/>
    <w:rsid w:val="003037C4"/>
    <w:rsid w:val="0030714B"/>
    <w:rsid w:val="0031115E"/>
    <w:rsid w:val="0032447A"/>
    <w:rsid w:val="00337F5D"/>
    <w:rsid w:val="0034247B"/>
    <w:rsid w:val="0035083C"/>
    <w:rsid w:val="00362BCA"/>
    <w:rsid w:val="00372417"/>
    <w:rsid w:val="0038298F"/>
    <w:rsid w:val="00385462"/>
    <w:rsid w:val="003B245B"/>
    <w:rsid w:val="003D07D1"/>
    <w:rsid w:val="003D5728"/>
    <w:rsid w:val="003F794D"/>
    <w:rsid w:val="00421FB5"/>
    <w:rsid w:val="00434D09"/>
    <w:rsid w:val="00472E6A"/>
    <w:rsid w:val="00494F35"/>
    <w:rsid w:val="004A02B5"/>
    <w:rsid w:val="004A0913"/>
    <w:rsid w:val="004A211F"/>
    <w:rsid w:val="004A2FFE"/>
    <w:rsid w:val="004A7E66"/>
    <w:rsid w:val="004B37AC"/>
    <w:rsid w:val="004B5F3C"/>
    <w:rsid w:val="004D063D"/>
    <w:rsid w:val="004E41BC"/>
    <w:rsid w:val="004F10F1"/>
    <w:rsid w:val="0051567A"/>
    <w:rsid w:val="00516B9E"/>
    <w:rsid w:val="005840CA"/>
    <w:rsid w:val="00587EB5"/>
    <w:rsid w:val="00597E22"/>
    <w:rsid w:val="005A06C1"/>
    <w:rsid w:val="00606E33"/>
    <w:rsid w:val="00610FE2"/>
    <w:rsid w:val="006230DB"/>
    <w:rsid w:val="0064237B"/>
    <w:rsid w:val="006521AA"/>
    <w:rsid w:val="00661625"/>
    <w:rsid w:val="00687F53"/>
    <w:rsid w:val="00694DCB"/>
    <w:rsid w:val="006C6F3F"/>
    <w:rsid w:val="006D640E"/>
    <w:rsid w:val="006F3A00"/>
    <w:rsid w:val="006F40DF"/>
    <w:rsid w:val="00702936"/>
    <w:rsid w:val="00704E05"/>
    <w:rsid w:val="00706C62"/>
    <w:rsid w:val="007214BE"/>
    <w:rsid w:val="007342FA"/>
    <w:rsid w:val="00736EC5"/>
    <w:rsid w:val="00750100"/>
    <w:rsid w:val="00751A65"/>
    <w:rsid w:val="00753584"/>
    <w:rsid w:val="00772B43"/>
    <w:rsid w:val="007734C2"/>
    <w:rsid w:val="0077724E"/>
    <w:rsid w:val="007811D7"/>
    <w:rsid w:val="007D402E"/>
    <w:rsid w:val="007E2DCB"/>
    <w:rsid w:val="00844A8C"/>
    <w:rsid w:val="0084761E"/>
    <w:rsid w:val="00867454"/>
    <w:rsid w:val="00876084"/>
    <w:rsid w:val="008849C0"/>
    <w:rsid w:val="008C6F3F"/>
    <w:rsid w:val="008E25D1"/>
    <w:rsid w:val="008E523B"/>
    <w:rsid w:val="008E5902"/>
    <w:rsid w:val="00907F88"/>
    <w:rsid w:val="00912BB8"/>
    <w:rsid w:val="009429CE"/>
    <w:rsid w:val="009A1118"/>
    <w:rsid w:val="009B3FB9"/>
    <w:rsid w:val="009D2F7B"/>
    <w:rsid w:val="009E5C33"/>
    <w:rsid w:val="009F7B1B"/>
    <w:rsid w:val="00A10B8F"/>
    <w:rsid w:val="00A3271D"/>
    <w:rsid w:val="00A51894"/>
    <w:rsid w:val="00A52BAD"/>
    <w:rsid w:val="00AC2A61"/>
    <w:rsid w:val="00AC5320"/>
    <w:rsid w:val="00AD47B9"/>
    <w:rsid w:val="00AD580F"/>
    <w:rsid w:val="00AE1846"/>
    <w:rsid w:val="00AF6115"/>
    <w:rsid w:val="00B20882"/>
    <w:rsid w:val="00B464F9"/>
    <w:rsid w:val="00B46E9E"/>
    <w:rsid w:val="00B52A70"/>
    <w:rsid w:val="00B52CB7"/>
    <w:rsid w:val="00B548AF"/>
    <w:rsid w:val="00B63027"/>
    <w:rsid w:val="00B667CC"/>
    <w:rsid w:val="00B971C8"/>
    <w:rsid w:val="00BD40BF"/>
    <w:rsid w:val="00BD6AB9"/>
    <w:rsid w:val="00BE0675"/>
    <w:rsid w:val="00BE2EBB"/>
    <w:rsid w:val="00BF242C"/>
    <w:rsid w:val="00C16A81"/>
    <w:rsid w:val="00C176C1"/>
    <w:rsid w:val="00C22D78"/>
    <w:rsid w:val="00C254A8"/>
    <w:rsid w:val="00C311F9"/>
    <w:rsid w:val="00C74AB7"/>
    <w:rsid w:val="00C81ED7"/>
    <w:rsid w:val="00CC5D6A"/>
    <w:rsid w:val="00CD2A41"/>
    <w:rsid w:val="00CF622A"/>
    <w:rsid w:val="00D2535F"/>
    <w:rsid w:val="00D422FE"/>
    <w:rsid w:val="00D73037"/>
    <w:rsid w:val="00D7679D"/>
    <w:rsid w:val="00D820A3"/>
    <w:rsid w:val="00D85D9F"/>
    <w:rsid w:val="00D9014F"/>
    <w:rsid w:val="00DA1356"/>
    <w:rsid w:val="00DD5837"/>
    <w:rsid w:val="00DF4678"/>
    <w:rsid w:val="00DF68F0"/>
    <w:rsid w:val="00E5368F"/>
    <w:rsid w:val="00E74F03"/>
    <w:rsid w:val="00E942BA"/>
    <w:rsid w:val="00E96BCB"/>
    <w:rsid w:val="00E96CC0"/>
    <w:rsid w:val="00EA695E"/>
    <w:rsid w:val="00EB6037"/>
    <w:rsid w:val="00EB71A1"/>
    <w:rsid w:val="00EC68FF"/>
    <w:rsid w:val="00EE1AC7"/>
    <w:rsid w:val="00F24C4A"/>
    <w:rsid w:val="00F24DCA"/>
    <w:rsid w:val="00F35E5B"/>
    <w:rsid w:val="00F404C4"/>
    <w:rsid w:val="00F40AC9"/>
    <w:rsid w:val="00F430DB"/>
    <w:rsid w:val="00F432CE"/>
    <w:rsid w:val="00F71F56"/>
    <w:rsid w:val="00F8069D"/>
    <w:rsid w:val="00F84158"/>
    <w:rsid w:val="00FB2E9A"/>
    <w:rsid w:val="00FB387C"/>
    <w:rsid w:val="00FE7AAF"/>
    <w:rsid w:val="00FF4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4D5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ind w:left="0" w:firstLine="720"/>
      <w:spacing w:line="480" w:lineRule="auto" w:after="0"/>
      <w:jc w:val="left"/>
    </w:pPr>
    <w:rPr>
      <w:rFonts w:ascii="Calibri" w:hAnsi="Calibri" w:cs="Calibri"/>
      <w:sz w:val="22"/>
      <w:szCs w:val="22"/>
    </w:rPr>
  </w:style>
  <w:style w:type="paragraph" w:styleId="Heading1">
    <w:name w:val="heading 1"/>
    <w:basedOn w:val="Normal"/>
    <w:next w:val="Normal"/>
    <w:link w:val="Heading1Char"/>
    <w:uiPriority w:val="9"/>
    <w:qFormat/>
    <w:rsid w:val="00FC693F"/>
    <w:pPr>
      <w:ind w:left="0"/>
      <w:spacing w:line="480" w:lineRule="auto" w:after="0"/>
      <w:keepNext/>
      <w:keepLines/>
      <w:jc w:val="center"/>
      <w:outlineLvl w:val="0"/>
    </w:pPr>
    <w:rPr>
      <w:rFonts w:ascii="Calibri" w:hAnsi="Calibri" w:cs="Calibri"/>
      <w:b/>
      <w:bCs/>
      <w:i w:val="0"/>
      <w:sz w:val="22"/>
      <w:szCs w:val="22"/>
    </w:rPr>
  </w:style>
  <w:style w:type="paragraph" w:styleId="Heading2">
    <w:name w:val="heading 2"/>
    <w:basedOn w:val="Normal"/>
    <w:next w:val="Normal"/>
    <w:link w:val="Heading2Char"/>
    <w:uiPriority w:val="9"/>
    <w:unhideWhenUsed/>
    <w:qFormat/>
    <w:rsid w:val="00FC693F"/>
    <w:pPr>
      <w:ind w:left="0"/>
      <w:spacing w:line="480" w:lineRule="auto" w:after="0"/>
      <w:keepNext/>
      <w:keepLines/>
      <w:jc w:val="left"/>
      <w:outlineLvl w:val="1"/>
    </w:pPr>
    <w:rPr>
      <w:rFonts w:ascii="Calibri" w:hAnsi="Calibri" w:cs="Calibri"/>
      <w:b/>
      <w:bCs/>
      <w:i w:val="0"/>
      <w:sz w:val="22"/>
      <w:szCs w:val="22"/>
    </w:rPr>
  </w:style>
  <w:style w:type="paragraph" w:styleId="Heading3">
    <w:name w:val="heading 3"/>
    <w:basedOn w:val="Normal"/>
    <w:next w:val="Normal"/>
    <w:link w:val="Heading3Char"/>
    <w:uiPriority w:val="9"/>
    <w:unhideWhenUsed/>
    <w:qFormat/>
    <w:rsid w:val="00FC693F"/>
    <w:pPr>
      <w:ind w:left="0"/>
      <w:spacing w:line="480" w:lineRule="auto" w:after="0"/>
      <w:keepNext/>
      <w:keepLines/>
      <w:jc w:val="left"/>
      <w:outlineLvl w:val="2"/>
    </w:pPr>
    <w:rPr>
      <w:rFonts w:ascii="Calibri" w:hAnsi="Calibri" w:cs="Calibri"/>
      <w:b/>
      <w:bCs/>
      <w:i/>
      <w:sz w:val="22"/>
      <w:szCs w:val="22"/>
    </w:rPr>
  </w:style>
  <w:style w:type="paragraph" w:styleId="Heading4">
    <w:name w:val="heading 4"/>
    <w:basedOn w:val="Normal"/>
    <w:next w:val="Normal"/>
    <w:link w:val="Heading4Char"/>
    <w:uiPriority w:val="9"/>
    <w:semiHidden/>
    <w:unhideWhenUsed/>
    <w:qFormat/>
    <w:rsid w:val="00FC693F"/>
    <w:pPr>
      <w:ind w:left="720"/>
      <w:spacing w:line="480" w:lineRule="auto" w:after="0"/>
      <w:keepNext/>
      <w:keepLines/>
      <w:jc w:val="left"/>
      <w:outlineLvl w:val="3"/>
    </w:pPr>
    <w:rPr>
      <w:rFonts w:ascii="Calibri" w:hAnsi="Calibri" w:cs="Calibri"/>
      <w:b/>
      <w:bCs/>
      <w:i w:val="0"/>
      <w:iCs/>
      <w:sz w:val="22"/>
      <w:szCs w:val="22"/>
    </w:rPr>
  </w:style>
  <w:style w:type="paragraph" w:styleId="Heading5">
    <w:name w:val="heading 5"/>
    <w:basedOn w:val="Normal"/>
    <w:next w:val="Normal"/>
    <w:link w:val="Heading5Char"/>
    <w:uiPriority w:val="9"/>
    <w:semiHidden/>
    <w:unhideWhenUsed/>
    <w:qFormat/>
    <w:rsid w:val="00FC693F"/>
    <w:pPr>
      <w:ind w:left="720"/>
      <w:spacing w:line="480" w:lineRule="auto" w:after="0"/>
      <w:keepNext/>
      <w:keepLines/>
      <w:jc w:val="left"/>
      <w:outlineLvl w:val="4"/>
    </w:pPr>
    <w:rPr>
      <w:rFonts w:ascii="Calibri" w:hAnsi="Calibri" w:cs="Calibri"/>
      <w:b/>
      <w:i/>
      <w:sz w:val="22"/>
      <w:szCs w:val="22"/>
    </w:rPr>
  </w:style>
  <w:style w:type="character" w:default="1" w:styleId="DefaultParagraphFont">
    <w:name w:val="Default Paragraph Font"/>
    <w:uiPriority w:val="1"/>
    <w:semiHidden/>
    <w:unhideWhenUsed/>
    <w:rsid w:val="004B37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7AC"/>
  </w:style>
  <w:style w:type="character" w:customStyle="1" w:styleId="Heading1Char">
    <w:name w:val="Heading 1 Char"/>
    <w:basedOn w:val="DefaultParagraphFont"/>
    <w:link w:val="Heading1"/>
    <w:uiPriority w:val="9"/>
    <w:rsid w:val="004B37AC"/>
    <w:rPr>
      <w:rFonts w:ascii="Aptos" w:hAnsi="Aptos" w:cs="Arial"/>
      <w:b/>
    </w:rPr>
  </w:style>
  <w:style w:type="character" w:customStyle="1" w:styleId="Heading4Char">
    <w:name w:val="Heading 4 Char"/>
    <w:basedOn w:val="DefaultParagraphFont"/>
    <w:link w:val="Heading4"/>
    <w:uiPriority w:val="9"/>
    <w:rsid w:val="004B37AC"/>
    <w:rPr>
      <w:rFonts w:ascii="Aptos" w:eastAsiaTheme="majorEastAsia" w:hAnsi="Aptos" w:cstheme="majorBidi"/>
      <w:b/>
      <w:iCs/>
      <w:szCs w:val="24"/>
      <w:lang w:bidi="en-US"/>
    </w:rPr>
  </w:style>
  <w:style w:type="character" w:styleId="CommentReference">
    <w:name w:val="annotation reference"/>
    <w:basedOn w:val="DefaultParagraphFont"/>
    <w:uiPriority w:val="99"/>
    <w:semiHidden/>
    <w:unhideWhenUsed/>
    <w:rsid w:val="004B37AC"/>
    <w:rPr>
      <w:sz w:val="16"/>
      <w:szCs w:val="16"/>
    </w:rPr>
  </w:style>
  <w:style w:type="paragraph" w:styleId="CommentText">
    <w:name w:val="annotation text"/>
    <w:basedOn w:val="Normal"/>
    <w:link w:val="CommentTextChar"/>
    <w:uiPriority w:val="99"/>
    <w:unhideWhenUsed/>
    <w:rsid w:val="004B37AC"/>
    <w:pPr>
      <w:spacing w:line="240" w:lineRule="auto"/>
    </w:pPr>
    <w:rPr>
      <w:sz w:val="20"/>
      <w:szCs w:val="20"/>
    </w:rPr>
  </w:style>
  <w:style w:type="character" w:customStyle="1" w:styleId="CommentTextChar">
    <w:name w:val="Comment Text Char"/>
    <w:basedOn w:val="DefaultParagraphFont"/>
    <w:link w:val="CommentText"/>
    <w:uiPriority w:val="99"/>
    <w:rsid w:val="004B37AC"/>
    <w:rPr>
      <w:rFonts w:ascii="Aptos" w:hAnsi="Aptos" w:cs="Arial"/>
      <w:sz w:val="20"/>
      <w:szCs w:val="20"/>
    </w:rPr>
  </w:style>
  <w:style w:type="paragraph" w:styleId="CommentSubject">
    <w:name w:val="annotation subject"/>
    <w:basedOn w:val="CommentText"/>
    <w:next w:val="CommentText"/>
    <w:link w:val="CommentSubjectChar"/>
    <w:uiPriority w:val="99"/>
    <w:semiHidden/>
    <w:unhideWhenUsed/>
    <w:rsid w:val="004B37AC"/>
    <w:rPr>
      <w:b/>
      <w:bCs/>
    </w:rPr>
  </w:style>
  <w:style w:type="character" w:customStyle="1" w:styleId="CommentSubjectChar">
    <w:name w:val="Comment Subject Char"/>
    <w:basedOn w:val="CommentTextChar"/>
    <w:link w:val="CommentSubject"/>
    <w:uiPriority w:val="99"/>
    <w:semiHidden/>
    <w:rsid w:val="004B37AC"/>
    <w:rPr>
      <w:rFonts w:ascii="Aptos" w:hAnsi="Aptos" w:cs="Arial"/>
      <w:b/>
      <w:bCs/>
      <w:sz w:val="20"/>
      <w:szCs w:val="20"/>
    </w:rPr>
  </w:style>
  <w:style w:type="paragraph" w:styleId="BalloonText">
    <w:name w:val="Balloon Text"/>
    <w:basedOn w:val="Normal"/>
    <w:link w:val="BalloonTextChar"/>
    <w:uiPriority w:val="99"/>
    <w:semiHidden/>
    <w:unhideWhenUsed/>
    <w:rsid w:val="004B37A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7AC"/>
    <w:rPr>
      <w:rFonts w:ascii="Segoe UI" w:hAnsi="Segoe UI" w:cs="Segoe UI"/>
      <w:sz w:val="18"/>
      <w:szCs w:val="18"/>
    </w:rPr>
  </w:style>
  <w:style w:type="character" w:styleId="Hyperlink">
    <w:name w:val="Hyperlink"/>
    <w:basedOn w:val="DefaultParagraphFont"/>
    <w:uiPriority w:val="99"/>
    <w:unhideWhenUsed/>
    <w:rsid w:val="004B37AC"/>
    <w:rPr>
      <w:color w:val="000000"/>
      <w:u w:val="single"/>
    </w:rPr>
  </w:style>
  <w:style w:type="character" w:customStyle="1" w:styleId="UnresolvedMention1">
    <w:name w:val="Unresolved Mention1"/>
    <w:basedOn w:val="DefaultParagraphFont"/>
    <w:uiPriority w:val="99"/>
    <w:semiHidden/>
    <w:unhideWhenUsed/>
    <w:rsid w:val="00F432CE"/>
    <w:rPr>
      <w:color w:val="605E5C"/>
      <w:shd w:val="clear" w:color="auto" w:fill="E1DFDD"/>
    </w:rPr>
  </w:style>
  <w:style w:type="character" w:customStyle="1" w:styleId="Heading2Char">
    <w:name w:val="Heading 2 Char"/>
    <w:basedOn w:val="DefaultParagraphFont"/>
    <w:link w:val="Heading2"/>
    <w:uiPriority w:val="9"/>
    <w:rsid w:val="004B37AC"/>
    <w:rPr>
      <w:rFonts w:ascii="Aptos" w:eastAsiaTheme="majorEastAsia" w:hAnsi="Aptos" w:cs="Arial"/>
      <w:b/>
      <w:bCs/>
    </w:rPr>
  </w:style>
  <w:style w:type="paragraph" w:styleId="FootnoteText">
    <w:name w:val="footnote text"/>
    <w:basedOn w:val="Normal"/>
    <w:link w:val="FootnoteTextChar"/>
    <w:uiPriority w:val="99"/>
    <w:unhideWhenUsed/>
    <w:rsid w:val="004B37AC"/>
    <w:pPr>
      <w:spacing w:line="240" w:lineRule="auto"/>
    </w:pPr>
    <w:rPr>
      <w:sz w:val="20"/>
      <w:szCs w:val="20"/>
    </w:rPr>
  </w:style>
  <w:style w:type="character" w:customStyle="1" w:styleId="FootnoteTextChar">
    <w:name w:val="Footnote Text Char"/>
    <w:basedOn w:val="DefaultParagraphFont"/>
    <w:link w:val="FootnoteText"/>
    <w:uiPriority w:val="99"/>
    <w:rsid w:val="004B37AC"/>
    <w:rPr>
      <w:rFonts w:ascii="Aptos" w:hAnsi="Aptos" w:cs="Arial"/>
      <w:sz w:val="20"/>
      <w:szCs w:val="20"/>
    </w:rPr>
  </w:style>
  <w:style w:type="character" w:styleId="FootnoteReference">
    <w:name w:val="footnote reference"/>
    <w:basedOn w:val="DefaultParagraphFont"/>
    <w:uiPriority w:val="99"/>
    <w:semiHidden/>
    <w:unhideWhenUsed/>
    <w:rsid w:val="004B37AC"/>
    <w:rPr>
      <w:vertAlign w:val="superscript"/>
    </w:rPr>
  </w:style>
  <w:style w:type="paragraph" w:styleId="Header">
    <w:name w:val="header"/>
    <w:basedOn w:val="Normal"/>
    <w:link w:val="HeaderChar"/>
    <w:uiPriority w:val="99"/>
    <w:unhideWhenUsed/>
    <w:rsid w:val="004B37AC"/>
    <w:pPr>
      <w:tabs>
        <w:tab w:val="center" w:pos="4680"/>
        <w:tab w:val="right" w:pos="9360"/>
      </w:tabs>
      <w:spacing w:line="240" w:lineRule="auto"/>
    </w:pPr>
  </w:style>
  <w:style w:type="character" w:customStyle="1" w:styleId="HeaderChar">
    <w:name w:val="Header Char"/>
    <w:basedOn w:val="DefaultParagraphFont"/>
    <w:link w:val="Header"/>
    <w:uiPriority w:val="99"/>
    <w:rsid w:val="004B37AC"/>
    <w:rPr>
      <w:rFonts w:ascii="Aptos" w:hAnsi="Aptos" w:cs="Arial"/>
    </w:rPr>
  </w:style>
  <w:style w:type="paragraph" w:styleId="Footer">
    <w:name w:val="footer"/>
    <w:basedOn w:val="Normal"/>
    <w:link w:val="FooterChar"/>
    <w:uiPriority w:val="99"/>
    <w:unhideWhenUsed/>
    <w:rsid w:val="004B37AC"/>
    <w:pPr>
      <w:tabs>
        <w:tab w:val="center" w:pos="4680"/>
        <w:tab w:val="right" w:pos="9360"/>
      </w:tabs>
      <w:spacing w:line="240" w:lineRule="auto"/>
    </w:pPr>
  </w:style>
  <w:style w:type="character" w:customStyle="1" w:styleId="FooterChar">
    <w:name w:val="Footer Char"/>
    <w:basedOn w:val="DefaultParagraphFont"/>
    <w:link w:val="Footer"/>
    <w:uiPriority w:val="99"/>
    <w:rsid w:val="004B37AC"/>
    <w:rPr>
      <w:rFonts w:ascii="Aptos" w:hAnsi="Aptos" w:cs="Arial"/>
    </w:rPr>
  </w:style>
  <w:style w:type="character" w:styleId="FollowedHyperlink">
    <w:name w:val="FollowedHyperlink"/>
    <w:basedOn w:val="DefaultParagraphFont"/>
    <w:uiPriority w:val="99"/>
    <w:semiHidden/>
    <w:unhideWhenUsed/>
    <w:rsid w:val="004B37AC"/>
    <w:rPr>
      <w:color w:val="954F72" w:themeColor="followedHyperlink"/>
      <w:u w:val="single"/>
    </w:rPr>
  </w:style>
  <w:style w:type="character" w:customStyle="1" w:styleId="Heading3Char">
    <w:name w:val="Heading 3 Char"/>
    <w:basedOn w:val="DefaultParagraphFont"/>
    <w:link w:val="Heading3"/>
    <w:uiPriority w:val="9"/>
    <w:rsid w:val="004B37AC"/>
    <w:rPr>
      <w:rFonts w:ascii="Aptos" w:eastAsiaTheme="majorEastAsia" w:hAnsi="Aptos" w:cstheme="majorBidi"/>
      <w:b/>
      <w:i/>
      <w:szCs w:val="24"/>
    </w:rPr>
  </w:style>
  <w:style w:type="character" w:customStyle="1" w:styleId="sourcelocation">
    <w:name w:val="sourcelocation"/>
    <w:basedOn w:val="DefaultParagraphFont"/>
    <w:rsid w:val="00F430DB"/>
  </w:style>
  <w:style w:type="character" w:customStyle="1" w:styleId="highlight">
    <w:name w:val="highlight"/>
    <w:basedOn w:val="DefaultParagraphFont"/>
    <w:rsid w:val="00B63027"/>
  </w:style>
  <w:style w:type="paragraph" w:styleId="Revision">
    <w:name w:val="Revision"/>
    <w:hidden/>
    <w:uiPriority w:val="99"/>
    <w:semiHidden/>
    <w:rsid w:val="00EB71A1"/>
    <w:pPr>
      <w:spacing w:after="0" w:line="240" w:lineRule="auto"/>
    </w:pPr>
  </w:style>
  <w:style w:type="character" w:styleId="UnresolvedMention">
    <w:name w:val="Unresolved Mention"/>
    <w:basedOn w:val="DefaultParagraphFont"/>
    <w:uiPriority w:val="99"/>
    <w:semiHidden/>
    <w:unhideWhenUsed/>
    <w:rsid w:val="004B37AC"/>
    <w:rPr>
      <w:color w:val="605E5C"/>
      <w:shd w:val="clear" w:color="auto" w:fill="E1DFDD"/>
    </w:rPr>
  </w:style>
  <w:style w:type="character" w:customStyle="1" w:styleId="Heading5Char">
    <w:name w:val="Heading 5 Char"/>
    <w:basedOn w:val="DefaultParagraphFont"/>
    <w:link w:val="Heading5"/>
    <w:uiPriority w:val="9"/>
    <w:rsid w:val="004B37AC"/>
    <w:rPr>
      <w:rFonts w:ascii="Aptos" w:eastAsiaTheme="majorEastAsia" w:hAnsi="Aptos" w:cstheme="majorBidi"/>
      <w:b/>
      <w:i/>
    </w:rPr>
  </w:style>
  <w:style w:type="paragraph" w:styleId="Title">
    <w:name w:val="Title"/>
    <w:basedOn w:val="Normal"/>
    <w:link w:val="TitleChar"/>
    <w:uiPriority w:val="10"/>
    <w:qFormat/>
    <w:rsid w:val="004B37AC"/>
    <w:pPr>
      <w:widowControl w:val="0"/>
      <w:autoSpaceDE w:val="0"/>
      <w:autoSpaceDN w:val="0"/>
      <w:spacing w:before="1" w:line="240" w:lineRule="auto"/>
      <w:ind w:left="940" w:right="937"/>
      <w:jc w:val="center"/>
    </w:pPr>
    <w:rPr>
      <w:rFonts w:ascii="Times New Roman" w:eastAsia="Times New Roman" w:hAnsi="Times New Roman" w:cs="Times New Roman"/>
      <w:sz w:val="32"/>
      <w:szCs w:val="32"/>
    </w:rPr>
  </w:style>
  <w:style w:type="character" w:customStyle="1" w:styleId="TitleChar">
    <w:name w:val="Title Char"/>
    <w:basedOn w:val="DefaultParagraphFont"/>
    <w:link w:val="Title"/>
    <w:uiPriority w:val="10"/>
    <w:rsid w:val="004B37AC"/>
    <w:rPr>
      <w:rFonts w:ascii="Times New Roman" w:eastAsia="Times New Roman" w:hAnsi="Times New Roman" w:cs="Times New Roman"/>
      <w:sz w:val="32"/>
      <w:szCs w:val="32"/>
    </w:rPr>
  </w:style>
  <w:style w:type="paragraph" w:styleId="BodyText">
    <w:name w:val="Body Text"/>
    <w:basedOn w:val="Normal"/>
    <w:link w:val="BodyTextChar"/>
    <w:uiPriority w:val="1"/>
    <w:qFormat/>
    <w:rsid w:val="004B37AC"/>
    <w:pPr>
      <w:ind w:firstLine="720"/>
    </w:pPr>
  </w:style>
  <w:style w:type="character" w:customStyle="1" w:styleId="BodyTextChar">
    <w:name w:val="Body Text Char"/>
    <w:basedOn w:val="DefaultParagraphFont"/>
    <w:link w:val="BodyText"/>
    <w:uiPriority w:val="1"/>
    <w:rsid w:val="004B37AC"/>
    <w:rPr>
      <w:rFonts w:ascii="Aptos" w:hAnsi="Aptos" w:cs="Arial"/>
    </w:rPr>
  </w:style>
  <w:style w:type="character" w:styleId="Emphasis">
    <w:name w:val="Emphasis"/>
    <w:basedOn w:val="DefaultParagraphFont"/>
    <w:uiPriority w:val="20"/>
    <w:qFormat/>
    <w:rsid w:val="004B37AC"/>
    <w:rPr>
      <w:rFonts w:ascii="Aptos" w:hAnsi="Aptos"/>
      <w:i/>
      <w:iCs/>
      <w:sz w:val="22"/>
    </w:rPr>
  </w:style>
  <w:style w:type="character" w:styleId="Strong">
    <w:name w:val="Strong"/>
    <w:basedOn w:val="DefaultParagraphFont"/>
    <w:uiPriority w:val="22"/>
    <w:qFormat/>
    <w:rsid w:val="004B37AC"/>
    <w:rPr>
      <w:rFonts w:ascii="Aptos" w:hAnsi="Aptos"/>
      <w:b/>
      <w:bCs/>
      <w:sz w:val="22"/>
    </w:rPr>
  </w:style>
  <w:style w:type="paragraph" w:styleId="Quote">
    <w:name w:val="Quote"/>
    <w:basedOn w:val="Normal"/>
    <w:next w:val="Normal"/>
    <w:link w:val="QuoteChar"/>
    <w:uiPriority w:val="29"/>
    <w:qFormat/>
    <w:rsid w:val="00FC693F"/>
    <w:pPr>
      <w:spacing w:line="480" w:lineRule="auto" w:after="0"/>
      <w:ind w:left="720" w:right="720" w:firstLine="0"/>
      <w:jc w:val="left"/>
    </w:pPr>
    <w:rPr>
      <w:rFonts w:ascii="Calibri" w:hAnsi="Calibri" w:cs="Calibri"/>
      <w:b w:val="0"/>
      <w:i w:val="0"/>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paragraph" w:customStyle="1" w:styleId="AuthorAffiliations">
    <w:name w:val="Author Affiliations"/>
    <w:basedOn w:val="Normal"/>
    <w:pPr>
      <w:ind w:left="0" w:firstLine="0"/>
      <w:spacing w:line="480" w:lineRule="auto" w:after="0"/>
      <w:jc w:val="center"/>
    </w:pPr>
    <w:rPr>
      <w:rFonts w:ascii="Calibri" w:hAnsi="Calibri" w:cs="Calibri"/>
      <w:b w:val="0"/>
      <w:i w:val="0"/>
      <w:sz w:val="22"/>
      <w:szCs w:val="22"/>
    </w:rPr>
  </w:style>
  <w:style w:type="paragraph" w:customStyle="1" w:styleId="Authors">
    <w:name w:val="Authors"/>
    <w:basedOn w:val="Normal"/>
    <w:pPr>
      <w:ind w:left="0" w:firstLine="0"/>
      <w:spacing w:line="480" w:lineRule="auto" w:after="0"/>
      <w:jc w:val="center"/>
    </w:pPr>
    <w:rPr>
      <w:rFonts w:ascii="Calibri" w:hAnsi="Calibri" w:cs="Calibri"/>
      <w:b w:val="0"/>
      <w:i w:val="0"/>
      <w:sz w:val="22"/>
      <w:szCs w:val="22"/>
    </w:rPr>
  </w:style>
  <w:style w:type="paragraph" w:customStyle="1" w:styleId="TableNumber">
    <w:name w:val="Table Number"/>
    <w:basedOn w:val="Normal"/>
    <w:pPr>
      <w:spacing w:line="480" w:lineRule="auto" w:after="0"/>
      <w:keepNext/>
      <w:jc w:val="left"/>
    </w:pPr>
    <w:rPr>
      <w:rFonts w:ascii="Calibri" w:hAnsi="Calibri" w:cs="Calibri"/>
      <w:b/>
      <w:i w:val="0"/>
      <w:sz w:val="22"/>
    </w:rPr>
  </w:style>
  <w:style w:type="paragraph" w:customStyle="1" w:styleId="TableTitle">
    <w:name w:val="Table Title"/>
    <w:basedOn w:val="Normal"/>
    <w:pPr>
      <w:spacing w:line="480" w:lineRule="auto" w:after="0"/>
      <w:keepNext/>
      <w:jc w:val="left"/>
    </w:pPr>
    <w:rPr>
      <w:rFonts w:ascii="Calibri" w:hAnsi="Calibri" w:cs="Calibri"/>
      <w:b w:val="0"/>
      <w:i/>
      <w:sz w:val="22"/>
    </w:rPr>
  </w:style>
  <w:style w:type="paragraph" w:customStyle="1" w:styleId="FigureNumber">
    <w:name w:val="Figure Number"/>
    <w:basedOn w:val="Normal"/>
    <w:pPr>
      <w:spacing w:line="480" w:lineRule="auto" w:after="0"/>
      <w:keepNext/>
      <w:jc w:val="left"/>
    </w:pPr>
    <w:rPr>
      <w:rFonts w:ascii="Calibri" w:hAnsi="Calibri" w:cs="Calibri"/>
      <w:b/>
      <w:i w:val="0"/>
      <w:sz w:val="22"/>
    </w:rPr>
  </w:style>
  <w:style w:type="paragraph" w:customStyle="1" w:styleId="FigureTitle">
    <w:name w:val="Figure Title"/>
    <w:basedOn w:val="Normal"/>
    <w:pPr>
      <w:spacing w:line="480" w:lineRule="auto" w:after="0"/>
      <w:keepNext/>
      <w:jc w:val="left"/>
    </w:pPr>
    <w:rPr>
      <w:rFonts w:ascii="Calibri" w:hAnsi="Calibri" w:cs="Calibri"/>
      <w:b w:val="0"/>
      <w:i/>
      <w:sz w:val="22"/>
    </w:rPr>
  </w:style>
  <w:style w:type="paragraph" w:customStyle="1" w:styleId="APA7ReferenceListEntry">
    <w:name w:val="APA 7 Reference List Entry"/>
    <w:basedOn w:val="Normal"/>
    <w:pPr>
      <w:ind w:left="720" w:hanging="720"/>
      <w:spacing w:line="480" w:lineRule="auto" w:after="0"/>
      <w:jc w:val="left"/>
    </w:pPr>
    <w:rPr>
      <w:rFonts w:ascii="Calibri" w:hAnsi="Calibri" w:cs="Calibri"/>
      <w:sz w:val="22"/>
    </w:rPr>
  </w:style>
  <w:style w:type="paragraph" w:customStyle="1" w:styleId="ArticleTitle">
    <w:name w:val="Article Title"/>
    <w:basedOn w:val="Normal"/>
    <w:pPr>
      <w:ind w:left="0" w:firstLine="0"/>
      <w:spacing w:line="480" w:lineRule="auto" w:after="0"/>
      <w:jc w:val="center"/>
    </w:pPr>
    <w:rPr>
      <w:rFonts w:ascii="Calibri" w:hAnsi="Calibri" w:cs="Calibri"/>
      <w:b/>
      <w:i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6641273">
      <w:bodyDiv w:val="1"/>
      <w:marLeft w:val="0"/>
      <w:marRight w:val="0"/>
      <w:marTop w:val="0"/>
      <w:marBottom w:val="0"/>
      <w:divBdr>
        <w:top w:val="none" w:sz="0" w:space="0" w:color="auto"/>
        <w:left w:val="none" w:sz="0" w:space="0" w:color="auto"/>
        <w:bottom w:val="none" w:sz="0" w:space="0" w:color="auto"/>
        <w:right w:val="none" w:sz="0" w:space="0" w:color="auto"/>
      </w:divBdr>
    </w:div>
    <w:div w:id="1257059384">
      <w:bodyDiv w:val="1"/>
      <w:marLeft w:val="0"/>
      <w:marRight w:val="0"/>
      <w:marTop w:val="0"/>
      <w:marBottom w:val="0"/>
      <w:divBdr>
        <w:top w:val="none" w:sz="0" w:space="0" w:color="auto"/>
        <w:left w:val="none" w:sz="0" w:space="0" w:color="auto"/>
        <w:bottom w:val="none" w:sz="0" w:space="0" w:color="auto"/>
        <w:right w:val="none" w:sz="0" w:space="0" w:color="auto"/>
      </w:divBdr>
      <w:divsChild>
        <w:div w:id="1510217926">
          <w:marLeft w:val="0"/>
          <w:marRight w:val="0"/>
          <w:marTop w:val="0"/>
          <w:marBottom w:val="0"/>
          <w:divBdr>
            <w:top w:val="none" w:sz="0" w:space="0" w:color="auto"/>
            <w:left w:val="none" w:sz="0" w:space="0" w:color="auto"/>
            <w:bottom w:val="none" w:sz="0" w:space="0" w:color="auto"/>
            <w:right w:val="none" w:sz="0" w:space="0" w:color="auto"/>
          </w:divBdr>
        </w:div>
        <w:div w:id="1998797669">
          <w:marLeft w:val="0"/>
          <w:marRight w:val="0"/>
          <w:marTop w:val="0"/>
          <w:marBottom w:val="0"/>
          <w:divBdr>
            <w:top w:val="none" w:sz="0" w:space="0" w:color="auto"/>
            <w:left w:val="none" w:sz="0" w:space="0" w:color="auto"/>
            <w:bottom w:val="none" w:sz="0" w:space="0" w:color="auto"/>
            <w:right w:val="none" w:sz="0" w:space="0" w:color="auto"/>
          </w:divBdr>
        </w:div>
        <w:div w:id="540553229">
          <w:marLeft w:val="0"/>
          <w:marRight w:val="0"/>
          <w:marTop w:val="0"/>
          <w:marBottom w:val="0"/>
          <w:divBdr>
            <w:top w:val="none" w:sz="0" w:space="0" w:color="auto"/>
            <w:left w:val="none" w:sz="0" w:space="0" w:color="auto"/>
            <w:bottom w:val="none" w:sz="0" w:space="0" w:color="auto"/>
            <w:right w:val="none" w:sz="0" w:space="0" w:color="auto"/>
          </w:divBdr>
        </w:div>
        <w:div w:id="2048600358">
          <w:marLeft w:val="0"/>
          <w:marRight w:val="0"/>
          <w:marTop w:val="0"/>
          <w:marBottom w:val="0"/>
          <w:divBdr>
            <w:top w:val="none" w:sz="0" w:space="0" w:color="auto"/>
            <w:left w:val="none" w:sz="0" w:space="0" w:color="auto"/>
            <w:bottom w:val="none" w:sz="0" w:space="0" w:color="auto"/>
            <w:right w:val="none" w:sz="0" w:space="0" w:color="auto"/>
          </w:divBdr>
        </w:div>
        <w:div w:id="450247759">
          <w:marLeft w:val="0"/>
          <w:marRight w:val="0"/>
          <w:marTop w:val="0"/>
          <w:marBottom w:val="0"/>
          <w:divBdr>
            <w:top w:val="none" w:sz="0" w:space="0" w:color="auto"/>
            <w:left w:val="none" w:sz="0" w:space="0" w:color="auto"/>
            <w:bottom w:val="none" w:sz="0" w:space="0" w:color="auto"/>
            <w:right w:val="none" w:sz="0" w:space="0" w:color="auto"/>
          </w:divBdr>
        </w:div>
        <w:div w:id="762654809">
          <w:marLeft w:val="0"/>
          <w:marRight w:val="0"/>
          <w:marTop w:val="0"/>
          <w:marBottom w:val="0"/>
          <w:divBdr>
            <w:top w:val="none" w:sz="0" w:space="0" w:color="auto"/>
            <w:left w:val="none" w:sz="0" w:space="0" w:color="auto"/>
            <w:bottom w:val="none" w:sz="0" w:space="0" w:color="auto"/>
            <w:right w:val="none" w:sz="0" w:space="0" w:color="auto"/>
          </w:divBdr>
        </w:div>
        <w:div w:id="1736128394">
          <w:marLeft w:val="0"/>
          <w:marRight w:val="0"/>
          <w:marTop w:val="0"/>
          <w:marBottom w:val="0"/>
          <w:divBdr>
            <w:top w:val="none" w:sz="0" w:space="0" w:color="auto"/>
            <w:left w:val="none" w:sz="0" w:space="0" w:color="auto"/>
            <w:bottom w:val="none" w:sz="0" w:space="0" w:color="auto"/>
            <w:right w:val="none" w:sz="0" w:space="0" w:color="auto"/>
          </w:divBdr>
        </w:div>
        <w:div w:id="1033578264">
          <w:marLeft w:val="0"/>
          <w:marRight w:val="0"/>
          <w:marTop w:val="0"/>
          <w:marBottom w:val="0"/>
          <w:divBdr>
            <w:top w:val="none" w:sz="0" w:space="0" w:color="auto"/>
            <w:left w:val="none" w:sz="0" w:space="0" w:color="auto"/>
            <w:bottom w:val="none" w:sz="0" w:space="0" w:color="auto"/>
            <w:right w:val="none" w:sz="0" w:space="0" w:color="auto"/>
          </w:divBdr>
        </w:div>
        <w:div w:id="1336541414">
          <w:marLeft w:val="0"/>
          <w:marRight w:val="0"/>
          <w:marTop w:val="0"/>
          <w:marBottom w:val="0"/>
          <w:divBdr>
            <w:top w:val="none" w:sz="0" w:space="0" w:color="auto"/>
            <w:left w:val="none" w:sz="0" w:space="0" w:color="auto"/>
            <w:bottom w:val="none" w:sz="0" w:space="0" w:color="auto"/>
            <w:right w:val="none" w:sz="0" w:space="0" w:color="auto"/>
          </w:divBdr>
        </w:div>
        <w:div w:id="2117365366">
          <w:marLeft w:val="0"/>
          <w:marRight w:val="0"/>
          <w:marTop w:val="0"/>
          <w:marBottom w:val="0"/>
          <w:divBdr>
            <w:top w:val="none" w:sz="0" w:space="0" w:color="auto"/>
            <w:left w:val="none" w:sz="0" w:space="0" w:color="auto"/>
            <w:bottom w:val="none" w:sz="0" w:space="0" w:color="auto"/>
            <w:right w:val="none" w:sz="0" w:space="0" w:color="auto"/>
          </w:divBdr>
        </w:div>
        <w:div w:id="1229144800">
          <w:marLeft w:val="0"/>
          <w:marRight w:val="0"/>
          <w:marTop w:val="0"/>
          <w:marBottom w:val="0"/>
          <w:divBdr>
            <w:top w:val="none" w:sz="0" w:space="0" w:color="auto"/>
            <w:left w:val="none" w:sz="0" w:space="0" w:color="auto"/>
            <w:bottom w:val="none" w:sz="0" w:space="0" w:color="auto"/>
            <w:right w:val="none" w:sz="0" w:space="0" w:color="auto"/>
          </w:divBdr>
        </w:div>
        <w:div w:id="761024799">
          <w:marLeft w:val="0"/>
          <w:marRight w:val="0"/>
          <w:marTop w:val="0"/>
          <w:marBottom w:val="0"/>
          <w:divBdr>
            <w:top w:val="none" w:sz="0" w:space="0" w:color="auto"/>
            <w:left w:val="none" w:sz="0" w:space="0" w:color="auto"/>
            <w:bottom w:val="none" w:sz="0" w:space="0" w:color="auto"/>
            <w:right w:val="none" w:sz="0" w:space="0" w:color="auto"/>
          </w:divBdr>
        </w:div>
        <w:div w:id="1057624864">
          <w:marLeft w:val="0"/>
          <w:marRight w:val="0"/>
          <w:marTop w:val="0"/>
          <w:marBottom w:val="0"/>
          <w:divBdr>
            <w:top w:val="none" w:sz="0" w:space="0" w:color="auto"/>
            <w:left w:val="none" w:sz="0" w:space="0" w:color="auto"/>
            <w:bottom w:val="none" w:sz="0" w:space="0" w:color="auto"/>
            <w:right w:val="none" w:sz="0" w:space="0" w:color="auto"/>
          </w:divBdr>
        </w:div>
        <w:div w:id="792484754">
          <w:marLeft w:val="0"/>
          <w:marRight w:val="0"/>
          <w:marTop w:val="0"/>
          <w:marBottom w:val="0"/>
          <w:divBdr>
            <w:top w:val="none" w:sz="0" w:space="0" w:color="auto"/>
            <w:left w:val="none" w:sz="0" w:space="0" w:color="auto"/>
            <w:bottom w:val="none" w:sz="0" w:space="0" w:color="auto"/>
            <w:right w:val="none" w:sz="0" w:space="0" w:color="auto"/>
          </w:divBdr>
        </w:div>
        <w:div w:id="200368487">
          <w:marLeft w:val="0"/>
          <w:marRight w:val="0"/>
          <w:marTop w:val="0"/>
          <w:marBottom w:val="0"/>
          <w:divBdr>
            <w:top w:val="none" w:sz="0" w:space="0" w:color="auto"/>
            <w:left w:val="none" w:sz="0" w:space="0" w:color="auto"/>
            <w:bottom w:val="none" w:sz="0" w:space="0" w:color="auto"/>
            <w:right w:val="none" w:sz="0" w:space="0" w:color="auto"/>
          </w:divBdr>
        </w:div>
      </w:divsChild>
    </w:div>
    <w:div w:id="1580627659">
      <w:bodyDiv w:val="1"/>
      <w:marLeft w:val="0"/>
      <w:marRight w:val="0"/>
      <w:marTop w:val="0"/>
      <w:marBottom w:val="0"/>
      <w:divBdr>
        <w:top w:val="none" w:sz="0" w:space="0" w:color="auto"/>
        <w:left w:val="none" w:sz="0" w:space="0" w:color="auto"/>
        <w:bottom w:val="none" w:sz="0" w:space="0" w:color="auto"/>
        <w:right w:val="none" w:sz="0" w:space="0" w:color="auto"/>
      </w:divBdr>
    </w:div>
    <w:div w:id="178831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1754073912445814" TargetMode="External"/><Relationship Id="rId21" Type="http://schemas.openxmlformats.org/officeDocument/2006/relationships/hyperlink" Target="https://doi.org/10.1111/cdep.12028" TargetMode="External"/><Relationship Id="rId42" Type="http://schemas.openxmlformats.org/officeDocument/2006/relationships/hyperlink" Target="https://doi.org/10.1111/sode.12104" TargetMode="External"/><Relationship Id="rId47" Type="http://schemas.openxmlformats.org/officeDocument/2006/relationships/hyperlink" Target="https://doi.org/10.1177/1754073910374661" TargetMode="External"/><Relationship Id="rId63" Type="http://schemas.openxmlformats.org/officeDocument/2006/relationships/hyperlink" Target="https://doi.org/10.1037/0012-1649.33.1.12" TargetMode="External"/><Relationship Id="rId68" Type="http://schemas.openxmlformats.org/officeDocument/2006/relationships/hyperlink" Target="https://doi.org/10.1016/j.dr.2018.05.006" TargetMode="External"/><Relationship Id="rId84" Type="http://schemas.openxmlformats.org/officeDocument/2006/relationships/header" Target="header1.xml"/><Relationship Id="rId16" Type="http://schemas.openxmlformats.org/officeDocument/2006/relationships/hyperlink" Target="https://doi.org/10.3389/fpsyg.2013.00349" TargetMode="External"/><Relationship Id="rId11" Type="http://schemas.openxmlformats.org/officeDocument/2006/relationships/hyperlink" Target="https://doi.org/10.1017/S0140525X02300013" TargetMode="External"/><Relationship Id="rId32" Type="http://schemas.openxmlformats.org/officeDocument/2006/relationships/hyperlink" Target="https://doi.org/10.1037/0033-295X.99.3.550" TargetMode="External"/><Relationship Id="rId37" Type="http://schemas.openxmlformats.org/officeDocument/2006/relationships/hyperlink" Target="https://doi.org/10.1038/nature06288" TargetMode="External"/><Relationship Id="rId53" Type="http://schemas.openxmlformats.org/officeDocument/2006/relationships/hyperlink" Target="https://doi.org/10.3389/fpsyg.2017.00710" TargetMode="External"/><Relationship Id="rId58" Type="http://schemas.openxmlformats.org/officeDocument/2006/relationships/hyperlink" Target="https://doi.org/10.1016/j.infbeh.2013.09.005" TargetMode="External"/><Relationship Id="rId74" Type="http://schemas.openxmlformats.org/officeDocument/2006/relationships/hyperlink" Target="https://doi.org/10.1016/j.infbeh.2009.11.003" TargetMode="External"/><Relationship Id="rId79" Type="http://schemas.openxmlformats.org/officeDocument/2006/relationships/hyperlink" Target="https://doi.org/10.1111/j.1467-8624.2006.00895.x" TargetMode="External"/><Relationship Id="rId5" Type="http://schemas.openxmlformats.org/officeDocument/2006/relationships/webSettings" Target="webSettings.xml"/><Relationship Id="rId19" Type="http://schemas.openxmlformats.org/officeDocument/2006/relationships/hyperlink" Target="https://doi.org/10.1111/cdep.12217" TargetMode="External"/><Relationship Id="rId14" Type="http://schemas.openxmlformats.org/officeDocument/2006/relationships/hyperlink" Target="https://doi.org/10.2307/1130474" TargetMode="External"/><Relationship Id="rId22" Type="http://schemas.openxmlformats.org/officeDocument/2006/relationships/hyperlink" Target="https://doi.org/10.1016/j.concog.2008.10.007" TargetMode="External"/><Relationship Id="rId27" Type="http://schemas.openxmlformats.org/officeDocument/2006/relationships/hyperlink" Target="https://doi.org/10.1111/cdev.12653" TargetMode="External"/><Relationship Id="rId30" Type="http://schemas.openxmlformats.org/officeDocument/2006/relationships/hyperlink" Target="https://doi.org/10.1037/0022-3514.82.6.993" TargetMode="External"/><Relationship Id="rId35" Type="http://schemas.openxmlformats.org/officeDocument/2006/relationships/hyperlink" Target="https://doi.org/10.3917/enf.574.0383" TargetMode="External"/><Relationship Id="rId43" Type="http://schemas.openxmlformats.org/officeDocument/2006/relationships/hyperlink" Target="https://doi.org/10.1111/cdev.12633" TargetMode="External"/><Relationship Id="rId48" Type="http://schemas.openxmlformats.org/officeDocument/2006/relationships/hyperlink" Target="https://doi.org/10.1002/jhbs.20080" TargetMode="External"/><Relationship Id="rId56" Type="http://schemas.openxmlformats.org/officeDocument/2006/relationships/hyperlink" Target="https://doi.org/10.1016/B978-0-12-397947-6.00002-7" TargetMode="External"/><Relationship Id="rId64" Type="http://schemas.openxmlformats.org/officeDocument/2006/relationships/hyperlink" Target="https://doi.org/10.1111/cdep.12230" TargetMode="External"/><Relationship Id="rId69" Type="http://schemas.openxmlformats.org/officeDocument/2006/relationships/hyperlink" Target="https://doi.org/10.1093/acprof:oso/9780195158557.001.0001" TargetMode="External"/><Relationship Id="rId77" Type="http://schemas.openxmlformats.org/officeDocument/2006/relationships/hyperlink" Target="https://doi.org/10.1037/emo0000307" TargetMode="External"/><Relationship Id="rId8" Type="http://schemas.openxmlformats.org/officeDocument/2006/relationships/hyperlink" Target="mailto:shammond@institution.edu" TargetMode="External"/><Relationship Id="rId51" Type="http://schemas.openxmlformats.org/officeDocument/2006/relationships/hyperlink" Target="https://doi.org/10.1007/978-3-319-28099-8_513-1" TargetMode="External"/><Relationship Id="rId72" Type="http://schemas.openxmlformats.org/officeDocument/2006/relationships/hyperlink" Target="https://doi.org/10.1177/1754073915586817" TargetMode="External"/><Relationship Id="rId80" Type="http://schemas.openxmlformats.org/officeDocument/2006/relationships/hyperlink" Target="https://doi.org/10.1126/science.1121448"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i.org/10.1111/j.1467-8624.2004.00681.x" TargetMode="External"/><Relationship Id="rId17" Type="http://schemas.openxmlformats.org/officeDocument/2006/relationships/hyperlink" Target="https://doi.org/10.1016/bs.acdb.2015.10.002" TargetMode="External"/><Relationship Id="rId25" Type="http://schemas.openxmlformats.org/officeDocument/2006/relationships/hyperlink" Target="https://doi.org/10.1017/CBO9780511490514" TargetMode="External"/><Relationship Id="rId33" Type="http://schemas.openxmlformats.org/officeDocument/2006/relationships/hyperlink" Target="https://doi.org/10.1177/1754073911410740" TargetMode="External"/><Relationship Id="rId38" Type="http://schemas.openxmlformats.org/officeDocument/2006/relationships/hyperlink" Target="https://doi.org/10.1111/j.1467-7687.2010.00951.x" TargetMode="External"/><Relationship Id="rId46" Type="http://schemas.openxmlformats.org/officeDocument/2006/relationships/hyperlink" Target="https://doi.org/10.1111/j.1745-6916.2007.00044.x" TargetMode="External"/><Relationship Id="rId59" Type="http://schemas.openxmlformats.org/officeDocument/2006/relationships/hyperlink" Target="https://doi.org/10.3389/fpsyg.2017.02089" TargetMode="External"/><Relationship Id="rId67" Type="http://schemas.openxmlformats.org/officeDocument/2006/relationships/hyperlink" Target="https://doi.org/10.1159/000356757" TargetMode="External"/><Relationship Id="rId20" Type="http://schemas.openxmlformats.org/officeDocument/2006/relationships/hyperlink" Target="https://doi.org/10.1177/1754073910387948" TargetMode="External"/><Relationship Id="rId41" Type="http://schemas.openxmlformats.org/officeDocument/2006/relationships/hyperlink" Target="https://doi.org/10.3389/fpsyg.2018.01770" TargetMode="External"/><Relationship Id="rId54" Type="http://schemas.openxmlformats.org/officeDocument/2006/relationships/hyperlink" Target="https://doi.org/10.1177/1754073912457227" TargetMode="External"/><Relationship Id="rId62" Type="http://schemas.openxmlformats.org/officeDocument/2006/relationships/hyperlink" Target="https://doi.org/10.1007/BF00992325" TargetMode="External"/><Relationship Id="rId70" Type="http://schemas.openxmlformats.org/officeDocument/2006/relationships/hyperlink" Target="https://doi.org/10.1017/CCOL9780521898584.014" TargetMode="External"/><Relationship Id="rId75" Type="http://schemas.openxmlformats.org/officeDocument/2006/relationships/hyperlink" Target="https://doi.org/10.1016/j.copsyc.2017.08.014" TargetMode="External"/><Relationship Id="rId83" Type="http://schemas.openxmlformats.org/officeDocument/2006/relationships/hyperlink" Target="https://doi.org/10.1037/0012-1649.28.1.12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sode.12094" TargetMode="External"/><Relationship Id="rId23" Type="http://schemas.openxmlformats.org/officeDocument/2006/relationships/hyperlink" Target="https://doi.org/10.2307/1130651" TargetMode="External"/><Relationship Id="rId28" Type="http://schemas.openxmlformats.org/officeDocument/2006/relationships/hyperlink" Target="https://doi.org/10.1111/j.1532-7078.2010.00041.x" TargetMode="External"/><Relationship Id="rId36" Type="http://schemas.openxmlformats.org/officeDocument/2006/relationships/hyperlink" Target="https://doi.org/10.1007/978-1-4614-3585-3_5" TargetMode="External"/><Relationship Id="rId49" Type="http://schemas.openxmlformats.org/officeDocument/2006/relationships/hyperlink" Target="https://doi.org/10.1037/a0014179" TargetMode="External"/><Relationship Id="rId57" Type="http://schemas.openxmlformats.org/officeDocument/2006/relationships/hyperlink" Target="https://doi.org/10.1080/14616734.2015.1100208" TargetMode="External"/><Relationship Id="rId10" Type="http://schemas.openxmlformats.org/officeDocument/2006/relationships/hyperlink" Target="https://doi.org/10.1111/j.1532-7078.2012.00125.x" TargetMode="External"/><Relationship Id="rId31" Type="http://schemas.openxmlformats.org/officeDocument/2006/relationships/hyperlink" Target="https://doi.org/10.4324/9780203581957.ch9" TargetMode="External"/><Relationship Id="rId44" Type="http://schemas.openxmlformats.org/officeDocument/2006/relationships/hyperlink" Target="https://doi.org/10.1017/CBO9780511805851" TargetMode="External"/><Relationship Id="rId52" Type="http://schemas.openxmlformats.org/officeDocument/2006/relationships/hyperlink" Target="https://doi.org/10.1111/cdep.12025" TargetMode="External"/><Relationship Id="rId60" Type="http://schemas.openxmlformats.org/officeDocument/2006/relationships/hyperlink" Target="https://doi.org/10.1177/1754073910387941" TargetMode="External"/><Relationship Id="rId65" Type="http://schemas.openxmlformats.org/officeDocument/2006/relationships/hyperlink" Target="https://doi.org/10.1111/infa.12193" TargetMode="External"/><Relationship Id="rId73" Type="http://schemas.openxmlformats.org/officeDocument/2006/relationships/hyperlink" Target="https://doi.org/10.1159/000315167" TargetMode="External"/><Relationship Id="rId78" Type="http://schemas.openxmlformats.org/officeDocument/2006/relationships/hyperlink" Target="https://doi.org/10.1016/0362-3319(89)90009-8" TargetMode="External"/><Relationship Id="rId81" Type="http://schemas.openxmlformats.org/officeDocument/2006/relationships/hyperlink" Target="https://doi.org/10.1111/infa.12189"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11/cdep.12189" TargetMode="External"/><Relationship Id="rId13" Type="http://schemas.openxmlformats.org/officeDocument/2006/relationships/hyperlink" Target="https://doi.org/10.1037/1528-3542.2.2.179" TargetMode="External"/><Relationship Id="rId18" Type="http://schemas.openxmlformats.org/officeDocument/2006/relationships/hyperlink" Target="https://doi.org/10.1111/cdev.12361" TargetMode="External"/><Relationship Id="rId39" Type="http://schemas.openxmlformats.org/officeDocument/2006/relationships/hyperlink" Target="https://doi.org/10.3389/fpsyg.2014.00759" TargetMode="External"/><Relationship Id="rId34" Type="http://schemas.openxmlformats.org/officeDocument/2006/relationships/hyperlink" Target="https://doi.org/10.1093/acprof:oso/9780195390667.001.0001" TargetMode="External"/><Relationship Id="rId50" Type="http://schemas.openxmlformats.org/officeDocument/2006/relationships/hyperlink" Target="https://doi.org/10.1037/0012-1649.38.3.339" TargetMode="External"/><Relationship Id="rId55" Type="http://schemas.openxmlformats.org/officeDocument/2006/relationships/hyperlink" Target="https://doi.org/10.1080/00221320903300346" TargetMode="External"/><Relationship Id="rId76" Type="http://schemas.openxmlformats.org/officeDocument/2006/relationships/hyperlink" Target="https://doi.org/10.1177/1754073912445812" TargetMode="External"/><Relationship Id="rId7" Type="http://schemas.openxmlformats.org/officeDocument/2006/relationships/endnotes" Target="endnotes.xml"/><Relationship Id="rId71" Type="http://schemas.openxmlformats.org/officeDocument/2006/relationships/hyperlink" Target="https://doi.org/10.1111/j.1467-8624.2010.01512.x" TargetMode="External"/><Relationship Id="rId2" Type="http://schemas.openxmlformats.org/officeDocument/2006/relationships/numbering" Target="numbering.xml"/><Relationship Id="rId29" Type="http://schemas.openxmlformats.org/officeDocument/2006/relationships/hyperlink" Target="https://doi.org/10.1080/016502500383241" TargetMode="External"/><Relationship Id="rId24" Type="http://schemas.openxmlformats.org/officeDocument/2006/relationships/hyperlink" Target="https://doi.org/10.1037/14162-000" TargetMode="External"/><Relationship Id="rId40" Type="http://schemas.openxmlformats.org/officeDocument/2006/relationships/hyperlink" Target="https://doi.org/10.1016/j.infbeh.2017.02.004" TargetMode="External"/><Relationship Id="rId45" Type="http://schemas.openxmlformats.org/officeDocument/2006/relationships/hyperlink" Target="https://doi.org/10.1080/00405847709542702" TargetMode="External"/><Relationship Id="rId66" Type="http://schemas.openxmlformats.org/officeDocument/2006/relationships/hyperlink" Target="https://doi.org/10.2307/1129643" TargetMode="External"/><Relationship Id="rId61" Type="http://schemas.openxmlformats.org/officeDocument/2006/relationships/hyperlink" Target="https://doi.org/10.1371/journal.pone.0065289" TargetMode="External"/><Relationship Id="rId82" Type="http://schemas.openxmlformats.org/officeDocument/2006/relationships/hyperlink" Target="http://dx.doi.org/10.1007/978-1-4757-6779-7" TargetMode="External"/><Relationship Id="rIdComments" Type="http://schemas.openxmlformats.org/officeDocument/2006/relationships/comments" Target="comments.xml"/><Relationship Id="rId87" Type="http://schemas.openxmlformats.org/officeDocument/2006/relationships/header" Target="header2.xml"/><Relationship Id="rId88" Type="http://schemas.openxmlformats.org/officeDocument/2006/relationships/hyperlink" Target="https://doi.org/10.1111/j.1532-7078.2012.00125.x" TargetMode="External"/><Relationship Id="rId89" Type="http://schemas.openxmlformats.org/officeDocument/2006/relationships/hyperlink" Target="https://doi.org/10.1017/s0140525x02300013" TargetMode="External"/><Relationship Id="rId90" Type="http://schemas.openxmlformats.org/officeDocument/2006/relationships/hyperlink" Target="https://doi.org/10.1111/j.1467-8624.2004.00681.x" TargetMode="External"/><Relationship Id="rId91" Type="http://schemas.openxmlformats.org/officeDocument/2006/relationships/hyperlink" Target="https://doi.org/10.1037/1528-3542.2.2.179" TargetMode="External"/><Relationship Id="rId92" Type="http://schemas.openxmlformats.org/officeDocument/2006/relationships/hyperlink" Target="https://doi.org/10.2307/1130474" TargetMode="External"/><Relationship Id="rId93" Type="http://schemas.openxmlformats.org/officeDocument/2006/relationships/hyperlink" Target="https://doi.org/10.1111/sode.12094" TargetMode="External"/><Relationship Id="rId94" Type="http://schemas.openxmlformats.org/officeDocument/2006/relationships/hyperlink" Target="https://doi.org/10.3389/fpsyg.2013.00349" TargetMode="External"/><Relationship Id="rId95" Type="http://schemas.openxmlformats.org/officeDocument/2006/relationships/hyperlink" Target="https://doi.org/10.1111/cdev.12361" TargetMode="External"/><Relationship Id="rId96" Type="http://schemas.openxmlformats.org/officeDocument/2006/relationships/hyperlink" Target="https://doi.org/10.1111/cdep.12217" TargetMode="External"/><Relationship Id="rId97" Type="http://schemas.openxmlformats.org/officeDocument/2006/relationships/hyperlink" Target="https://doi.org/10.1177/1754073910387948" TargetMode="External"/><Relationship Id="rId98" Type="http://schemas.openxmlformats.org/officeDocument/2006/relationships/hyperlink" Target="https://doi.org/10.1111/cdep.12028" TargetMode="External"/><Relationship Id="rId99" Type="http://schemas.openxmlformats.org/officeDocument/2006/relationships/hyperlink" Target="https://doi.org/10.1016/j.concog.2008.10.007" TargetMode="External"/><Relationship Id="rId100" Type="http://schemas.openxmlformats.org/officeDocument/2006/relationships/hyperlink" Target="https://doi.org/10.2307/1130651" TargetMode="External"/><Relationship Id="rId101" Type="http://schemas.openxmlformats.org/officeDocument/2006/relationships/hyperlink" Target="https://doi.org/10.1037/14162-000" TargetMode="External"/><Relationship Id="rId102" Type="http://schemas.openxmlformats.org/officeDocument/2006/relationships/hyperlink" Target="https://doi.org/10.1177/1754073912445814" TargetMode="External"/><Relationship Id="rId103" Type="http://schemas.openxmlformats.org/officeDocument/2006/relationships/hyperlink" Target="https://doi.org/10.1111/cdev.12653" TargetMode="External"/><Relationship Id="rId104" Type="http://schemas.openxmlformats.org/officeDocument/2006/relationships/hyperlink" Target="https://doi.org/10.1111/j.1532-7078.2010.00041.x" TargetMode="External"/><Relationship Id="rId105" Type="http://schemas.openxmlformats.org/officeDocument/2006/relationships/hyperlink" Target="https://doi.org/10.1080/016502500383241" TargetMode="External"/><Relationship Id="rId106" Type="http://schemas.openxmlformats.org/officeDocument/2006/relationships/hyperlink" Target="https://doi.org/10.1037/0022-3514.82.6.993" TargetMode="External"/><Relationship Id="rId107" Type="http://schemas.openxmlformats.org/officeDocument/2006/relationships/hyperlink" Target="https://doi.org/10.1037/0033-295x.99.3.550" TargetMode="External"/><Relationship Id="rId108" Type="http://schemas.openxmlformats.org/officeDocument/2006/relationships/hyperlink" Target="https://doi.org/10.1177/1754073911410740" TargetMode="External"/><Relationship Id="rId109" Type="http://schemas.openxmlformats.org/officeDocument/2006/relationships/hyperlink" Target="https://doi.org/10.3917/enf.574.0383" TargetMode="External"/><Relationship Id="rId110" Type="http://schemas.openxmlformats.org/officeDocument/2006/relationships/hyperlink" Target="https://doi.org/10.1007/978-1-4614-3585-3_5" TargetMode="External"/><Relationship Id="rId111" Type="http://schemas.openxmlformats.org/officeDocument/2006/relationships/hyperlink" Target="https://doi.org/10.1038/nature06288" TargetMode="External"/><Relationship Id="rId112" Type="http://schemas.openxmlformats.org/officeDocument/2006/relationships/hyperlink" Target="https://doi.org/10.1111/j.1467-7687.2010.00951.x" TargetMode="External"/><Relationship Id="rId113" Type="http://schemas.openxmlformats.org/officeDocument/2006/relationships/hyperlink" Target="https://doi.org/10.3389/fpsyg.2014.00759" TargetMode="External"/><Relationship Id="rId114" Type="http://schemas.openxmlformats.org/officeDocument/2006/relationships/hyperlink" Target="https://doi.org/10.1016/j.infbeh.2017.02.004" TargetMode="External"/><Relationship Id="rId115" Type="http://schemas.openxmlformats.org/officeDocument/2006/relationships/hyperlink" Target="https://doi.org/10.3389/fpsyg.2018.01770" TargetMode="External"/><Relationship Id="rId116" Type="http://schemas.openxmlformats.org/officeDocument/2006/relationships/hyperlink" Target="https://doi.org/10.1111/cdev.12633" TargetMode="External"/><Relationship Id="rId117" Type="http://schemas.openxmlformats.org/officeDocument/2006/relationships/hyperlink" Target="https://doi.org/10.1080/00405847709542702" TargetMode="External"/><Relationship Id="rId118" Type="http://schemas.openxmlformats.org/officeDocument/2006/relationships/hyperlink" Target="https://doi.org/10.1111/j.1745-6916.2007.00044.x" TargetMode="External"/><Relationship Id="rId119" Type="http://schemas.openxmlformats.org/officeDocument/2006/relationships/hyperlink" Target="https://doi.org/10.1177/1754073910374661" TargetMode="External"/><Relationship Id="rId120" Type="http://schemas.openxmlformats.org/officeDocument/2006/relationships/hyperlink" Target="https://doi.org/10.1002/jhbs.20080" TargetMode="External"/><Relationship Id="rId121" Type="http://schemas.openxmlformats.org/officeDocument/2006/relationships/hyperlink" Target="https://doi.org/10.1037/a0014179" TargetMode="External"/><Relationship Id="rId122" Type="http://schemas.openxmlformats.org/officeDocument/2006/relationships/hyperlink" Target="https://doi.org/10.1037/0012-1649.38.3.339" TargetMode="External"/><Relationship Id="rId123" Type="http://schemas.openxmlformats.org/officeDocument/2006/relationships/hyperlink" Target="https://doi.org/10.1007/978-3-319-28099-8_513-1" TargetMode="External"/><Relationship Id="rId124" Type="http://schemas.openxmlformats.org/officeDocument/2006/relationships/hyperlink" Target="https://doi.org/10.1111/cdep.12025" TargetMode="External"/><Relationship Id="rId125" Type="http://schemas.openxmlformats.org/officeDocument/2006/relationships/hyperlink" Target="https://doi.org/10.3389/fpsyg.2017.00710" TargetMode="External"/><Relationship Id="rId126" Type="http://schemas.openxmlformats.org/officeDocument/2006/relationships/hyperlink" Target="https://doi.org/10.1177/1754073912457227" TargetMode="External"/><Relationship Id="rId127" Type="http://schemas.openxmlformats.org/officeDocument/2006/relationships/hyperlink" Target="https://doi.org/10.1080/00221320903300346" TargetMode="External"/><Relationship Id="rId128" Type="http://schemas.openxmlformats.org/officeDocument/2006/relationships/hyperlink" Target="https://doi.org/10.1080/14616734.2015.1100208" TargetMode="External"/><Relationship Id="rId129" Type="http://schemas.openxmlformats.org/officeDocument/2006/relationships/hyperlink" Target="https://doi.org/10.1016/j.infbeh.2013.09.005" TargetMode="External"/><Relationship Id="rId130" Type="http://schemas.openxmlformats.org/officeDocument/2006/relationships/hyperlink" Target="https://doi.org/10.3389/fpsyg.2017.02089" TargetMode="External"/><Relationship Id="rId131" Type="http://schemas.openxmlformats.org/officeDocument/2006/relationships/hyperlink" Target="https://doi.org/10.1177/1754073910387941" TargetMode="External"/><Relationship Id="rId132" Type="http://schemas.openxmlformats.org/officeDocument/2006/relationships/hyperlink" Target="https://doi.org/10.1371/journal.pone.0065289" TargetMode="External"/><Relationship Id="rId133" Type="http://schemas.openxmlformats.org/officeDocument/2006/relationships/hyperlink" Target="https://doi.org/10.1007/bf00992325" TargetMode="External"/><Relationship Id="rId134" Type="http://schemas.openxmlformats.org/officeDocument/2006/relationships/hyperlink" Target="https://doi.org/10.1037/0012-1649.33.1.12" TargetMode="External"/><Relationship Id="rId135" Type="http://schemas.openxmlformats.org/officeDocument/2006/relationships/hyperlink" Target="https://doi.org/10.1111/cdep.12230" TargetMode="External"/><Relationship Id="rId136" Type="http://schemas.openxmlformats.org/officeDocument/2006/relationships/hyperlink" Target="https://doi.org/10.1111/infa.12193" TargetMode="External"/><Relationship Id="rId137" Type="http://schemas.openxmlformats.org/officeDocument/2006/relationships/hyperlink" Target="https://doi.org/10.2307/1129643" TargetMode="External"/><Relationship Id="rId138" Type="http://schemas.openxmlformats.org/officeDocument/2006/relationships/hyperlink" Target="https://doi.org/10.1159/000356757" TargetMode="External"/><Relationship Id="rId139" Type="http://schemas.openxmlformats.org/officeDocument/2006/relationships/hyperlink" Target="https://doi.org/10.1016/j.dr.2018.05.006" TargetMode="External"/><Relationship Id="rId140" Type="http://schemas.openxmlformats.org/officeDocument/2006/relationships/hyperlink" Target="https://doi.org/10.1111/j.1467-8624.2010.01512.x" TargetMode="External"/><Relationship Id="rId141" Type="http://schemas.openxmlformats.org/officeDocument/2006/relationships/hyperlink" Target="https://doi.org/10.1177/1754073915586817" TargetMode="External"/><Relationship Id="rId142" Type="http://schemas.openxmlformats.org/officeDocument/2006/relationships/hyperlink" Target="https://doi.org/10.1159/000315167" TargetMode="External"/><Relationship Id="rId143" Type="http://schemas.openxmlformats.org/officeDocument/2006/relationships/hyperlink" Target="https://doi.org/10.1016/j.infbeh.2009.11.003" TargetMode="External"/><Relationship Id="rId144" Type="http://schemas.openxmlformats.org/officeDocument/2006/relationships/hyperlink" Target="https://doi.org/10.1016/j.copsyc.2017.08.014" TargetMode="External"/><Relationship Id="rId145" Type="http://schemas.openxmlformats.org/officeDocument/2006/relationships/hyperlink" Target="https://doi.org/10.1177/1754073912445812" TargetMode="External"/><Relationship Id="rId146" Type="http://schemas.openxmlformats.org/officeDocument/2006/relationships/hyperlink" Target="https://doi.org/10.1037/emo0000307" TargetMode="External"/><Relationship Id="rId147" Type="http://schemas.openxmlformats.org/officeDocument/2006/relationships/hyperlink" Target="https://doi.org/10.1016/0362-3319(89)90009-8" TargetMode="External"/><Relationship Id="rId148" Type="http://schemas.openxmlformats.org/officeDocument/2006/relationships/hyperlink" Target="https://doi.org/10.1111/j.1467-8624.2006.00895.x" TargetMode="External"/><Relationship Id="rId149" Type="http://schemas.openxmlformats.org/officeDocument/2006/relationships/hyperlink" Target="https://doi.org/10.1111/infa.12189" TargetMode="External"/><Relationship Id="rId150" Type="http://schemas.openxmlformats.org/officeDocument/2006/relationships/hyperlink" Target="https://doi.org/10.1037/0012-1649.28.1.126"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yb\OneDrive%20-%20American%20Psychological%20Assn\Documents\Custom%20Office%20Templates\APA%20Style%207%20pap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39CCA-7398-4DF2-8941-D20C2A414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7 paper template.dotx</Template>
  <TotalTime>0</TotalTime>
  <Pages>23</Pages>
  <Words>6919</Words>
  <Characters>39443</Characters>
  <Application>Microsoft Office Word</Application>
  <DocSecurity>0</DocSecurity>
  <Lines>328</Lines>
  <Paragraphs>92</Paragraphs>
  <ScaleCrop>false</ScaleCrop>
  <Company/>
  <LinksUpToDate>false</LinksUpToDate>
  <CharactersWithSpaces>46270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2021-07-08T20:28:00Z</dcterms:created>
  <dcterms:modified xsi:type="dcterms:W3CDTF">2024-11-04T18:25:00Z</dcterms:modified>
</cp:coreProperties>
</file>